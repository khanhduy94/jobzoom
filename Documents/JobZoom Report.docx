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370F3C"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370F3C"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370F3C">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370F3C">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370F3C">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370F3C">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370F3C">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370F3C">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370F3C">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370F3C">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370F3C">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370F3C">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370F3C">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370F3C">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370F3C">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370F3C">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370F3C">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370F3C">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70F3C">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70F3C">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370F3C">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6260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6260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6260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w:t>
      </w:r>
      <w:r w:rsidR="00C64150">
        <w:rPr>
          <w:lang w:val="en-US"/>
        </w:rPr>
        <w:t>hu cầu</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C64150">
        <w:rPr>
          <w:lang w:val="en-US"/>
        </w:rPr>
        <w:t xml:space="preserve">Nhu cầu </w:t>
      </w:r>
      <w:r>
        <w:rPr>
          <w:lang w:val="en-US"/>
        </w:rPr>
        <w:t xml:space="preserve">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C64150">
        <w:rPr>
          <w:lang w:val="en-US"/>
        </w:rPr>
        <w:t xml:space="preserve">Nhu cầu </w:t>
      </w:r>
      <w:r>
        <w:rPr>
          <w:lang w:val="en-US"/>
        </w:rPr>
        <w:t xml:space="preserve">và </w:t>
      </w:r>
      <w:r w:rsidR="000546D8">
        <w:rPr>
          <w:lang w:val="en-US"/>
        </w:rPr>
        <w:t>SPDUNC</w:t>
      </w:r>
      <w:r>
        <w:rPr>
          <w:lang w:val="en-US"/>
        </w:rPr>
        <w:t xml:space="preserve"> cần cải thiện điều gì để có thể đáp ứng cao nhất </w:t>
      </w:r>
      <w:r w:rsidR="00C64150">
        <w:rPr>
          <w:lang w:val="en-US"/>
        </w:rPr>
        <w:t>Nhu cầu</w:t>
      </w:r>
      <w:r w:rsidR="009119ED">
        <w:rPr>
          <w:lang w:val="en-US"/>
        </w:rPr>
        <w:t xml:space="preserve">. Mức độ so khớp giữa </w:t>
      </w:r>
      <w:r w:rsidR="00C64150">
        <w:rPr>
          <w:lang w:val="en-US"/>
        </w:rPr>
        <w:t xml:space="preserve">Nhu cầu </w:t>
      </w:r>
      <w:r w:rsidR="009119ED">
        <w:rPr>
          <w:lang w:val="en-US"/>
        </w:rPr>
        <w:t xml:space="preserve">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62609"/>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lastRenderedPageBreak/>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62610"/>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62611"/>
      <w:r>
        <w:rPr>
          <w:lang w:val="en-US"/>
        </w:rPr>
        <w:t>Xu hướng lưu trữ và tìm kiếm thông tin</w:t>
      </w:r>
      <w:bookmarkEnd w:id="22"/>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w:t>
      </w:r>
      <w:r>
        <w:rPr>
          <w:lang w:val="en-US"/>
        </w:rPr>
        <w:lastRenderedPageBreak/>
        <w:t xml:space="preserve">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w:t>
      </w:r>
      <w:r>
        <w:rPr>
          <w:lang w:val="en-US"/>
        </w:rPr>
        <w:lastRenderedPageBreak/>
        <w:t>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3" w:name="_Toc312162612"/>
      <w:r>
        <w:rPr>
          <w:lang w:val="en-US"/>
        </w:rPr>
        <w:t>Nhu cầu so khớp thông tin ngày càng nhi</w:t>
      </w:r>
      <w:r w:rsidRPr="00CF1444">
        <w:rPr>
          <w:lang w:val="en-US"/>
        </w:rPr>
        <w:t>ều</w:t>
      </w:r>
      <w:bookmarkEnd w:id="23"/>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w:t>
      </w:r>
      <w:r>
        <w:rPr>
          <w:lang w:val="en-US"/>
        </w:rPr>
        <w:lastRenderedPageBreak/>
        <w:t>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4" w:name="_Toc312162613"/>
      <w:r>
        <w:rPr>
          <w:lang w:val="en-US"/>
        </w:rPr>
        <w:t xml:space="preserve">Lưu trữ thông tin dưới dạng cây là tiền đề </w:t>
      </w:r>
      <w:r w:rsidR="00CF1444">
        <w:rPr>
          <w:lang w:val="en-US"/>
        </w:rPr>
        <w:t>xây dựng kiến trúc</w:t>
      </w:r>
      <w:bookmarkEnd w:id="24"/>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w:t>
      </w:r>
      <w:r w:rsidR="00F419F5">
        <w:rPr>
          <w:lang w:val="en-US"/>
        </w:rPr>
        <w:lastRenderedPageBreak/>
        <w:t>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5" w:name="_Toc312162614"/>
      <w:r>
        <w:rPr>
          <w:lang w:val="en-US"/>
        </w:rPr>
        <w:t>Khi nào thông tin có thể so khớp được với nhau</w:t>
      </w:r>
      <w:bookmarkEnd w:id="25"/>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6"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26"/>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7"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7"/>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8" w:name="_Toc312162616"/>
      <w:r>
        <w:rPr>
          <w:lang w:val="en-US"/>
        </w:rPr>
        <w:t>Lý thuyết và phương pháp xây dựng kiến trúc tổ chức thông tin linh hoạt và so khớp thông tin</w:t>
      </w:r>
      <w:bookmarkEnd w:id="28"/>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29" w:name="_Ref311361423"/>
      <w:bookmarkStart w:id="30" w:name="_Toc312162617"/>
      <w:bookmarkStart w:id="31" w:name="_Ref311361472"/>
      <w:r>
        <w:rPr>
          <w:lang w:val="en-US"/>
        </w:rPr>
        <w:t>Tag</w:t>
      </w:r>
      <w:bookmarkEnd w:id="29"/>
      <w:r>
        <w:rPr>
          <w:rStyle w:val="FootnoteReference"/>
          <w:lang w:val="en-US"/>
        </w:rPr>
        <w:footnoteReference w:id="4"/>
      </w:r>
      <w:bookmarkEnd w:id="30"/>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2" w:name="_Ref311363212"/>
      <w:bookmarkStart w:id="33" w:name="_Toc312162618"/>
      <w:bookmarkEnd w:id="31"/>
      <w:r>
        <w:rPr>
          <w:lang w:val="en-US"/>
        </w:rPr>
        <w:t>Taxonomy</w:t>
      </w:r>
      <w:bookmarkEnd w:id="32"/>
      <w:r>
        <w:rPr>
          <w:rStyle w:val="FootnoteReference"/>
          <w:lang w:val="en-US"/>
        </w:rPr>
        <w:footnoteReference w:id="6"/>
      </w:r>
      <w:bookmarkEnd w:id="33"/>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51EF62CC" wp14:editId="67AE0F50">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4"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4"/>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1B8E5CC9" wp14:editId="3F8A5400">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5"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35"/>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38C55AB1" wp14:editId="06351836">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6"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36"/>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DEE9646" wp14:editId="0507E049">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7"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37"/>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1A3416BB" wp14:editId="5B58BEFA">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8"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39" w:name="_Ref311361408"/>
      <w:bookmarkStart w:id="40" w:name="_Ref311633682"/>
      <w:bookmarkStart w:id="41" w:name="_Ref311633848"/>
      <w:bookmarkStart w:id="42" w:name="_Ref311633856"/>
      <w:bookmarkEnd w:id="38"/>
    </w:p>
    <w:p w:rsidR="00F14442" w:rsidRDefault="00F14442" w:rsidP="00F14442">
      <w:pPr>
        <w:pStyle w:val="Heading3"/>
      </w:pPr>
      <w:bookmarkStart w:id="43" w:name="_Toc312162619"/>
      <w:bookmarkStart w:id="44" w:name="_Ref311361377"/>
      <w:bookmarkEnd w:id="39"/>
      <w:bookmarkEnd w:id="40"/>
      <w:bookmarkEnd w:id="41"/>
      <w:bookmarkEnd w:id="42"/>
      <w:commentRangeStart w:id="45"/>
      <w:r>
        <w:rPr>
          <w:lang w:val="en-US"/>
        </w:rPr>
        <w:t>Độ  tương quan thông tin giữa các các cây phân cấp</w:t>
      </w:r>
      <w:commentRangeEnd w:id="45"/>
      <w:r>
        <w:rPr>
          <w:rStyle w:val="CommentReference"/>
          <w:rFonts w:eastAsiaTheme="minorHAnsi" w:cstheme="minorBidi"/>
          <w:b w:val="0"/>
          <w:bCs w:val="0"/>
          <w:color w:val="auto"/>
        </w:rPr>
        <w:commentReference w:id="45"/>
      </w:r>
      <w:bookmarkEnd w:id="43"/>
    </w:p>
    <w:p w:rsidR="00F14442" w:rsidRDefault="00F14442" w:rsidP="00F14442">
      <w:pPr>
        <w:pStyle w:val="Heading3"/>
        <w:rPr>
          <w:lang w:val="en-US"/>
        </w:rPr>
      </w:pPr>
      <w:bookmarkStart w:id="46" w:name="_Ref309898155"/>
      <w:bookmarkStart w:id="47" w:name="_Ref312101611"/>
      <w:bookmarkStart w:id="48" w:name="_Toc312162620"/>
      <w:bookmarkEnd w:id="44"/>
      <w:r>
        <w:rPr>
          <w:lang w:val="en-US"/>
        </w:rPr>
        <w:t>Cây quyết định</w:t>
      </w:r>
      <w:bookmarkEnd w:id="46"/>
      <w:bookmarkEnd w:id="47"/>
      <w:bookmarkEnd w:id="48"/>
    </w:p>
    <w:p w:rsidR="00F14442" w:rsidRDefault="00F14442" w:rsidP="00F14442">
      <w:pPr>
        <w:pStyle w:val="Heading4"/>
      </w:pPr>
      <w:bookmarkStart w:id="49" w:name="_Ref306103292"/>
      <w:r>
        <w:t>Giới thiệu về cây quyết định</w:t>
      </w:r>
      <w:bookmarkEnd w:id="49"/>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0"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lastRenderedPageBreak/>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1" w:name="_Ref306099706"/>
      <w:bookmarkStart w:id="52" w:name="_Ref306099554"/>
      <w:bookmarkStart w:id="53" w:name="_Toc312162752"/>
      <w:bookmarkEnd w:id="50"/>
      <w:r>
        <w:t xml:space="preserve">Bảng </w:t>
      </w:r>
      <w:r>
        <w:fldChar w:fldCharType="begin"/>
      </w:r>
      <w:r>
        <w:instrText xml:space="preserve"> SEQ Bảng \* ARABIC </w:instrText>
      </w:r>
      <w:r>
        <w:fldChar w:fldCharType="separate"/>
      </w:r>
      <w:r w:rsidR="00CF46E1">
        <w:t>1</w:t>
      </w:r>
      <w:r>
        <w:fldChar w:fldCharType="end"/>
      </w:r>
      <w:bookmarkEnd w:id="51"/>
      <w:r>
        <w:t xml:space="preserve">. </w:t>
      </w:r>
      <w:bookmarkStart w:id="54" w:name="_Ref306099713"/>
      <w:r>
        <w:t>Ví dụ bảng dữ liệu lựa chọn phương tiện di chuyển</w:t>
      </w:r>
      <w:bookmarkEnd w:id="52"/>
      <w:bookmarkEnd w:id="53"/>
      <w:bookmarkEnd w:id="54"/>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76A35BC0" wp14:editId="7403DA45">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5" w:name="_Ref306103906"/>
      <w:bookmarkStart w:id="56" w:name="_Ref306103887"/>
      <w:bookmarkStart w:id="57" w:name="_Toc312162719"/>
      <w:r>
        <w:t xml:space="preserve">Hình </w:t>
      </w:r>
      <w:r>
        <w:fldChar w:fldCharType="begin"/>
      </w:r>
      <w:r>
        <w:instrText xml:space="preserve"> SEQ Hình \* ARABIC </w:instrText>
      </w:r>
      <w:r>
        <w:fldChar w:fldCharType="separate"/>
      </w:r>
      <w:r w:rsidR="00BE63CA">
        <w:t>7</w:t>
      </w:r>
      <w:r>
        <w:fldChar w:fldCharType="end"/>
      </w:r>
      <w:bookmarkEnd w:id="55"/>
      <w:r>
        <w:t>. Ví dụ về cây quyết định</w:t>
      </w:r>
      <w:bookmarkEnd w:id="56"/>
      <w:bookmarkEnd w:id="57"/>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lastRenderedPageBreak/>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58" w:name="_Ref306104924"/>
      <w:bookmarkStart w:id="59" w:name="_Toc312162753"/>
      <w:r>
        <w:t xml:space="preserve">Bảng </w:t>
      </w:r>
      <w:r>
        <w:fldChar w:fldCharType="begin"/>
      </w:r>
      <w:r>
        <w:instrText xml:space="preserve"> SEQ Bảng \* ARABIC </w:instrText>
      </w:r>
      <w:r>
        <w:fldChar w:fldCharType="separate"/>
      </w:r>
      <w:r w:rsidR="00CF46E1">
        <w:t>2</w:t>
      </w:r>
      <w:r>
        <w:fldChar w:fldCharType="end"/>
      </w:r>
      <w:bookmarkEnd w:id="58"/>
      <w:r>
        <w:rPr>
          <w:lang w:val="en-US"/>
        </w:rPr>
        <w:t>. Ví dụ về bảng dữ liệu cần dự đoán phương tiện di chuyển</w:t>
      </w:r>
      <w:bookmarkEnd w:id="59"/>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0"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0"/>
    </w:p>
    <w:p w:rsidR="00F14442" w:rsidRPr="00707CA3" w:rsidRDefault="00F14442" w:rsidP="00F14442">
      <w:pPr>
        <w:pStyle w:val="ListParagraph"/>
        <w:numPr>
          <w:ilvl w:val="0"/>
          <w:numId w:val="3"/>
        </w:numPr>
        <w:rPr>
          <w:b/>
          <w:lang w:val="en-US"/>
        </w:rPr>
      </w:pPr>
      <w:r w:rsidRPr="00707CA3">
        <w:rPr>
          <w:b/>
          <w:lang w:val="en-US"/>
        </w:rPr>
        <w:lastRenderedPageBreak/>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1" w:name="_Ref306374185"/>
      <w:r>
        <w:rPr>
          <w:lang w:val="en-US"/>
        </w:rPr>
        <w:t>Một số độ đo thông dụng</w:t>
      </w:r>
      <w:bookmarkEnd w:id="61"/>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2" w:name="OLE_LINK5"/>
      <w:bookmarkStart w:id="6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2"/>
    <w:bookmarkEnd w:id="63"/>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4" w:name="OLE_LINK7"/>
      <w:bookmarkStart w:id="65" w:name="OLE_LINK8"/>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4"/>
      <w:bookmarkEnd w:id="65"/>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6" w:name="OLE_LINK3"/>
      <w:bookmarkStart w:id="67" w:name="OLE_LINK4"/>
      <m:oMathPara>
        <m:oMathParaPr>
          <m:jc m:val="left"/>
        </m:oMathParaPr>
        <m:oMath>
          <m:r>
            <w:rPr>
              <w:rFonts w:ascii="Cambria Math" w:hAnsi="Cambria Math" w:cs="Times New Roman"/>
              <w:lang w:val="en-US"/>
            </w:rPr>
            <m:t>Entropy=</m:t>
          </m:r>
          <w:bookmarkEnd w:id="66"/>
          <w:bookmarkEnd w:id="6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8" w:name="OLE_LINK11"/>
          <w:bookmarkStart w:id="6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8"/>
          <w:bookmarkEnd w:id="6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52D97D48" wp14:editId="7CA80280">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0"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0"/>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5474F66A" wp14:editId="261E1B8C">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1"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1"/>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2" w:name="_Ref306633886"/>
      <w:r>
        <w:rPr>
          <w:lang w:val="en-US"/>
        </w:rPr>
        <w:lastRenderedPageBreak/>
        <w:t>Lần lặp đầu tiên</w:t>
      </w:r>
      <w:bookmarkEnd w:id="72"/>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3" w:name="OLE_LINK1"/>
      <w:bookmarkStart w:id="74" w:name="OLE_LINK2"/>
      <w:r>
        <w:rPr>
          <w:lang w:val="en-US"/>
        </w:rPr>
        <w:t>S</w:t>
      </w:r>
      <w:r w:rsidRPr="003F6EA9">
        <w:rPr>
          <w:vertAlign w:val="subscript"/>
          <w:lang w:val="en-US"/>
        </w:rPr>
        <w:t>i</w:t>
      </w:r>
      <w:bookmarkEnd w:id="73"/>
      <w:bookmarkEnd w:id="74"/>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6C1397EF" wp14:editId="46B89001">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5"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75"/>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 xml:space="preserve">Travel cost </w:t>
            </w:r>
            <w:r>
              <w:lastRenderedPageBreak/>
              <w:t>($/km)</w:t>
            </w:r>
          </w:p>
        </w:tc>
        <w:tc>
          <w:tcPr>
            <w:tcW w:w="1350" w:type="dxa"/>
            <w:shd w:val="clear" w:color="auto" w:fill="BFBFBF" w:themeFill="background1" w:themeFillShade="BF"/>
            <w:vAlign w:val="center"/>
          </w:tcPr>
          <w:p w:rsidR="00F14442" w:rsidRDefault="00F14442" w:rsidP="0033032E">
            <w:pPr>
              <w:pStyle w:val="ListParagraph"/>
              <w:ind w:left="0"/>
              <w:jc w:val="center"/>
            </w:pPr>
            <w:r>
              <w:lastRenderedPageBreak/>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31794AA9" wp14:editId="1531F62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6"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76"/>
    </w:p>
    <w:p w:rsidR="00F14442" w:rsidRPr="007C417A" w:rsidRDefault="00F14442" w:rsidP="00F14442">
      <w:pPr>
        <w:pStyle w:val="ListParagraph"/>
        <w:numPr>
          <w:ilvl w:val="0"/>
          <w:numId w:val="8"/>
        </w:numPr>
        <w:rPr>
          <w:lang w:val="en-US"/>
        </w:rPr>
      </w:pPr>
      <w:r>
        <w:rPr>
          <w:lang w:val="en-US"/>
        </w:rPr>
        <w:lastRenderedPageBreak/>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38BC4DCB" wp14:editId="2B013D9D">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7"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77"/>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8" w:name="OLE_LINK9"/>
      <w:bookmarkStart w:id="7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8"/>
      <w:bookmarkEnd w:id="79"/>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0"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0"/>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9A573D8" wp14:editId="0B5A0E1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1"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1"/>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2"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82"/>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18DA91E6" wp14:editId="141BD15D">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3"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83"/>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3BA817" wp14:editId="2DAC42E3">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4"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84"/>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448ED1B6" wp14:editId="36100564">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5"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85"/>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1FAB91BD" wp14:editId="1402D348">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86"/>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4B703FE8" wp14:editId="2C507D73">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26E97A46" wp14:editId="66048C92">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88"/>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19F45" wp14:editId="0897F8E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9"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89"/>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4935744A" wp14:editId="22BB0CB5">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0"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0"/>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7CE33CB7" wp14:editId="349D24D4">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1"/>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B9AA5AC" wp14:editId="46D263FE">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2"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2"/>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3" w:name="_Toc312162621"/>
      <w:commentRangeStart w:id="94"/>
      <w:r>
        <w:rPr>
          <w:lang w:val="en-US"/>
        </w:rPr>
        <w:t>Các khái niệm cơ bản về kiến trúc phần mềm</w:t>
      </w:r>
      <w:commentRangeEnd w:id="94"/>
      <w:r>
        <w:rPr>
          <w:rStyle w:val="CommentReference"/>
          <w:rFonts w:eastAsiaTheme="minorHAnsi" w:cstheme="minorBidi"/>
          <w:b w:val="0"/>
          <w:bCs w:val="0"/>
          <w:color w:val="auto"/>
        </w:rPr>
        <w:commentReference w:id="94"/>
      </w:r>
      <w:r>
        <w:rPr>
          <w:lang w:val="en-US"/>
        </w:rPr>
        <w:t xml:space="preserve"> (Đủ ý cần sữa cho mượt mà)</w:t>
      </w:r>
      <w:bookmarkEnd w:id="93"/>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1052DD12" wp14:editId="55F7AE31">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5"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95"/>
    </w:p>
    <w:p w:rsidR="00F14442" w:rsidRDefault="00F14442" w:rsidP="00F14442">
      <w:pPr>
        <w:pStyle w:val="Heading3"/>
        <w:rPr>
          <w:lang w:val="en-US"/>
        </w:rPr>
      </w:pPr>
      <w:bookmarkStart w:id="96" w:name="_Toc312162622"/>
      <w:r>
        <w:rPr>
          <w:lang w:val="en-US"/>
        </w:rPr>
        <w:t>4+1 Architecture View Model</w:t>
      </w:r>
      <w:r>
        <w:rPr>
          <w:rStyle w:val="FootnoteReference"/>
          <w:lang w:val="en-US"/>
        </w:rPr>
        <w:footnoteReference w:id="12"/>
      </w:r>
      <w:bookmarkEnd w:id="96"/>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E25F8D" wp14:editId="1C785E38">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7"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97"/>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98" w:name="_Toc312162623"/>
      <w:r>
        <w:rPr>
          <w:lang w:val="en-US"/>
        </w:rPr>
        <w:t>Các đặc tính chất lượng của kiến trúc phần mềm</w:t>
      </w:r>
      <w:r w:rsidR="00312372">
        <w:rPr>
          <w:rStyle w:val="FootnoteReference"/>
          <w:lang w:val="en-US"/>
        </w:rPr>
        <w:footnoteReference w:id="13"/>
      </w:r>
      <w:bookmarkEnd w:id="98"/>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9" w:name="_Toc312162624"/>
      <w:r>
        <w:rPr>
          <w:lang w:val="en-US"/>
        </w:rPr>
        <w:t>Một số lý thuyết cơ bản OOP Design</w:t>
      </w:r>
      <w:bookmarkEnd w:id="99"/>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50C35472" wp14:editId="708B8BE7">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0"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0"/>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34830BBD" wp14:editId="22661E04">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1"/>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429A3673" wp14:editId="3127C00E">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2"/>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5CFFB09A" wp14:editId="5826E3C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3"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03"/>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4" w:name="_Toc312162625"/>
      <w:r w:rsidRPr="00077FD0">
        <w:rPr>
          <w:lang w:val="en-US"/>
        </w:rPr>
        <w:lastRenderedPageBreak/>
        <w:t>Design Patterns</w:t>
      </w:r>
      <w:r>
        <w:rPr>
          <w:rStyle w:val="FootnoteReference"/>
          <w:lang w:val="en-US"/>
        </w:rPr>
        <w:footnoteReference w:id="14"/>
      </w:r>
      <w:bookmarkEnd w:id="104"/>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5" w:name="_Toc312162626"/>
      <w:r>
        <w:rPr>
          <w:lang w:val="en-US"/>
        </w:rPr>
        <w:t>Các vấn đề cần giải quyết khi thực hiện kiến trúc lưu trữ và so khớp thông tin</w:t>
      </w:r>
      <w:bookmarkEnd w:id="105"/>
    </w:p>
    <w:p w:rsidR="00F419F5" w:rsidRDefault="00F419F5" w:rsidP="009032D0">
      <w:pPr>
        <w:pStyle w:val="Heading3"/>
        <w:rPr>
          <w:lang w:val="en-US"/>
        </w:rPr>
      </w:pPr>
      <w:bookmarkStart w:id="106" w:name="_Toc312162627"/>
      <w:r>
        <w:rPr>
          <w:lang w:val="en-US"/>
        </w:rPr>
        <w:t>Nắm bắt xu hướng lưu trữ thông tin</w:t>
      </w:r>
      <w:bookmarkEnd w:id="106"/>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07" w:name="_Ref312101825"/>
      <w:bookmarkStart w:id="108" w:name="_Toc312162628"/>
      <w:r>
        <w:rPr>
          <w:lang w:val="en-US"/>
        </w:rPr>
        <w:t>Độ tương quan giữa các tag</w:t>
      </w:r>
      <w:bookmarkEnd w:id="107"/>
      <w:bookmarkEnd w:id="108"/>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9" w:name="_Toc312162629"/>
      <w:r>
        <w:rPr>
          <w:lang w:val="en-US"/>
        </w:rPr>
        <w:t>Hệ thống so khớp linh hoạt</w:t>
      </w:r>
      <w:bookmarkEnd w:id="109"/>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0" w:name="_Toc312162630"/>
      <w:r>
        <w:rPr>
          <w:lang w:val="en-US"/>
        </w:rPr>
        <w:t>Gợi ý người sử dụng đăng thông tin nhu cầu và “sản phẩm đáp ứng nhu cầu” bằng hệ thống so khớp</w:t>
      </w:r>
      <w:bookmarkEnd w:id="110"/>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1" w:name="_Toc312162631"/>
      <w:r>
        <w:rPr>
          <w:lang w:val="en-US"/>
        </w:rPr>
        <w:lastRenderedPageBreak/>
        <w:t>Gợi ý người sử dụng đăng thông tin nhu cầu và “sản phẩm đáp ứng nhu cầu” bằng cây quyết định</w:t>
      </w:r>
      <w:bookmarkEnd w:id="111"/>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2" w:name="_Toc312162632"/>
      <w:r>
        <w:rPr>
          <w:lang w:val="en-US"/>
        </w:rPr>
        <w:t>Kiến trúc dễ dàng triển khai, mở rộng</w:t>
      </w:r>
      <w:bookmarkEnd w:id="112"/>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3" w:name="_Toc312162633"/>
      <w:r>
        <w:rPr>
          <w:lang w:val="en-US"/>
        </w:rPr>
        <w:t>Kiến trúc đảm bảo hiệu năng khi áp dụng cây quyết định và hệ thống so khớp</w:t>
      </w:r>
      <w:bookmarkEnd w:id="113"/>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4" w:name="_Ref310943415"/>
      <w:bookmarkStart w:id="115" w:name="_Ref310943432"/>
      <w:bookmarkStart w:id="116" w:name="_Toc312162634"/>
      <w:r>
        <w:rPr>
          <w:lang w:val="en-US"/>
        </w:rPr>
        <w:t>Giải quyết bài toán kiến trúc</w:t>
      </w:r>
      <w:bookmarkEnd w:id="114"/>
      <w:bookmarkEnd w:id="115"/>
      <w:bookmarkEnd w:id="116"/>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7" w:name="_Toc312162635"/>
      <w:r>
        <w:rPr>
          <w:lang w:val="en-US"/>
        </w:rPr>
        <w:t>Tổ chức thông tin có cấu trúc linh hoạt</w:t>
      </w:r>
      <w:bookmarkEnd w:id="117"/>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370F3C">
      <w:pPr>
        <w:pStyle w:val="ListParagraph"/>
        <w:numPr>
          <w:ilvl w:val="0"/>
          <w:numId w:val="35"/>
        </w:numPr>
        <w:ind w:left="0" w:firstLine="360"/>
        <w:rPr>
          <w:lang w:val="en-US"/>
        </w:rPr>
        <w:pPrChange w:id="118" w:author="Le Duong Cong Phuc" w:date="2011-12-21T15:52:00Z">
          <w:pPr>
            <w:pStyle w:val="ListParagraph"/>
            <w:numPr>
              <w:numId w:val="44"/>
            </w:numPr>
            <w:ind w:left="0" w:firstLine="360"/>
          </w:pPr>
        </w:pPrChange>
      </w:pPr>
      <w:r>
        <w:rPr>
          <w:lang w:val="en-US"/>
        </w:rPr>
        <w:t>Cấu trúc thông tin dễ dàng thay đổi và mở rộng</w:t>
      </w:r>
    </w:p>
    <w:p w:rsidR="003C68D2" w:rsidRDefault="003C68D2" w:rsidP="00370F3C">
      <w:pPr>
        <w:pStyle w:val="ListParagraph"/>
        <w:numPr>
          <w:ilvl w:val="0"/>
          <w:numId w:val="35"/>
        </w:numPr>
        <w:ind w:left="0" w:firstLine="360"/>
        <w:rPr>
          <w:lang w:val="en-US"/>
        </w:rPr>
        <w:pPrChange w:id="119" w:author="Le Duong Cong Phuc" w:date="2011-12-21T15:52:00Z">
          <w:pPr>
            <w:pStyle w:val="ListParagraph"/>
            <w:numPr>
              <w:numId w:val="44"/>
            </w:numPr>
            <w:ind w:left="0" w:firstLine="360"/>
          </w:pPr>
        </w:pPrChange>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370F3C">
      <w:pPr>
        <w:pStyle w:val="ListParagraph"/>
        <w:numPr>
          <w:ilvl w:val="0"/>
          <w:numId w:val="35"/>
        </w:numPr>
        <w:ind w:left="0" w:firstLine="360"/>
        <w:rPr>
          <w:lang w:val="en-US"/>
        </w:rPr>
        <w:pPrChange w:id="120" w:author="Le Duong Cong Phuc" w:date="2011-12-21T15:52:00Z">
          <w:pPr>
            <w:pStyle w:val="ListParagraph"/>
            <w:numPr>
              <w:numId w:val="44"/>
            </w:numPr>
            <w:ind w:left="0" w:firstLine="360"/>
          </w:pPr>
        </w:pPrChange>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370F3C">
      <w:pPr>
        <w:pStyle w:val="ListParagraph"/>
        <w:numPr>
          <w:ilvl w:val="0"/>
          <w:numId w:val="35"/>
        </w:numPr>
        <w:ind w:left="0" w:firstLine="360"/>
        <w:rPr>
          <w:lang w:val="en-US"/>
        </w:rPr>
        <w:pPrChange w:id="121" w:author="Le Duong Cong Phuc" w:date="2011-12-21T15:52:00Z">
          <w:pPr>
            <w:pStyle w:val="ListParagraph"/>
            <w:numPr>
              <w:numId w:val="44"/>
            </w:numPr>
            <w:ind w:left="0" w:firstLine="360"/>
          </w:pPr>
        </w:pPrChange>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370F3C">
      <w:pPr>
        <w:pStyle w:val="ListParagraph"/>
        <w:numPr>
          <w:ilvl w:val="0"/>
          <w:numId w:val="35"/>
        </w:numPr>
        <w:ind w:left="0" w:firstLine="360"/>
        <w:rPr>
          <w:lang w:val="en-US"/>
        </w:rPr>
        <w:pPrChange w:id="122" w:author="Le Duong Cong Phuc" w:date="2011-12-21T15:52:00Z">
          <w:pPr>
            <w:pStyle w:val="ListParagraph"/>
            <w:numPr>
              <w:numId w:val="44"/>
            </w:numPr>
            <w:ind w:left="0" w:firstLine="360"/>
          </w:pPr>
        </w:pPrChange>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3" w:name="_Toc311894456"/>
      <w:bookmarkStart w:id="124"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23"/>
      <w:bookmarkEnd w:id="124"/>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5" w:name="_Toc311894457"/>
      <w:bookmarkStart w:id="126"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5"/>
      <w:r>
        <w:rPr>
          <w:lang w:val="en-US"/>
        </w:rPr>
        <w:t>có cấu trúc linh hoạt</w:t>
      </w:r>
      <w:bookmarkEnd w:id="126"/>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7" w:name="_Ref312160404"/>
      <w:bookmarkStart w:id="128" w:name="_Ref312160368"/>
      <w:bookmarkStart w:id="129" w:name="_Toc312162758"/>
      <w:r>
        <w:t xml:space="preserve">Bảng </w:t>
      </w:r>
      <w:r>
        <w:fldChar w:fldCharType="begin"/>
      </w:r>
      <w:r>
        <w:instrText xml:space="preserve"> SEQ Bảng \* ARABIC </w:instrText>
      </w:r>
      <w:r>
        <w:fldChar w:fldCharType="separate"/>
      </w:r>
      <w:r w:rsidR="00CF46E1">
        <w:t>7</w:t>
      </w:r>
      <w:r>
        <w:fldChar w:fldCharType="end"/>
      </w:r>
      <w:bookmarkEnd w:id="127"/>
      <w:r>
        <w:rPr>
          <w:lang w:val="en-US"/>
        </w:rPr>
        <w:t>. Dữ liệu ví dụ trước khi xử lý bằng kỹ thuật Pivot Transformation</w:t>
      </w:r>
      <w:bookmarkEnd w:id="128"/>
      <w:bookmarkEnd w:id="129"/>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30"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30"/>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1" w:name="_Toc312162636"/>
      <w:r>
        <w:rPr>
          <w:lang w:val="en-US"/>
        </w:rPr>
        <w:t>So khớp kết hợp mức độ tương quan giữa các tag</w:t>
      </w:r>
      <w:bookmarkEnd w:id="131"/>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2"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2"/>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33" w:name="_Toc312162637"/>
      <w:r>
        <w:rPr>
          <w:lang w:val="en-US"/>
        </w:rPr>
        <w:t>Áp dụng cây quyết định</w:t>
      </w:r>
      <w:r w:rsidR="00E11B70">
        <w:rPr>
          <w:lang w:val="en-US"/>
        </w:rPr>
        <w:t xml:space="preserve"> vào bài toán</w:t>
      </w:r>
      <w:bookmarkEnd w:id="133"/>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DF76FD2" wp14:editId="38898788">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4"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34"/>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5"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35"/>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6" w:name="_Toc312162638"/>
      <w:r>
        <w:rPr>
          <w:lang w:val="en-US"/>
        </w:rPr>
        <w:t>Áp dụng</w:t>
      </w:r>
      <w:r w:rsidR="00202448">
        <w:rPr>
          <w:lang w:val="en-US"/>
        </w:rPr>
        <w:t xml:space="preserve"> lý thuyết</w:t>
      </w:r>
      <w:r>
        <w:rPr>
          <w:lang w:val="en-US"/>
        </w:rPr>
        <w:t xml:space="preserve"> kiến trúc phần mềm vào bài toán</w:t>
      </w:r>
      <w:bookmarkEnd w:id="136"/>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370F3C">
      <w:pPr>
        <w:pStyle w:val="ListParagraph"/>
        <w:numPr>
          <w:ilvl w:val="0"/>
          <w:numId w:val="36"/>
        </w:numPr>
        <w:ind w:left="0" w:firstLine="360"/>
        <w:rPr>
          <w:lang w:val="en-US"/>
        </w:rPr>
        <w:pPrChange w:id="137" w:author="Le Duong Cong Phuc" w:date="2011-12-21T15:52:00Z">
          <w:pPr>
            <w:pStyle w:val="ListParagraph"/>
            <w:numPr>
              <w:numId w:val="46"/>
            </w:numPr>
            <w:ind w:left="0" w:firstLine="360"/>
          </w:pPr>
        </w:pPrChange>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370F3C">
      <w:pPr>
        <w:pStyle w:val="ListParagraph"/>
        <w:numPr>
          <w:ilvl w:val="0"/>
          <w:numId w:val="36"/>
        </w:numPr>
        <w:ind w:left="0" w:firstLine="360"/>
        <w:rPr>
          <w:lang w:val="en-US"/>
        </w:rPr>
        <w:pPrChange w:id="138" w:author="Le Duong Cong Phuc" w:date="2011-12-21T15:52:00Z">
          <w:pPr>
            <w:pStyle w:val="ListParagraph"/>
            <w:numPr>
              <w:numId w:val="46"/>
            </w:numPr>
            <w:ind w:left="0" w:firstLine="360"/>
          </w:pPr>
        </w:pPrChange>
      </w:pPr>
      <w:r w:rsidRPr="008936AC">
        <w:rPr>
          <w:lang w:val="en-US"/>
        </w:rPr>
        <w:t>Cơ sở lý thuyết về OOP Paradigm, Design Pattern giúp thiết kế kiến trúc mức chi tiết.</w:t>
      </w:r>
    </w:p>
    <w:p w:rsidR="00CE1CBD" w:rsidRPr="008936AC" w:rsidRDefault="00CE1CBD" w:rsidP="00370F3C">
      <w:pPr>
        <w:pStyle w:val="ListParagraph"/>
        <w:numPr>
          <w:ilvl w:val="0"/>
          <w:numId w:val="36"/>
        </w:numPr>
        <w:ind w:left="0" w:firstLine="360"/>
        <w:rPr>
          <w:lang w:val="en-US"/>
        </w:rPr>
        <w:pPrChange w:id="139" w:author="Le Duong Cong Phuc" w:date="2011-12-21T15:52:00Z">
          <w:pPr>
            <w:pStyle w:val="ListParagraph"/>
            <w:numPr>
              <w:numId w:val="46"/>
            </w:numPr>
            <w:ind w:left="0" w:firstLine="360"/>
          </w:pPr>
        </w:pPrChange>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40" w:name="_Toc312162639"/>
      <w:r>
        <w:rPr>
          <w:lang w:val="en-US"/>
        </w:rPr>
        <w:t>Áp dụng giải pháp vào bài toán Job Zoom</w:t>
      </w:r>
      <w:bookmarkEnd w:id="140"/>
    </w:p>
    <w:p w:rsidR="00A51802" w:rsidRDefault="00A51802" w:rsidP="009032D0">
      <w:pPr>
        <w:pStyle w:val="Heading2"/>
        <w:rPr>
          <w:lang w:val="en-US"/>
        </w:rPr>
      </w:pPr>
      <w:bookmarkStart w:id="141" w:name="_Toc312162640"/>
      <w:r>
        <w:rPr>
          <w:lang w:val="en-US"/>
        </w:rPr>
        <w:t>Thực trạng các website tuyển dụng hiện nay</w:t>
      </w:r>
      <w:bookmarkEnd w:id="141"/>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2" w:name="_Toc312162641"/>
      <w:r w:rsidRPr="00287AE6">
        <w:rPr>
          <w:lang w:val="en-US"/>
        </w:rPr>
        <w:t>Những vấn đề Job Zoom cần giải quyết</w:t>
      </w:r>
      <w:bookmarkEnd w:id="142"/>
    </w:p>
    <w:p w:rsidR="002E55B1" w:rsidRDefault="002E55B1" w:rsidP="009032D0">
      <w:pPr>
        <w:pStyle w:val="Heading3"/>
        <w:rPr>
          <w:lang w:val="en-US"/>
        </w:rPr>
      </w:pPr>
      <w:bookmarkStart w:id="143" w:name="_Toc312162642"/>
      <w:r>
        <w:rPr>
          <w:lang w:val="en-US"/>
        </w:rPr>
        <w:t>Vấn đề</w:t>
      </w:r>
      <w:r w:rsidRPr="003E741F">
        <w:rPr>
          <w:lang w:val="en-US"/>
        </w:rPr>
        <w:t xml:space="preserve"> 1: Hỗ trợ người dùng viết CV theo ngành nghề</w:t>
      </w:r>
      <w:bookmarkEnd w:id="143"/>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4"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4"/>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5" w:name="_Toc312162644"/>
      <w:r>
        <w:rPr>
          <w:lang w:val="en-US"/>
        </w:rPr>
        <w:t xml:space="preserve">Vấn đề 3: </w:t>
      </w:r>
      <w:r w:rsidR="00503014">
        <w:rPr>
          <w:lang w:val="en-US"/>
        </w:rPr>
        <w:t>So khớp hồ sơ ứng viên với yêu cầu tuyển dụng</w:t>
      </w:r>
      <w:bookmarkEnd w:id="145"/>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6" w:name="_Toc312162645"/>
      <w:r>
        <w:rPr>
          <w:lang w:val="en-US"/>
        </w:rPr>
        <w:t>Kết quả mong muốn</w:t>
      </w:r>
      <w:bookmarkEnd w:id="146"/>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7" w:name="_Toc312162646"/>
      <w:r>
        <w:rPr>
          <w:lang w:val="en-US"/>
        </w:rPr>
        <w:t>Những vấn đề cần giải quyết trong JobZoom framework</w:t>
      </w:r>
      <w:bookmarkEnd w:id="147"/>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8" w:name="_Toc312162647"/>
      <w:r>
        <w:rPr>
          <w:lang w:val="en-US"/>
        </w:rPr>
        <w:t xml:space="preserve">Khái quát phương pháp giải quyết </w:t>
      </w:r>
      <w:r w:rsidR="0052696B">
        <w:rPr>
          <w:lang w:val="en-US"/>
        </w:rPr>
        <w:t>vấn đề</w:t>
      </w:r>
      <w:bookmarkEnd w:id="148"/>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9" w:name="_Toc312162648"/>
      <w:r>
        <w:rPr>
          <w:lang w:val="en-US"/>
        </w:rPr>
        <w:t xml:space="preserve">Ứng dụng </w:t>
      </w:r>
      <w:r w:rsidR="00877E7C">
        <w:rPr>
          <w:lang w:val="en-US"/>
        </w:rPr>
        <w:t xml:space="preserve">cấu trúc </w:t>
      </w:r>
      <w:r>
        <w:rPr>
          <w:lang w:val="en-US"/>
        </w:rPr>
        <w:t>lưu trữ dưới dạng tag kết hợp taxonomy</w:t>
      </w:r>
      <w:bookmarkEnd w:id="149"/>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0" w:name="_Toc312162649"/>
      <w:r>
        <w:rPr>
          <w:lang w:val="en-US"/>
        </w:rPr>
        <w:t>Ứng dụng hệ thống so khớp kết hợp mức độ tương quan</w:t>
      </w:r>
      <w:bookmarkEnd w:id="150"/>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51" w:name="_Toc312162650"/>
      <w:r>
        <w:t>Ứng dụng cây quyết định</w:t>
      </w:r>
      <w:bookmarkEnd w:id="151"/>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52" w:name="_Toc312162651"/>
      <w:r w:rsidRPr="008F4F0F">
        <w:lastRenderedPageBreak/>
        <w:t>Ứng dụng kiến trúc dễ dàng triển khai và mở rộng</w:t>
      </w:r>
      <w:bookmarkEnd w:id="152"/>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3" w:name="_Toc312162652"/>
      <w:r w:rsidRPr="008F4F0F">
        <w:t xml:space="preserve">Ứng dụng kiến trúc </w:t>
      </w:r>
      <w:r>
        <w:rPr>
          <w:lang w:val="en-US"/>
        </w:rPr>
        <w:t>đảm bảo hiệu năng khi áp dụng cây quyết định và hệ thống so khớp</w:t>
      </w:r>
      <w:bookmarkEnd w:id="153"/>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4" w:name="_Toc312162653"/>
      <w:r>
        <w:rPr>
          <w:lang w:val="en-US"/>
        </w:rPr>
        <w:t>Giải pháp k</w:t>
      </w:r>
      <w:r w:rsidR="00102DBA">
        <w:rPr>
          <w:lang w:val="en-US"/>
        </w:rPr>
        <w:t>iến trúc cổng thông tin tìm việc JobZoom</w:t>
      </w:r>
      <w:bookmarkEnd w:id="154"/>
      <w:r w:rsidR="004B4C20">
        <w:rPr>
          <w:lang w:val="en-US"/>
        </w:rPr>
        <w:t xml:space="preserve"> </w:t>
      </w:r>
    </w:p>
    <w:p w:rsidR="00102DBA" w:rsidRDefault="00102DBA" w:rsidP="009032D0">
      <w:pPr>
        <w:pStyle w:val="Heading2"/>
        <w:rPr>
          <w:lang w:val="en-US"/>
        </w:rPr>
      </w:pPr>
      <w:bookmarkStart w:id="155" w:name="_Toc312162654"/>
      <w:commentRangeStart w:id="156"/>
      <w:r>
        <w:rPr>
          <w:lang w:val="en-US"/>
        </w:rPr>
        <w:t>Điều kiện ra đời</w:t>
      </w:r>
      <w:bookmarkEnd w:id="155"/>
      <w:commentRangeEnd w:id="156"/>
      <w:r w:rsidR="00AD1E56">
        <w:rPr>
          <w:rStyle w:val="CommentReference"/>
          <w:rFonts w:eastAsiaTheme="minorHAnsi" w:cstheme="minorBidi"/>
          <w:b w:val="0"/>
          <w:bCs w:val="0"/>
          <w:color w:val="auto"/>
        </w:rPr>
        <w:commentReference w:id="156"/>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7" w:name="_Toc310954208"/>
    </w:p>
    <w:p w:rsidR="004B0C9E" w:rsidRDefault="004B0C9E" w:rsidP="009032D0">
      <w:pPr>
        <w:pStyle w:val="Heading2"/>
        <w:rPr>
          <w:lang w:val="en-US"/>
        </w:rPr>
      </w:pPr>
      <w:bookmarkStart w:id="158" w:name="_Toc312162655"/>
      <w:r>
        <w:rPr>
          <w:lang w:val="en-US"/>
        </w:rPr>
        <w:lastRenderedPageBreak/>
        <w:t xml:space="preserve">Kiến trúc </w:t>
      </w:r>
      <w:r w:rsidR="004524EB">
        <w:rPr>
          <w:lang w:val="en-US"/>
        </w:rPr>
        <w:t xml:space="preserve">JobZoom </w:t>
      </w:r>
      <w:r>
        <w:rPr>
          <w:lang w:val="en-US"/>
        </w:rPr>
        <w:t>framework</w:t>
      </w:r>
      <w:bookmarkEnd w:id="157"/>
      <w:bookmarkEnd w:id="158"/>
    </w:p>
    <w:p w:rsidR="00FD7447" w:rsidRDefault="004B0C9E" w:rsidP="009032D0">
      <w:pPr>
        <w:pStyle w:val="Heading3"/>
        <w:rPr>
          <w:lang w:val="en-US"/>
        </w:rPr>
      </w:pPr>
      <w:bookmarkStart w:id="159" w:name="_Toc310954209"/>
      <w:bookmarkStart w:id="160" w:name="_Toc312162656"/>
      <w:r>
        <w:rPr>
          <w:lang w:val="en-US"/>
        </w:rPr>
        <w:t>Kiến trúc tổng quan framework</w:t>
      </w:r>
      <w:bookmarkEnd w:id="159"/>
      <w:bookmarkEnd w:id="160"/>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370F3C">
      <w:pPr>
        <w:pStyle w:val="ListParagraph"/>
        <w:numPr>
          <w:ilvl w:val="0"/>
          <w:numId w:val="37"/>
        </w:numPr>
        <w:rPr>
          <w:lang w:val="en-US"/>
        </w:rPr>
        <w:pPrChange w:id="161" w:author="Le Duong Cong Phuc" w:date="2011-12-21T15:52:00Z">
          <w:pPr>
            <w:pStyle w:val="ListParagraph"/>
            <w:numPr>
              <w:numId w:val="47"/>
            </w:numPr>
            <w:tabs>
              <w:tab w:val="num" w:pos="360"/>
            </w:tabs>
          </w:pPr>
        </w:pPrChange>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370F3C">
      <w:pPr>
        <w:pStyle w:val="ListParagraph"/>
        <w:numPr>
          <w:ilvl w:val="0"/>
          <w:numId w:val="37"/>
        </w:numPr>
        <w:rPr>
          <w:lang w:val="en-US"/>
        </w:rPr>
        <w:pPrChange w:id="162" w:author="Le Duong Cong Phuc" w:date="2011-12-21T15:52:00Z">
          <w:pPr>
            <w:pStyle w:val="ListParagraph"/>
            <w:numPr>
              <w:numId w:val="47"/>
            </w:numPr>
            <w:tabs>
              <w:tab w:val="num" w:pos="360"/>
            </w:tabs>
          </w:pPr>
        </w:pPrChange>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370F3C">
      <w:pPr>
        <w:pStyle w:val="ListParagraph"/>
        <w:numPr>
          <w:ilvl w:val="0"/>
          <w:numId w:val="37"/>
        </w:numPr>
        <w:rPr>
          <w:lang w:val="en-US"/>
        </w:rPr>
        <w:pPrChange w:id="163" w:author="Le Duong Cong Phuc" w:date="2011-12-21T15:52:00Z">
          <w:pPr>
            <w:pStyle w:val="ListParagraph"/>
            <w:numPr>
              <w:numId w:val="47"/>
            </w:numPr>
            <w:tabs>
              <w:tab w:val="num" w:pos="360"/>
            </w:tabs>
          </w:pPr>
        </w:pPrChange>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370F3C">
      <w:pPr>
        <w:pStyle w:val="ListParagraph"/>
        <w:numPr>
          <w:ilvl w:val="0"/>
          <w:numId w:val="37"/>
        </w:numPr>
        <w:rPr>
          <w:lang w:val="en-US"/>
        </w:rPr>
        <w:pPrChange w:id="164" w:author="Le Duong Cong Phuc" w:date="2011-12-21T15:52:00Z">
          <w:pPr>
            <w:pStyle w:val="ListParagraph"/>
            <w:numPr>
              <w:numId w:val="47"/>
            </w:numPr>
            <w:tabs>
              <w:tab w:val="num" w:pos="360"/>
            </w:tabs>
          </w:pPr>
        </w:pPrChange>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370F3C">
      <w:pPr>
        <w:pStyle w:val="ListParagraph"/>
        <w:numPr>
          <w:ilvl w:val="0"/>
          <w:numId w:val="39"/>
        </w:numPr>
        <w:rPr>
          <w:lang w:val="en-US"/>
        </w:rPr>
        <w:pPrChange w:id="165" w:author="Le Duong Cong Phuc" w:date="2011-12-21T15:52:00Z">
          <w:pPr>
            <w:pStyle w:val="ListParagraph"/>
            <w:numPr>
              <w:numId w:val="49"/>
            </w:numPr>
            <w:tabs>
              <w:tab w:val="num" w:pos="360"/>
            </w:tabs>
          </w:pPr>
        </w:pPrChange>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370F3C">
      <w:pPr>
        <w:pStyle w:val="ListParagraph"/>
        <w:numPr>
          <w:ilvl w:val="0"/>
          <w:numId w:val="39"/>
        </w:numPr>
        <w:rPr>
          <w:lang w:val="en-US"/>
        </w:rPr>
        <w:pPrChange w:id="166" w:author="Le Duong Cong Phuc" w:date="2011-12-21T15:52:00Z">
          <w:pPr>
            <w:pStyle w:val="ListParagraph"/>
            <w:numPr>
              <w:numId w:val="49"/>
            </w:numPr>
            <w:tabs>
              <w:tab w:val="num" w:pos="360"/>
            </w:tabs>
          </w:pPr>
        </w:pPrChange>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67"/>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7"/>
      <w:r w:rsidR="002312F0">
        <w:rPr>
          <w:rStyle w:val="CommentReference"/>
        </w:rPr>
        <w:commentReference w:id="167"/>
      </w:r>
    </w:p>
    <w:tbl>
      <w:tblPr>
        <w:tblStyle w:val="TableGrid"/>
        <w:tblW w:w="0" w:type="auto"/>
        <w:tblLook w:val="04A0" w:firstRow="1" w:lastRow="0" w:firstColumn="1" w:lastColumn="0" w:noHBand="0" w:noVBand="1"/>
      </w:tblPr>
      <w:tblGrid>
        <w:gridCol w:w="1638"/>
        <w:gridCol w:w="7605"/>
      </w:tblGrid>
      <w:tr w:rsidR="00DB338B" w:rsidTr="007568B0">
        <w:trPr>
          <w:ins w:id="168" w:author="Le Duong Cong Phuc" w:date="2011-12-21T15:51:00Z"/>
        </w:trPr>
        <w:tc>
          <w:tcPr>
            <w:tcW w:w="1638" w:type="dxa"/>
          </w:tcPr>
          <w:p w:rsidR="00DB338B" w:rsidRDefault="00DB338B" w:rsidP="007568B0">
            <w:pPr>
              <w:spacing w:after="200"/>
              <w:jc w:val="left"/>
              <w:rPr>
                <w:ins w:id="169" w:author="Le Duong Cong Phuc" w:date="2011-12-21T15:51:00Z"/>
                <w:lang w:val="en-US"/>
              </w:rPr>
            </w:pPr>
            <w:ins w:id="170" w:author="Le Duong Cong Phuc" w:date="2011-12-21T15:51:00Z">
              <w:r>
                <w:rPr>
                  <w:lang w:val="en-US"/>
                </w:rPr>
                <w:lastRenderedPageBreak/>
                <w:t>Actor</w:t>
              </w:r>
            </w:ins>
          </w:p>
        </w:tc>
        <w:tc>
          <w:tcPr>
            <w:tcW w:w="7605" w:type="dxa"/>
          </w:tcPr>
          <w:p w:rsidR="00DB338B" w:rsidRDefault="00DB338B" w:rsidP="007568B0">
            <w:pPr>
              <w:spacing w:after="200"/>
              <w:jc w:val="left"/>
              <w:rPr>
                <w:ins w:id="171" w:author="Le Duong Cong Phuc" w:date="2011-12-21T15:51:00Z"/>
                <w:lang w:val="en-US"/>
              </w:rPr>
            </w:pPr>
            <w:ins w:id="172" w:author="Le Duong Cong Phuc" w:date="2011-12-21T15:51:00Z">
              <w:r>
                <w:rPr>
                  <w:lang w:val="en-US"/>
                </w:rPr>
                <w:t>Mô tả</w:t>
              </w:r>
            </w:ins>
          </w:p>
        </w:tc>
      </w:tr>
      <w:tr w:rsidR="00DB338B" w:rsidTr="007568B0">
        <w:trPr>
          <w:ins w:id="173" w:author="Le Duong Cong Phuc" w:date="2011-12-21T15:51:00Z"/>
        </w:trPr>
        <w:tc>
          <w:tcPr>
            <w:tcW w:w="1638" w:type="dxa"/>
          </w:tcPr>
          <w:p w:rsidR="00DB338B" w:rsidRDefault="00DB338B" w:rsidP="007568B0">
            <w:pPr>
              <w:spacing w:after="200"/>
              <w:jc w:val="left"/>
              <w:rPr>
                <w:ins w:id="174" w:author="Le Duong Cong Phuc" w:date="2011-12-21T15:51:00Z"/>
                <w:lang w:val="en-US"/>
              </w:rPr>
            </w:pPr>
            <w:ins w:id="175" w:author="Le Duong Cong Phuc" w:date="2011-12-21T15:51:00Z">
              <w:r>
                <w:rPr>
                  <w:lang w:val="en-US"/>
                </w:rPr>
                <w:t>&lt;Actor&gt;</w:t>
              </w:r>
            </w:ins>
          </w:p>
        </w:tc>
        <w:tc>
          <w:tcPr>
            <w:tcW w:w="7605" w:type="dxa"/>
          </w:tcPr>
          <w:p w:rsidR="00DB338B" w:rsidRDefault="00DB338B" w:rsidP="007568B0">
            <w:pPr>
              <w:spacing w:after="200"/>
              <w:jc w:val="left"/>
              <w:rPr>
                <w:ins w:id="176" w:author="Le Duong Cong Phuc" w:date="2011-12-21T15:51:00Z"/>
                <w:lang w:val="en-US"/>
              </w:rPr>
            </w:pPr>
            <w:ins w:id="177" w:author="Le Duong Cong Phuc" w:date="2011-12-21T15:51:00Z">
              <w:r>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ins>
          </w:p>
        </w:tc>
      </w:tr>
      <w:tr w:rsidR="00DB338B" w:rsidTr="007568B0">
        <w:trPr>
          <w:ins w:id="178" w:author="Le Duong Cong Phuc" w:date="2011-12-21T15:51:00Z"/>
        </w:trPr>
        <w:tc>
          <w:tcPr>
            <w:tcW w:w="1638" w:type="dxa"/>
          </w:tcPr>
          <w:p w:rsidR="00DB338B" w:rsidRDefault="00DB338B" w:rsidP="007568B0">
            <w:pPr>
              <w:spacing w:after="200"/>
              <w:jc w:val="left"/>
              <w:rPr>
                <w:ins w:id="179" w:author="Le Duong Cong Phuc" w:date="2011-12-21T15:51:00Z"/>
                <w:lang w:val="en-US"/>
              </w:rPr>
            </w:pPr>
            <w:ins w:id="180" w:author="Le Duong Cong Phuc" w:date="2011-12-21T15:51:00Z">
              <w:r>
                <w:rPr>
                  <w:lang w:val="en-US"/>
                </w:rPr>
                <w:t>Job seeker</w:t>
              </w:r>
            </w:ins>
          </w:p>
        </w:tc>
        <w:tc>
          <w:tcPr>
            <w:tcW w:w="7605" w:type="dxa"/>
          </w:tcPr>
          <w:p w:rsidR="00DB338B" w:rsidRDefault="00DB338B" w:rsidP="007568B0">
            <w:pPr>
              <w:spacing w:after="200"/>
              <w:jc w:val="left"/>
              <w:rPr>
                <w:ins w:id="181" w:author="Le Duong Cong Phuc" w:date="2011-12-21T15:51:00Z"/>
                <w:lang w:val="en-US"/>
              </w:rPr>
            </w:pPr>
            <w:ins w:id="182" w:author="Le Duong Cong Phuc" w:date="2011-12-21T15:51:00Z">
              <w:r>
                <w:rPr>
                  <w:lang w:val="en-US"/>
                </w:rPr>
                <w:t>Ứng viên tìm việc sử dụng hệ thống (ứng dụng JobZoom framework)</w:t>
              </w:r>
            </w:ins>
          </w:p>
        </w:tc>
      </w:tr>
      <w:tr w:rsidR="00DB338B" w:rsidTr="007568B0">
        <w:trPr>
          <w:ins w:id="183" w:author="Le Duong Cong Phuc" w:date="2011-12-21T15:51:00Z"/>
        </w:trPr>
        <w:tc>
          <w:tcPr>
            <w:tcW w:w="1638" w:type="dxa"/>
          </w:tcPr>
          <w:p w:rsidR="00DB338B" w:rsidRDefault="00DB338B" w:rsidP="007568B0">
            <w:pPr>
              <w:spacing w:after="200"/>
              <w:jc w:val="left"/>
              <w:rPr>
                <w:ins w:id="184" w:author="Le Duong Cong Phuc" w:date="2011-12-21T15:51:00Z"/>
                <w:lang w:val="en-US"/>
              </w:rPr>
            </w:pPr>
            <w:ins w:id="185" w:author="Le Duong Cong Phuc" w:date="2011-12-21T15:51:00Z">
              <w:r>
                <w:rPr>
                  <w:lang w:val="en-US"/>
                </w:rPr>
                <w:t>Employer</w:t>
              </w:r>
            </w:ins>
          </w:p>
        </w:tc>
        <w:tc>
          <w:tcPr>
            <w:tcW w:w="7605" w:type="dxa"/>
          </w:tcPr>
          <w:p w:rsidR="00DB338B" w:rsidRDefault="00DB338B" w:rsidP="007568B0">
            <w:pPr>
              <w:spacing w:after="200"/>
              <w:jc w:val="left"/>
              <w:rPr>
                <w:ins w:id="186" w:author="Le Duong Cong Phuc" w:date="2011-12-21T15:51:00Z"/>
                <w:lang w:val="en-US"/>
              </w:rPr>
            </w:pPr>
            <w:ins w:id="187" w:author="Le Duong Cong Phuc" w:date="2011-12-21T15:51:00Z">
              <w:r>
                <w:rPr>
                  <w:lang w:val="en-US"/>
                </w:rPr>
                <w:t>Nhà tuyển dụng sử dụng hệ thống (ứng dụng JobZoom framework)</w:t>
              </w:r>
            </w:ins>
          </w:p>
        </w:tc>
      </w:tr>
      <w:tr w:rsidR="00DB338B" w:rsidTr="007568B0">
        <w:trPr>
          <w:ins w:id="188" w:author="Le Duong Cong Phuc" w:date="2011-12-21T15:51:00Z"/>
        </w:trPr>
        <w:tc>
          <w:tcPr>
            <w:tcW w:w="1638" w:type="dxa"/>
          </w:tcPr>
          <w:p w:rsidR="00DB338B" w:rsidRDefault="00DB338B" w:rsidP="007568B0">
            <w:pPr>
              <w:spacing w:after="200"/>
              <w:jc w:val="left"/>
              <w:rPr>
                <w:ins w:id="189" w:author="Le Duong Cong Phuc" w:date="2011-12-21T15:51:00Z"/>
                <w:lang w:val="en-US"/>
              </w:rPr>
            </w:pPr>
            <w:ins w:id="190" w:author="Le Duong Cong Phuc" w:date="2011-12-21T15:51:00Z">
              <w:r>
                <w:rPr>
                  <w:lang w:val="en-US"/>
                </w:rPr>
                <w:t>Developer</w:t>
              </w:r>
            </w:ins>
          </w:p>
        </w:tc>
        <w:tc>
          <w:tcPr>
            <w:tcW w:w="7605" w:type="dxa"/>
          </w:tcPr>
          <w:p w:rsidR="00DB338B" w:rsidRDefault="00DB338B" w:rsidP="007568B0">
            <w:pPr>
              <w:spacing w:after="200"/>
              <w:jc w:val="left"/>
              <w:rPr>
                <w:ins w:id="191" w:author="Le Duong Cong Phuc" w:date="2011-12-21T15:51:00Z"/>
                <w:lang w:val="en-US"/>
              </w:rPr>
            </w:pPr>
            <w:ins w:id="192" w:author="Le Duong Cong Phuc" w:date="2011-12-21T15:51:00Z">
              <w:r>
                <w:rPr>
                  <w:lang w:val="en-US"/>
                </w:rPr>
                <w:t>Lập trình viên phát triển hệ thống tìm việc (ứng dụng JobZoom framework) sử dụng trực tiếp Jobzoom framework library (api)</w:t>
              </w:r>
            </w:ins>
          </w:p>
        </w:tc>
      </w:tr>
      <w:tr w:rsidR="007F1CA2" w:rsidDel="00DB338B" w:rsidTr="00A51815">
        <w:trPr>
          <w:del w:id="193" w:author="Le Duong Cong Phuc" w:date="2011-12-21T15:51:00Z"/>
        </w:trPr>
        <w:tc>
          <w:tcPr>
            <w:tcW w:w="1638" w:type="dxa"/>
          </w:tcPr>
          <w:p w:rsidR="007F1CA2" w:rsidDel="00DB338B" w:rsidRDefault="007F1CA2" w:rsidP="009032D0">
            <w:pPr>
              <w:spacing w:after="200"/>
              <w:jc w:val="left"/>
              <w:rPr>
                <w:del w:id="194" w:author="Le Duong Cong Phuc" w:date="2011-12-21T15:51:00Z"/>
                <w:lang w:val="en-US"/>
              </w:rPr>
            </w:pPr>
            <w:del w:id="195" w:author="Le Duong Cong Phuc" w:date="2011-12-21T15:51:00Z">
              <w:r w:rsidDel="00DB338B">
                <w:rPr>
                  <w:lang w:val="en-US"/>
                </w:rPr>
                <w:delText>Actor</w:delText>
              </w:r>
            </w:del>
          </w:p>
        </w:tc>
        <w:tc>
          <w:tcPr>
            <w:tcW w:w="7605" w:type="dxa"/>
          </w:tcPr>
          <w:p w:rsidR="007F1CA2" w:rsidDel="00DB338B" w:rsidRDefault="007F1CA2" w:rsidP="009032D0">
            <w:pPr>
              <w:spacing w:after="200"/>
              <w:jc w:val="left"/>
              <w:rPr>
                <w:del w:id="196" w:author="Le Duong Cong Phuc" w:date="2011-12-21T15:51:00Z"/>
                <w:lang w:val="en-US"/>
              </w:rPr>
            </w:pPr>
            <w:del w:id="197" w:author="Le Duong Cong Phuc" w:date="2011-12-21T15:51:00Z">
              <w:r w:rsidDel="00DB338B">
                <w:rPr>
                  <w:lang w:val="en-US"/>
                </w:rPr>
                <w:delText>Mô tả</w:delText>
              </w:r>
            </w:del>
          </w:p>
        </w:tc>
      </w:tr>
      <w:tr w:rsidR="007F1CA2" w:rsidDel="00DB338B" w:rsidTr="00A51815">
        <w:trPr>
          <w:del w:id="198" w:author="Le Duong Cong Phuc" w:date="2011-12-21T15:51:00Z"/>
        </w:trPr>
        <w:tc>
          <w:tcPr>
            <w:tcW w:w="1638" w:type="dxa"/>
          </w:tcPr>
          <w:p w:rsidR="007F1CA2" w:rsidDel="00DB338B" w:rsidRDefault="007F1CA2" w:rsidP="009032D0">
            <w:pPr>
              <w:spacing w:after="200"/>
              <w:jc w:val="left"/>
              <w:rPr>
                <w:del w:id="199" w:author="Le Duong Cong Phuc" w:date="2011-12-21T15:51:00Z"/>
                <w:lang w:val="en-US"/>
              </w:rPr>
            </w:pPr>
            <w:del w:id="200" w:author="Le Duong Cong Phuc" w:date="2011-12-21T15:51:00Z">
              <w:r w:rsidDel="00DB338B">
                <w:rPr>
                  <w:lang w:val="en-US"/>
                </w:rPr>
                <w:delText>&lt;Actor&gt;</w:delText>
              </w:r>
            </w:del>
          </w:p>
        </w:tc>
        <w:tc>
          <w:tcPr>
            <w:tcW w:w="7605" w:type="dxa"/>
          </w:tcPr>
          <w:p w:rsidR="007F1CA2" w:rsidDel="00DB338B" w:rsidRDefault="007F1CA2" w:rsidP="009032D0">
            <w:pPr>
              <w:spacing w:after="200"/>
              <w:jc w:val="left"/>
              <w:rPr>
                <w:del w:id="201" w:author="Le Duong Cong Phuc" w:date="2011-12-21T15:51:00Z"/>
                <w:lang w:val="en-US"/>
              </w:rPr>
            </w:pPr>
            <w:del w:id="202" w:author="Le Duong Cong Phuc" w:date="2011-12-21T15:51:00Z">
              <w:r w:rsidDel="00DB338B">
                <w:rPr>
                  <w:lang w:val="en-US"/>
                </w:rPr>
                <w:delTex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delText>
              </w:r>
            </w:del>
          </w:p>
        </w:tc>
      </w:tr>
      <w:tr w:rsidR="007F1CA2" w:rsidDel="00DB338B" w:rsidTr="00A51815">
        <w:trPr>
          <w:del w:id="203" w:author="Le Duong Cong Phuc" w:date="2011-12-21T15:51:00Z"/>
        </w:trPr>
        <w:tc>
          <w:tcPr>
            <w:tcW w:w="1638" w:type="dxa"/>
          </w:tcPr>
          <w:p w:rsidR="007F1CA2" w:rsidDel="00DB338B" w:rsidRDefault="007F1CA2" w:rsidP="009032D0">
            <w:pPr>
              <w:spacing w:after="200"/>
              <w:jc w:val="left"/>
              <w:rPr>
                <w:del w:id="204" w:author="Le Duong Cong Phuc" w:date="2011-12-21T15:51:00Z"/>
                <w:lang w:val="en-US"/>
              </w:rPr>
            </w:pPr>
            <w:del w:id="205" w:author="Le Duong Cong Phuc" w:date="2011-12-21T15:51:00Z">
              <w:r w:rsidDel="00DB338B">
                <w:rPr>
                  <w:lang w:val="en-US"/>
                </w:rPr>
                <w:delText>JobSeeker</w:delText>
              </w:r>
            </w:del>
          </w:p>
        </w:tc>
        <w:tc>
          <w:tcPr>
            <w:tcW w:w="7605" w:type="dxa"/>
          </w:tcPr>
          <w:p w:rsidR="007F1CA2" w:rsidDel="00DB338B" w:rsidRDefault="007F1CA2" w:rsidP="009032D0">
            <w:pPr>
              <w:spacing w:after="200"/>
              <w:jc w:val="left"/>
              <w:rPr>
                <w:del w:id="206" w:author="Le Duong Cong Phuc" w:date="2011-12-21T15:51:00Z"/>
                <w:lang w:val="en-US"/>
              </w:rPr>
            </w:pPr>
            <w:del w:id="207" w:author="Le Duong Cong Phuc" w:date="2011-12-21T15:51:00Z">
              <w:r w:rsidDel="00DB338B">
                <w:rPr>
                  <w:lang w:val="en-US"/>
                </w:rPr>
                <w:delText>Ứng viên tìm việc sử dụng hệ thống (ứng dụng JobZoom Framework)</w:delText>
              </w:r>
            </w:del>
          </w:p>
        </w:tc>
      </w:tr>
      <w:tr w:rsidR="007F1CA2" w:rsidDel="00DB338B" w:rsidTr="00A51815">
        <w:trPr>
          <w:del w:id="208" w:author="Le Duong Cong Phuc" w:date="2011-12-21T15:51:00Z"/>
        </w:trPr>
        <w:tc>
          <w:tcPr>
            <w:tcW w:w="1638" w:type="dxa"/>
          </w:tcPr>
          <w:p w:rsidR="007F1CA2" w:rsidDel="00DB338B" w:rsidRDefault="007F1CA2" w:rsidP="009032D0">
            <w:pPr>
              <w:spacing w:after="200"/>
              <w:jc w:val="left"/>
              <w:rPr>
                <w:del w:id="209" w:author="Le Duong Cong Phuc" w:date="2011-12-21T15:51:00Z"/>
                <w:lang w:val="en-US"/>
              </w:rPr>
            </w:pPr>
            <w:del w:id="210" w:author="Le Duong Cong Phuc" w:date="2011-12-21T15:51:00Z">
              <w:r w:rsidDel="00DB338B">
                <w:rPr>
                  <w:lang w:val="en-US"/>
                </w:rPr>
                <w:delText>Employer</w:delText>
              </w:r>
            </w:del>
          </w:p>
        </w:tc>
        <w:tc>
          <w:tcPr>
            <w:tcW w:w="7605" w:type="dxa"/>
          </w:tcPr>
          <w:p w:rsidR="007F1CA2" w:rsidDel="00DB338B" w:rsidRDefault="007F1CA2" w:rsidP="009032D0">
            <w:pPr>
              <w:spacing w:after="200"/>
              <w:jc w:val="left"/>
              <w:rPr>
                <w:del w:id="211" w:author="Le Duong Cong Phuc" w:date="2011-12-21T15:51:00Z"/>
                <w:lang w:val="en-US"/>
              </w:rPr>
            </w:pPr>
            <w:del w:id="212" w:author="Le Duong Cong Phuc" w:date="2011-12-21T15:51:00Z">
              <w:r w:rsidDel="00DB338B">
                <w:rPr>
                  <w:lang w:val="en-US"/>
                </w:rPr>
                <w:delText>Nhà tuyển dụng sử dụng hệ thống (ứng dụng JobZoom Framework)</w:delText>
              </w:r>
            </w:del>
          </w:p>
        </w:tc>
      </w:tr>
      <w:tr w:rsidR="007F1CA2" w:rsidDel="00DB338B" w:rsidTr="00A51815">
        <w:trPr>
          <w:del w:id="213" w:author="Le Duong Cong Phuc" w:date="2011-12-21T15:51:00Z"/>
        </w:trPr>
        <w:tc>
          <w:tcPr>
            <w:tcW w:w="1638" w:type="dxa"/>
          </w:tcPr>
          <w:p w:rsidR="007F1CA2" w:rsidDel="00DB338B" w:rsidRDefault="007F1CA2" w:rsidP="009032D0">
            <w:pPr>
              <w:spacing w:after="200"/>
              <w:jc w:val="left"/>
              <w:rPr>
                <w:del w:id="214" w:author="Le Duong Cong Phuc" w:date="2011-12-21T15:51:00Z"/>
                <w:lang w:val="en-US"/>
              </w:rPr>
            </w:pPr>
            <w:del w:id="215" w:author="Le Duong Cong Phuc" w:date="2011-12-21T15:51:00Z">
              <w:r w:rsidDel="00DB338B">
                <w:rPr>
                  <w:lang w:val="en-US"/>
                </w:rPr>
                <w:delText>Developer</w:delText>
              </w:r>
            </w:del>
          </w:p>
        </w:tc>
        <w:tc>
          <w:tcPr>
            <w:tcW w:w="7605" w:type="dxa"/>
          </w:tcPr>
          <w:p w:rsidR="007F1CA2" w:rsidDel="00DB338B" w:rsidRDefault="007F1CA2" w:rsidP="009032D0">
            <w:pPr>
              <w:spacing w:after="200"/>
              <w:jc w:val="left"/>
              <w:rPr>
                <w:del w:id="216" w:author="Le Duong Cong Phuc" w:date="2011-12-21T15:51:00Z"/>
                <w:lang w:val="en-US"/>
              </w:rPr>
            </w:pPr>
            <w:del w:id="217" w:author="Le Duong Cong Phuc" w:date="2011-12-21T15:51:00Z">
              <w:r w:rsidDel="00DB338B">
                <w:rPr>
                  <w:lang w:val="en-US"/>
                </w:rPr>
                <w:delText>Lập trình viên phát triển hệ thống tìm việc (ứng dụng JobZoom Framework)</w:delText>
              </w:r>
            </w:del>
          </w:p>
        </w:tc>
      </w:tr>
    </w:tbl>
    <w:p w:rsidR="007F1CA2" w:rsidRDefault="007F1CA2" w:rsidP="009032D0">
      <w:pPr>
        <w:rPr>
          <w:ins w:id="218" w:author="Le Duong Cong Phuc" w:date="2011-12-21T15:52:00Z"/>
          <w:lang w:val="en-US"/>
        </w:rPr>
      </w:pPr>
    </w:p>
    <w:tbl>
      <w:tblPr>
        <w:tblStyle w:val="TableGrid"/>
        <w:tblW w:w="0" w:type="auto"/>
        <w:tblLayout w:type="fixed"/>
        <w:tblLook w:val="04A0" w:firstRow="1" w:lastRow="0" w:firstColumn="1" w:lastColumn="0" w:noHBand="0" w:noVBand="1"/>
      </w:tblPr>
      <w:tblGrid>
        <w:gridCol w:w="838"/>
        <w:gridCol w:w="80"/>
        <w:gridCol w:w="2250"/>
        <w:gridCol w:w="1535"/>
        <w:gridCol w:w="535"/>
        <w:gridCol w:w="1732"/>
        <w:gridCol w:w="2273"/>
      </w:tblGrid>
      <w:tr w:rsidR="008F75C7" w:rsidTr="007568B0">
        <w:trPr>
          <w:ins w:id="219" w:author="Le Duong Cong Phuc" w:date="2011-12-21T15:52:00Z"/>
        </w:trPr>
        <w:tc>
          <w:tcPr>
            <w:tcW w:w="918" w:type="dxa"/>
            <w:gridSpan w:val="2"/>
          </w:tcPr>
          <w:p w:rsidR="008F75C7" w:rsidRDefault="008F75C7" w:rsidP="007568B0">
            <w:pPr>
              <w:spacing w:after="200"/>
              <w:jc w:val="left"/>
              <w:rPr>
                <w:ins w:id="220" w:author="Le Duong Cong Phuc" w:date="2011-12-21T15:52:00Z"/>
                <w:lang w:val="en-US"/>
              </w:rPr>
            </w:pPr>
            <w:ins w:id="221" w:author="Le Duong Cong Phuc" w:date="2011-12-21T15:52:00Z">
              <w:r>
                <w:rPr>
                  <w:lang w:val="en-US"/>
                </w:rPr>
                <w:t>ID</w:t>
              </w:r>
            </w:ins>
          </w:p>
        </w:tc>
        <w:tc>
          <w:tcPr>
            <w:tcW w:w="2250" w:type="dxa"/>
          </w:tcPr>
          <w:p w:rsidR="008F75C7" w:rsidRDefault="008F75C7" w:rsidP="007568B0">
            <w:pPr>
              <w:spacing w:after="200"/>
              <w:jc w:val="left"/>
              <w:rPr>
                <w:ins w:id="222" w:author="Le Duong Cong Phuc" w:date="2011-12-21T15:52:00Z"/>
                <w:lang w:val="en-US"/>
              </w:rPr>
            </w:pPr>
            <w:ins w:id="223" w:author="Le Duong Cong Phuc" w:date="2011-12-21T15:52:00Z">
              <w:r>
                <w:rPr>
                  <w:lang w:val="en-US"/>
                </w:rPr>
                <w:t>Tên Use Case</w:t>
              </w:r>
            </w:ins>
          </w:p>
        </w:tc>
        <w:tc>
          <w:tcPr>
            <w:tcW w:w="2070" w:type="dxa"/>
            <w:gridSpan w:val="2"/>
          </w:tcPr>
          <w:p w:rsidR="008F75C7" w:rsidRDefault="008F75C7" w:rsidP="007568B0">
            <w:pPr>
              <w:spacing w:after="200"/>
              <w:jc w:val="left"/>
              <w:rPr>
                <w:ins w:id="224" w:author="Le Duong Cong Phuc" w:date="2011-12-21T15:52:00Z"/>
                <w:lang w:val="en-US"/>
              </w:rPr>
            </w:pPr>
            <w:ins w:id="225" w:author="Le Duong Cong Phuc" w:date="2011-12-21T15:52:00Z">
              <w:r>
                <w:rPr>
                  <w:lang w:val="en-US"/>
                </w:rPr>
                <w:t>Actor</w:t>
              </w:r>
            </w:ins>
          </w:p>
        </w:tc>
        <w:tc>
          <w:tcPr>
            <w:tcW w:w="4005" w:type="dxa"/>
            <w:gridSpan w:val="2"/>
          </w:tcPr>
          <w:p w:rsidR="008F75C7" w:rsidRDefault="008F75C7" w:rsidP="007568B0">
            <w:pPr>
              <w:spacing w:after="200"/>
              <w:jc w:val="left"/>
              <w:rPr>
                <w:ins w:id="226" w:author="Le Duong Cong Phuc" w:date="2011-12-21T15:52:00Z"/>
                <w:lang w:val="en-US"/>
              </w:rPr>
            </w:pPr>
            <w:ins w:id="227" w:author="Le Duong Cong Phuc" w:date="2011-12-21T15:52:00Z">
              <w:r>
                <w:rPr>
                  <w:lang w:val="en-US"/>
                </w:rPr>
                <w:t>Mô tả</w:t>
              </w:r>
            </w:ins>
          </w:p>
        </w:tc>
      </w:tr>
      <w:tr w:rsidR="008F75C7" w:rsidTr="007568B0">
        <w:trPr>
          <w:ins w:id="228" w:author="Le Duong Cong Phuc" w:date="2011-12-21T15:52:00Z"/>
        </w:trPr>
        <w:tc>
          <w:tcPr>
            <w:tcW w:w="918" w:type="dxa"/>
            <w:gridSpan w:val="2"/>
          </w:tcPr>
          <w:p w:rsidR="008F75C7" w:rsidRDefault="008F75C7" w:rsidP="007568B0">
            <w:pPr>
              <w:spacing w:after="200"/>
              <w:jc w:val="left"/>
              <w:rPr>
                <w:ins w:id="229" w:author="Le Duong Cong Phuc" w:date="2011-12-21T15:52:00Z"/>
                <w:lang w:val="en-US"/>
              </w:rPr>
            </w:pPr>
            <w:ins w:id="230" w:author="Le Duong Cong Phuc" w:date="2011-12-21T15:52:00Z">
              <w:r>
                <w:rPr>
                  <w:lang w:val="en-US"/>
                </w:rPr>
                <w:t>UC01</w:t>
              </w:r>
            </w:ins>
          </w:p>
        </w:tc>
        <w:tc>
          <w:tcPr>
            <w:tcW w:w="2250" w:type="dxa"/>
          </w:tcPr>
          <w:p w:rsidR="008F75C7" w:rsidRDefault="008F75C7" w:rsidP="007568B0">
            <w:pPr>
              <w:spacing w:after="200"/>
              <w:jc w:val="left"/>
              <w:rPr>
                <w:ins w:id="231" w:author="Le Duong Cong Phuc" w:date="2011-12-21T15:52:00Z"/>
                <w:lang w:val="en-US"/>
              </w:rPr>
            </w:pPr>
            <w:ins w:id="232" w:author="Le Duong Cong Phuc" w:date="2011-12-21T15:52:00Z">
              <w:r>
                <w:rPr>
                  <w:lang w:val="en-US"/>
                </w:rPr>
                <w:t>Manage Flexible Attribute</w:t>
              </w:r>
            </w:ins>
          </w:p>
        </w:tc>
        <w:tc>
          <w:tcPr>
            <w:tcW w:w="2070" w:type="dxa"/>
            <w:gridSpan w:val="2"/>
          </w:tcPr>
          <w:p w:rsidR="008F75C7" w:rsidRDefault="008F75C7" w:rsidP="007568B0">
            <w:pPr>
              <w:spacing w:after="200"/>
              <w:jc w:val="left"/>
              <w:rPr>
                <w:ins w:id="233" w:author="Le Duong Cong Phuc" w:date="2011-12-21T15:52:00Z"/>
                <w:lang w:val="en-US"/>
              </w:rPr>
            </w:pPr>
            <w:ins w:id="234" w:author="Le Duong Cong Phuc" w:date="2011-12-21T15:52:00Z">
              <w:r>
                <w:rPr>
                  <w:lang w:val="en-US"/>
                </w:rPr>
                <w:t>Developer</w:t>
              </w:r>
            </w:ins>
          </w:p>
        </w:tc>
        <w:tc>
          <w:tcPr>
            <w:tcW w:w="4005" w:type="dxa"/>
            <w:gridSpan w:val="2"/>
          </w:tcPr>
          <w:p w:rsidR="008F75C7" w:rsidRPr="00486852" w:rsidRDefault="008F75C7" w:rsidP="00370F3C">
            <w:pPr>
              <w:pStyle w:val="ListParagraph"/>
              <w:numPr>
                <w:ilvl w:val="0"/>
                <w:numId w:val="46"/>
              </w:numPr>
              <w:spacing w:after="200"/>
              <w:jc w:val="left"/>
              <w:rPr>
                <w:ins w:id="235" w:author="Le Duong Cong Phuc" w:date="2011-12-21T15:52:00Z"/>
                <w:lang w:val="en-US"/>
              </w:rPr>
              <w:pPrChange w:id="236" w:author="Le Duong Cong Phuc" w:date="2011-12-21T15:52:00Z">
                <w:pPr>
                  <w:pStyle w:val="ListParagraph"/>
                  <w:numPr>
                    <w:numId w:val="56"/>
                  </w:numPr>
                  <w:tabs>
                    <w:tab w:val="num" w:pos="360"/>
                  </w:tabs>
                  <w:spacing w:after="200"/>
                  <w:jc w:val="left"/>
                </w:pPr>
              </w:pPrChange>
            </w:pPr>
            <w:ins w:id="237" w:author="Le Duong Cong Phuc" w:date="2011-12-21T15:52:00Z">
              <w:r w:rsidRPr="00486852">
                <w:rPr>
                  <w:lang w:val="en-US"/>
                </w:rPr>
                <w:t>Framework cung c</w:t>
              </w:r>
              <w:r w:rsidRPr="00C5497F">
                <w:rPr>
                  <w:lang w:val="en-US"/>
                </w:rPr>
                <w:t xml:space="preserve">ấp </w:t>
              </w:r>
              <w:r w:rsidRPr="00486852">
                <w:rPr>
                  <w:lang w:val="en-US"/>
                </w:rPr>
                <w:t xml:space="preserve">khả năng quản lý tổ chức và lưu trữ thông tin linh hoạt (bài </w:t>
              </w:r>
              <w:r w:rsidRPr="00486852">
                <w:rPr>
                  <w:lang w:val="en-US"/>
                </w:rPr>
                <w:lastRenderedPageBreak/>
                <w:t>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ins>
          </w:p>
          <w:p w:rsidR="008F75C7" w:rsidRPr="00486852" w:rsidRDefault="008F75C7" w:rsidP="00370F3C">
            <w:pPr>
              <w:pStyle w:val="ListParagraph"/>
              <w:numPr>
                <w:ilvl w:val="0"/>
                <w:numId w:val="45"/>
              </w:numPr>
              <w:spacing w:after="200"/>
              <w:jc w:val="left"/>
              <w:rPr>
                <w:ins w:id="238" w:author="Le Duong Cong Phuc" w:date="2011-12-21T15:52:00Z"/>
                <w:lang w:val="en-US"/>
              </w:rPr>
              <w:pPrChange w:id="239" w:author="Le Duong Cong Phuc" w:date="2011-12-21T15:52:00Z">
                <w:pPr>
                  <w:pStyle w:val="ListParagraph"/>
                  <w:numPr>
                    <w:numId w:val="55"/>
                  </w:numPr>
                  <w:tabs>
                    <w:tab w:val="num" w:pos="360"/>
                  </w:tabs>
                  <w:spacing w:after="200"/>
                  <w:jc w:val="left"/>
                </w:pPr>
              </w:pPrChange>
            </w:pPr>
            <w:ins w:id="240" w:author="Le Duong Cong Phuc" w:date="2011-12-21T15:52:00Z">
              <w:r w:rsidRPr="00486852">
                <w:rPr>
                  <w:lang w:val="en-US"/>
                </w:rPr>
                <w:t>Pre-condition: thông tin ng</w:t>
              </w:r>
              <w:r w:rsidRPr="00EE101D">
                <w:rPr>
                  <w:lang w:val="en-US"/>
                </w:rPr>
                <w:t>ư</w:t>
              </w:r>
              <w:r w:rsidRPr="00C5497F">
                <w:rPr>
                  <w:lang w:val="en-US"/>
                </w:rPr>
                <w:t>ời đượ</w:t>
              </w:r>
              <w:r w:rsidRPr="00486852">
                <w:rPr>
                  <w:lang w:val="en-US"/>
                </w:rPr>
                <w:t>c mapping chuyển đổi sang dạng tag, tiền xử lý các tag, xử lý và lưu trữ dưới dạng cây phân cấp.</w:t>
              </w:r>
            </w:ins>
          </w:p>
          <w:p w:rsidR="008F75C7" w:rsidRPr="00486852" w:rsidRDefault="008F75C7" w:rsidP="00370F3C">
            <w:pPr>
              <w:pStyle w:val="ListParagraph"/>
              <w:numPr>
                <w:ilvl w:val="0"/>
                <w:numId w:val="44"/>
              </w:numPr>
              <w:spacing w:after="200"/>
              <w:jc w:val="left"/>
              <w:rPr>
                <w:ins w:id="241" w:author="Le Duong Cong Phuc" w:date="2011-12-21T15:52:00Z"/>
                <w:lang w:val="en-US"/>
              </w:rPr>
              <w:pPrChange w:id="242" w:author="Le Duong Cong Phuc" w:date="2011-12-21T15:52:00Z">
                <w:pPr>
                  <w:pStyle w:val="ListParagraph"/>
                  <w:numPr>
                    <w:numId w:val="54"/>
                  </w:numPr>
                  <w:tabs>
                    <w:tab w:val="num" w:pos="360"/>
                  </w:tabs>
                  <w:spacing w:after="200"/>
                  <w:jc w:val="left"/>
                </w:pPr>
              </w:pPrChange>
            </w:pPr>
            <w:ins w:id="243" w:author="Le Duong Cong Phuc" w:date="2011-12-21T15:52:00Z">
              <w:r w:rsidRPr="00486852">
                <w:rPr>
                  <w:lang w:val="en-US"/>
                </w:rPr>
                <w:t>Post-condition: thông tin có cấ</w:t>
              </w:r>
              <w:r w:rsidRPr="00C5497F">
                <w:rPr>
                  <w:lang w:val="en-US"/>
                </w:rPr>
                <w:t>u trúc (schema của các business entity</w:t>
              </w:r>
              <w:r w:rsidRPr="00486852">
                <w:rPr>
                  <w:lang w:val="en-US"/>
                </w:rPr>
                <w:t xml:space="preserve"> riêng theo chiến lược xây dựng website) được chuyển đổi (mapping), tổ chức và lưu trữ sang dạng tag.</w:t>
              </w:r>
            </w:ins>
          </w:p>
        </w:tc>
      </w:tr>
      <w:tr w:rsidR="008F75C7" w:rsidTr="007568B0">
        <w:trPr>
          <w:ins w:id="244" w:author="Le Duong Cong Phuc" w:date="2011-12-21T15:52:00Z"/>
        </w:trPr>
        <w:tc>
          <w:tcPr>
            <w:tcW w:w="918" w:type="dxa"/>
            <w:gridSpan w:val="2"/>
          </w:tcPr>
          <w:p w:rsidR="008F75C7" w:rsidRDefault="008F75C7" w:rsidP="007568B0">
            <w:pPr>
              <w:spacing w:after="200"/>
              <w:jc w:val="left"/>
              <w:rPr>
                <w:ins w:id="245" w:author="Le Duong Cong Phuc" w:date="2011-12-21T15:52:00Z"/>
                <w:lang w:val="en-US"/>
              </w:rPr>
            </w:pPr>
            <w:ins w:id="246" w:author="Le Duong Cong Phuc" w:date="2011-12-21T15:52:00Z">
              <w:r>
                <w:rPr>
                  <w:lang w:val="en-US"/>
                </w:rPr>
                <w:lastRenderedPageBreak/>
                <w:t>UC02</w:t>
              </w:r>
            </w:ins>
          </w:p>
        </w:tc>
        <w:tc>
          <w:tcPr>
            <w:tcW w:w="2250" w:type="dxa"/>
          </w:tcPr>
          <w:p w:rsidR="008F75C7" w:rsidRDefault="008F75C7" w:rsidP="007568B0">
            <w:pPr>
              <w:spacing w:after="200"/>
              <w:jc w:val="left"/>
              <w:rPr>
                <w:ins w:id="247" w:author="Le Duong Cong Phuc" w:date="2011-12-21T15:52:00Z"/>
                <w:lang w:val="en-US"/>
              </w:rPr>
            </w:pPr>
            <w:ins w:id="248" w:author="Le Duong Cong Phuc" w:date="2011-12-21T15:52:00Z">
              <w:r>
                <w:rPr>
                  <w:lang w:val="en-US"/>
                </w:rPr>
                <w:t>Manage Taxonomy Engine</w:t>
              </w:r>
            </w:ins>
          </w:p>
        </w:tc>
        <w:tc>
          <w:tcPr>
            <w:tcW w:w="2070" w:type="dxa"/>
            <w:gridSpan w:val="2"/>
          </w:tcPr>
          <w:p w:rsidR="008F75C7" w:rsidRDefault="008F75C7" w:rsidP="00370F3C">
            <w:pPr>
              <w:pStyle w:val="ListParagraph"/>
              <w:numPr>
                <w:ilvl w:val="0"/>
                <w:numId w:val="40"/>
              </w:numPr>
              <w:spacing w:after="200"/>
              <w:jc w:val="left"/>
              <w:rPr>
                <w:ins w:id="249" w:author="Le Duong Cong Phuc" w:date="2011-12-21T15:52:00Z"/>
                <w:lang w:val="en-US"/>
              </w:rPr>
              <w:pPrChange w:id="250" w:author="Le Duong Cong Phuc" w:date="2011-12-21T15:52:00Z">
                <w:pPr>
                  <w:pStyle w:val="ListParagraph"/>
                  <w:numPr>
                    <w:numId w:val="50"/>
                  </w:numPr>
                  <w:tabs>
                    <w:tab w:val="num" w:pos="360"/>
                  </w:tabs>
                  <w:spacing w:after="200"/>
                  <w:jc w:val="left"/>
                </w:pPr>
              </w:pPrChange>
            </w:pPr>
            <w:ins w:id="251" w:author="Le Duong Cong Phuc" w:date="2011-12-21T15:52:00Z">
              <w:r>
                <w:rPr>
                  <w:lang w:val="en-US"/>
                </w:rPr>
                <w:t>Website owner</w:t>
              </w:r>
            </w:ins>
          </w:p>
          <w:p w:rsidR="008F75C7" w:rsidRPr="00565E33" w:rsidRDefault="008F75C7" w:rsidP="00370F3C">
            <w:pPr>
              <w:pStyle w:val="ListParagraph"/>
              <w:numPr>
                <w:ilvl w:val="0"/>
                <w:numId w:val="40"/>
              </w:numPr>
              <w:spacing w:after="200"/>
              <w:jc w:val="left"/>
              <w:rPr>
                <w:ins w:id="252" w:author="Le Duong Cong Phuc" w:date="2011-12-21T15:52:00Z"/>
                <w:lang w:val="en-US"/>
              </w:rPr>
              <w:pPrChange w:id="253" w:author="Le Duong Cong Phuc" w:date="2011-12-21T15:52:00Z">
                <w:pPr>
                  <w:pStyle w:val="ListParagraph"/>
                  <w:numPr>
                    <w:numId w:val="50"/>
                  </w:numPr>
                  <w:tabs>
                    <w:tab w:val="num" w:pos="360"/>
                  </w:tabs>
                  <w:spacing w:after="200"/>
                  <w:jc w:val="left"/>
                </w:pPr>
              </w:pPrChange>
            </w:pPr>
            <w:ins w:id="254" w:author="Le Duong Cong Phuc" w:date="2011-12-21T15:52:00Z">
              <w:r>
                <w:rPr>
                  <w:lang w:val="en-US"/>
                </w:rPr>
                <w:t>Developer</w:t>
              </w:r>
            </w:ins>
          </w:p>
        </w:tc>
        <w:tc>
          <w:tcPr>
            <w:tcW w:w="4005" w:type="dxa"/>
            <w:gridSpan w:val="2"/>
          </w:tcPr>
          <w:p w:rsidR="008F75C7" w:rsidRDefault="008F75C7" w:rsidP="00370F3C">
            <w:pPr>
              <w:pStyle w:val="ListParagraph"/>
              <w:numPr>
                <w:ilvl w:val="0"/>
                <w:numId w:val="40"/>
              </w:numPr>
              <w:spacing w:after="200"/>
              <w:jc w:val="left"/>
              <w:rPr>
                <w:ins w:id="255" w:author="Le Duong Cong Phuc" w:date="2011-12-21T15:52:00Z"/>
                <w:lang w:val="en-US"/>
              </w:rPr>
              <w:pPrChange w:id="256" w:author="Le Duong Cong Phuc" w:date="2011-12-21T15:52:00Z">
                <w:pPr>
                  <w:pStyle w:val="ListParagraph"/>
                  <w:numPr>
                    <w:numId w:val="50"/>
                  </w:numPr>
                  <w:tabs>
                    <w:tab w:val="num" w:pos="360"/>
                  </w:tabs>
                  <w:spacing w:after="200"/>
                  <w:jc w:val="left"/>
                </w:pPr>
              </w:pPrChange>
            </w:pPr>
            <w:ins w:id="257" w:author="Le Duong Cong Phuc" w:date="2011-12-21T15:52:00Z">
              <w:r>
                <w:rPr>
                  <w:lang w:val="en-US"/>
                </w:rPr>
                <w:t xml:space="preserve">Website owner: tùy theo chiến lược của mỗi website tìm kiếm việc mà đưa ra chiến lược đưa ra các thông tin phân hoạch (các thông tin </w:t>
              </w:r>
              <w:r>
                <w:rPr>
                  <w:lang w:val="en-US"/>
                </w:rPr>
                <w:lastRenderedPageBreak/>
                <w:t>giúp dựa vào đó mô tả thông tin của người tìm kiếm việc và yêu cầu công việc) trở thành các tiêu chí so khớp thông tin.</w:t>
              </w:r>
            </w:ins>
          </w:p>
          <w:p w:rsidR="008F75C7" w:rsidRDefault="008F75C7" w:rsidP="00370F3C">
            <w:pPr>
              <w:pStyle w:val="ListParagraph"/>
              <w:numPr>
                <w:ilvl w:val="0"/>
                <w:numId w:val="40"/>
              </w:numPr>
              <w:spacing w:after="200"/>
              <w:jc w:val="left"/>
              <w:rPr>
                <w:ins w:id="258" w:author="Le Duong Cong Phuc" w:date="2011-12-21T15:52:00Z"/>
                <w:lang w:val="en-US"/>
              </w:rPr>
              <w:pPrChange w:id="259" w:author="Le Duong Cong Phuc" w:date="2011-12-21T15:52:00Z">
                <w:pPr>
                  <w:pStyle w:val="ListParagraph"/>
                  <w:numPr>
                    <w:numId w:val="50"/>
                  </w:numPr>
                  <w:tabs>
                    <w:tab w:val="num" w:pos="360"/>
                  </w:tabs>
                  <w:spacing w:after="200"/>
                  <w:jc w:val="left"/>
                </w:pPr>
              </w:pPrChange>
            </w:pPr>
            <w:ins w:id="260" w:author="Le Duong Cong Phuc" w:date="2011-12-21T15:52:00Z">
              <w:r>
                <w:rPr>
                  <w:lang w:val="en-US"/>
                </w:rPr>
                <w:t>Developer: implement cây phân cấp tùy biến theo chiến lược website mình.</w:t>
              </w:r>
            </w:ins>
          </w:p>
          <w:p w:rsidR="008F75C7" w:rsidRPr="00486852" w:rsidRDefault="008F75C7" w:rsidP="00370F3C">
            <w:pPr>
              <w:pStyle w:val="ListParagraph"/>
              <w:numPr>
                <w:ilvl w:val="0"/>
                <w:numId w:val="40"/>
              </w:numPr>
              <w:spacing w:after="200"/>
              <w:jc w:val="left"/>
              <w:rPr>
                <w:ins w:id="261" w:author="Le Duong Cong Phuc" w:date="2011-12-21T15:52:00Z"/>
                <w:lang w:val="en-US"/>
              </w:rPr>
              <w:pPrChange w:id="262" w:author="Le Duong Cong Phuc" w:date="2011-12-21T15:52:00Z">
                <w:pPr>
                  <w:pStyle w:val="ListParagraph"/>
                  <w:numPr>
                    <w:numId w:val="50"/>
                  </w:numPr>
                  <w:tabs>
                    <w:tab w:val="num" w:pos="360"/>
                  </w:tabs>
                  <w:spacing w:after="200"/>
                  <w:jc w:val="left"/>
                </w:pPr>
              </w:pPrChange>
            </w:pPr>
            <w:ins w:id="263" w:author="Le Duong Cong Phuc" w:date="2011-12-21T15:52:00Z">
              <w:r w:rsidRPr="00486852">
                <w:rPr>
                  <w:lang w:val="en-US"/>
                </w:rPr>
                <w:t>Pre-condition: phải có thông tin các thu</w:t>
              </w:r>
              <w:r w:rsidRPr="00C5497F">
                <w:rPr>
                  <w:lang w:val="en-US"/>
                </w:rPr>
                <w:t>ộc tính phân hoạ</w:t>
              </w:r>
              <w:r w:rsidRPr="00486852">
                <w:rPr>
                  <w:lang w:val="en-US"/>
                </w:rPr>
                <w:t>ch  tùy theo chiến lược cũa mỗi website tìm kiếm việc.</w:t>
              </w:r>
            </w:ins>
          </w:p>
          <w:p w:rsidR="008F75C7" w:rsidRPr="00486852" w:rsidRDefault="008F75C7" w:rsidP="00370F3C">
            <w:pPr>
              <w:pStyle w:val="ListParagraph"/>
              <w:numPr>
                <w:ilvl w:val="0"/>
                <w:numId w:val="40"/>
              </w:numPr>
              <w:spacing w:after="200"/>
              <w:jc w:val="left"/>
              <w:rPr>
                <w:ins w:id="264" w:author="Le Duong Cong Phuc" w:date="2011-12-21T15:52:00Z"/>
                <w:lang w:val="en-US"/>
              </w:rPr>
              <w:pPrChange w:id="265" w:author="Le Duong Cong Phuc" w:date="2011-12-21T15:52:00Z">
                <w:pPr>
                  <w:pStyle w:val="ListParagraph"/>
                  <w:numPr>
                    <w:numId w:val="50"/>
                  </w:numPr>
                  <w:tabs>
                    <w:tab w:val="num" w:pos="360"/>
                  </w:tabs>
                  <w:spacing w:after="200"/>
                  <w:jc w:val="left"/>
                </w:pPr>
              </w:pPrChange>
            </w:pPr>
            <w:ins w:id="266" w:author="Le Duong Cong Phuc" w:date="2011-12-21T15:52:00Z">
              <w:r w:rsidRPr="00486852">
                <w:rPr>
                  <w:lang w:val="en-US"/>
                </w:rPr>
                <w:t>Post-condition: tổ chức và lưu trữ thông tin phân cấp dựa theo các thông tin phân hoạch.</w:t>
              </w:r>
            </w:ins>
          </w:p>
        </w:tc>
      </w:tr>
      <w:tr w:rsidR="008F75C7" w:rsidTr="007568B0">
        <w:trPr>
          <w:ins w:id="267" w:author="Le Duong Cong Phuc" w:date="2011-12-21T15:52:00Z"/>
        </w:trPr>
        <w:tc>
          <w:tcPr>
            <w:tcW w:w="918" w:type="dxa"/>
            <w:gridSpan w:val="2"/>
          </w:tcPr>
          <w:p w:rsidR="008F75C7" w:rsidRDefault="008F75C7" w:rsidP="007568B0">
            <w:pPr>
              <w:spacing w:after="200"/>
              <w:jc w:val="left"/>
              <w:rPr>
                <w:ins w:id="268" w:author="Le Duong Cong Phuc" w:date="2011-12-21T15:52:00Z"/>
                <w:lang w:val="en-US"/>
              </w:rPr>
            </w:pPr>
            <w:ins w:id="269" w:author="Le Duong Cong Phuc" w:date="2011-12-21T15:52:00Z">
              <w:r>
                <w:rPr>
                  <w:lang w:val="en-US"/>
                </w:rPr>
                <w:lastRenderedPageBreak/>
                <w:t>UC02</w:t>
              </w:r>
            </w:ins>
          </w:p>
        </w:tc>
        <w:tc>
          <w:tcPr>
            <w:tcW w:w="2250" w:type="dxa"/>
          </w:tcPr>
          <w:p w:rsidR="008F75C7" w:rsidRDefault="008F75C7" w:rsidP="007568B0">
            <w:pPr>
              <w:spacing w:after="200"/>
              <w:jc w:val="left"/>
              <w:rPr>
                <w:ins w:id="270" w:author="Le Duong Cong Phuc" w:date="2011-12-21T15:52:00Z"/>
                <w:lang w:val="en-US"/>
              </w:rPr>
            </w:pPr>
            <w:ins w:id="271" w:author="Le Duong Cong Phuc" w:date="2011-12-21T15:52:00Z">
              <w:r>
                <w:rPr>
                  <w:lang w:val="en-US"/>
                </w:rPr>
                <w:t>Manage Data Mining Engine</w:t>
              </w:r>
            </w:ins>
          </w:p>
        </w:tc>
        <w:tc>
          <w:tcPr>
            <w:tcW w:w="2070" w:type="dxa"/>
            <w:gridSpan w:val="2"/>
          </w:tcPr>
          <w:p w:rsidR="008F75C7" w:rsidRPr="005626E5" w:rsidRDefault="008F75C7" w:rsidP="00370F3C">
            <w:pPr>
              <w:pStyle w:val="ListParagraph"/>
              <w:numPr>
                <w:ilvl w:val="0"/>
                <w:numId w:val="41"/>
              </w:numPr>
              <w:spacing w:after="200"/>
              <w:jc w:val="left"/>
              <w:rPr>
                <w:ins w:id="272" w:author="Le Duong Cong Phuc" w:date="2011-12-21T15:52:00Z"/>
                <w:lang w:val="en-US"/>
              </w:rPr>
              <w:pPrChange w:id="273" w:author="Le Duong Cong Phuc" w:date="2011-12-21T15:52:00Z">
                <w:pPr>
                  <w:pStyle w:val="ListParagraph"/>
                  <w:numPr>
                    <w:numId w:val="51"/>
                  </w:numPr>
                  <w:tabs>
                    <w:tab w:val="num" w:pos="360"/>
                  </w:tabs>
                  <w:spacing w:after="200"/>
                  <w:jc w:val="left"/>
                </w:pPr>
              </w:pPrChange>
            </w:pPr>
            <w:ins w:id="274" w:author="Le Duong Cong Phuc" w:date="2011-12-21T15:52:00Z">
              <w:r>
                <w:rPr>
                  <w:lang w:val="en-US"/>
                </w:rPr>
                <w:t>Developer</w:t>
              </w:r>
            </w:ins>
          </w:p>
        </w:tc>
        <w:tc>
          <w:tcPr>
            <w:tcW w:w="4005" w:type="dxa"/>
            <w:gridSpan w:val="2"/>
          </w:tcPr>
          <w:p w:rsidR="008F75C7" w:rsidRDefault="008F75C7" w:rsidP="00370F3C">
            <w:pPr>
              <w:pStyle w:val="ListParagraph"/>
              <w:numPr>
                <w:ilvl w:val="0"/>
                <w:numId w:val="41"/>
              </w:numPr>
              <w:spacing w:after="200"/>
              <w:jc w:val="left"/>
              <w:rPr>
                <w:ins w:id="275" w:author="Le Duong Cong Phuc" w:date="2011-12-21T15:52:00Z"/>
                <w:lang w:val="en-US"/>
              </w:rPr>
              <w:pPrChange w:id="276" w:author="Le Duong Cong Phuc" w:date="2011-12-21T15:52:00Z">
                <w:pPr>
                  <w:pStyle w:val="ListParagraph"/>
                  <w:numPr>
                    <w:numId w:val="51"/>
                  </w:numPr>
                  <w:tabs>
                    <w:tab w:val="num" w:pos="360"/>
                  </w:tabs>
                  <w:spacing w:after="200"/>
                  <w:jc w:val="left"/>
                </w:pPr>
              </w:pPrChange>
            </w:pPr>
            <w:ins w:id="277" w:author="Le Duong Cong Phuc" w:date="2011-12-21T15:52:00Z">
              <w:r>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ins>
          </w:p>
          <w:p w:rsidR="008F75C7" w:rsidRPr="00486852" w:rsidRDefault="008F75C7" w:rsidP="00370F3C">
            <w:pPr>
              <w:pStyle w:val="ListParagraph"/>
              <w:numPr>
                <w:ilvl w:val="0"/>
                <w:numId w:val="41"/>
              </w:numPr>
              <w:spacing w:after="200"/>
              <w:jc w:val="left"/>
              <w:rPr>
                <w:ins w:id="278" w:author="Le Duong Cong Phuc" w:date="2011-12-21T15:52:00Z"/>
                <w:lang w:val="en-US"/>
              </w:rPr>
              <w:pPrChange w:id="279" w:author="Le Duong Cong Phuc" w:date="2011-12-21T15:52:00Z">
                <w:pPr>
                  <w:pStyle w:val="ListParagraph"/>
                  <w:numPr>
                    <w:numId w:val="51"/>
                  </w:numPr>
                  <w:tabs>
                    <w:tab w:val="num" w:pos="360"/>
                  </w:tabs>
                  <w:spacing w:after="200"/>
                  <w:jc w:val="left"/>
                </w:pPr>
              </w:pPrChange>
            </w:pPr>
            <w:ins w:id="280" w:author="Le Duong Cong Phuc" w:date="2011-12-21T15:52:00Z">
              <w:r w:rsidRPr="00486852">
                <w:rPr>
                  <w:lang w:val="en-US"/>
                </w:rPr>
                <w:t xml:space="preserve">Pre-condition: </w:t>
              </w:r>
              <w:r>
                <w:rPr>
                  <w:lang w:val="en-US"/>
                </w:rPr>
                <w:t xml:space="preserve">JobZoom </w:t>
              </w:r>
              <w:r>
                <w:rPr>
                  <w:lang w:val="en-US"/>
                </w:rPr>
                <w:lastRenderedPageBreak/>
                <w:t>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ins>
          </w:p>
          <w:p w:rsidR="008F75C7" w:rsidRPr="00486852" w:rsidRDefault="008F75C7" w:rsidP="00370F3C">
            <w:pPr>
              <w:pStyle w:val="ListParagraph"/>
              <w:numPr>
                <w:ilvl w:val="0"/>
                <w:numId w:val="41"/>
              </w:numPr>
              <w:spacing w:after="200"/>
              <w:jc w:val="left"/>
              <w:rPr>
                <w:ins w:id="281" w:author="Le Duong Cong Phuc" w:date="2011-12-21T15:52:00Z"/>
                <w:lang w:val="en-US"/>
              </w:rPr>
              <w:pPrChange w:id="282" w:author="Le Duong Cong Phuc" w:date="2011-12-21T15:52:00Z">
                <w:pPr>
                  <w:pStyle w:val="ListParagraph"/>
                  <w:numPr>
                    <w:numId w:val="51"/>
                  </w:numPr>
                  <w:tabs>
                    <w:tab w:val="num" w:pos="360"/>
                  </w:tabs>
                  <w:spacing w:after="200"/>
                  <w:jc w:val="left"/>
                </w:pPr>
              </w:pPrChange>
            </w:pPr>
            <w:ins w:id="283" w:author="Le Duong Cong Phuc" w:date="2011-12-21T15:52:00Z">
              <w:r w:rsidRPr="00486852">
                <w:rPr>
                  <w:lang w:val="en-US"/>
                </w:rPr>
                <w:t xml:space="preserve">Post-condition: </w:t>
              </w:r>
              <w:r>
                <w:rPr>
                  <w:lang w:val="en-US"/>
                </w:rPr>
                <w:t>khai thác dữ liệu từ Core database và xây dựng cây quyết định (decision tree).</w:t>
              </w:r>
            </w:ins>
          </w:p>
        </w:tc>
      </w:tr>
      <w:tr w:rsidR="008F75C7" w:rsidTr="007568B0">
        <w:trPr>
          <w:ins w:id="284" w:author="Le Duong Cong Phuc" w:date="2011-12-21T15:52:00Z"/>
        </w:trPr>
        <w:tc>
          <w:tcPr>
            <w:tcW w:w="918" w:type="dxa"/>
            <w:gridSpan w:val="2"/>
          </w:tcPr>
          <w:p w:rsidR="008F75C7" w:rsidRDefault="008F75C7" w:rsidP="007568B0">
            <w:pPr>
              <w:spacing w:after="200"/>
              <w:jc w:val="left"/>
              <w:rPr>
                <w:ins w:id="285" w:author="Le Duong Cong Phuc" w:date="2011-12-21T15:52:00Z"/>
                <w:lang w:val="en-US"/>
              </w:rPr>
            </w:pPr>
            <w:ins w:id="286" w:author="Le Duong Cong Phuc" w:date="2011-12-21T15:52:00Z">
              <w:r>
                <w:rPr>
                  <w:lang w:val="en-US"/>
                </w:rPr>
                <w:lastRenderedPageBreak/>
                <w:t>UC03</w:t>
              </w:r>
            </w:ins>
          </w:p>
        </w:tc>
        <w:tc>
          <w:tcPr>
            <w:tcW w:w="2250" w:type="dxa"/>
          </w:tcPr>
          <w:p w:rsidR="008F75C7" w:rsidRDefault="008F75C7" w:rsidP="007568B0">
            <w:pPr>
              <w:spacing w:after="200"/>
              <w:jc w:val="left"/>
              <w:rPr>
                <w:ins w:id="287" w:author="Le Duong Cong Phuc" w:date="2011-12-21T15:52:00Z"/>
                <w:lang w:val="en-US"/>
              </w:rPr>
            </w:pPr>
            <w:ins w:id="288" w:author="Le Duong Cong Phuc" w:date="2011-12-21T15:52:00Z">
              <w:r>
                <w:rPr>
                  <w:lang w:val="en-US"/>
                </w:rPr>
                <w:t>Manage framework library (API)</w:t>
              </w:r>
            </w:ins>
          </w:p>
        </w:tc>
        <w:tc>
          <w:tcPr>
            <w:tcW w:w="2070" w:type="dxa"/>
            <w:gridSpan w:val="2"/>
          </w:tcPr>
          <w:p w:rsidR="008F75C7" w:rsidRPr="004011E1" w:rsidRDefault="008F75C7" w:rsidP="00370F3C">
            <w:pPr>
              <w:pStyle w:val="ListParagraph"/>
              <w:numPr>
                <w:ilvl w:val="0"/>
                <w:numId w:val="42"/>
              </w:numPr>
              <w:spacing w:after="200"/>
              <w:jc w:val="left"/>
              <w:rPr>
                <w:ins w:id="289" w:author="Le Duong Cong Phuc" w:date="2011-12-21T15:52:00Z"/>
                <w:lang w:val="en-US"/>
              </w:rPr>
              <w:pPrChange w:id="290" w:author="Le Duong Cong Phuc" w:date="2011-12-21T15:52:00Z">
                <w:pPr>
                  <w:pStyle w:val="ListParagraph"/>
                  <w:numPr>
                    <w:numId w:val="52"/>
                  </w:numPr>
                  <w:tabs>
                    <w:tab w:val="num" w:pos="360"/>
                  </w:tabs>
                  <w:spacing w:after="200"/>
                  <w:jc w:val="left"/>
                </w:pPr>
              </w:pPrChange>
            </w:pPr>
            <w:ins w:id="291" w:author="Le Duong Cong Phuc" w:date="2011-12-21T15:52:00Z">
              <w:r>
                <w:rPr>
                  <w:lang w:val="en-US"/>
                </w:rPr>
                <w:t>Developer</w:t>
              </w:r>
            </w:ins>
          </w:p>
        </w:tc>
        <w:tc>
          <w:tcPr>
            <w:tcW w:w="4005" w:type="dxa"/>
            <w:gridSpan w:val="2"/>
          </w:tcPr>
          <w:p w:rsidR="008F75C7" w:rsidRDefault="008F75C7" w:rsidP="00370F3C">
            <w:pPr>
              <w:pStyle w:val="ListParagraph"/>
              <w:numPr>
                <w:ilvl w:val="0"/>
                <w:numId w:val="42"/>
              </w:numPr>
              <w:spacing w:after="200"/>
              <w:jc w:val="left"/>
              <w:rPr>
                <w:ins w:id="292" w:author="Le Duong Cong Phuc" w:date="2011-12-21T15:52:00Z"/>
                <w:lang w:val="en-US"/>
              </w:rPr>
              <w:pPrChange w:id="293" w:author="Le Duong Cong Phuc" w:date="2011-12-21T15:52:00Z">
                <w:pPr>
                  <w:pStyle w:val="ListParagraph"/>
                  <w:numPr>
                    <w:numId w:val="52"/>
                  </w:numPr>
                  <w:tabs>
                    <w:tab w:val="num" w:pos="360"/>
                  </w:tabs>
                  <w:spacing w:after="200"/>
                  <w:jc w:val="left"/>
                </w:pPr>
              </w:pPrChange>
            </w:pPr>
            <w:ins w:id="294" w:author="Le Duong Cong Phuc" w:date="2011-12-21T15:52:00Z">
              <w:r>
                <w:rPr>
                  <w:lang w:val="en-US"/>
                </w:rPr>
                <w:t>Developer: Use case mô tả framework cung cấp một thư viện lập trình cho các developer xây dựng website tìm kiếm việc làm giúp phục vụ giải quyết các bài toán trọng tâm của đề tài đã trình bày.</w:t>
              </w:r>
            </w:ins>
          </w:p>
          <w:p w:rsidR="008F75C7" w:rsidRDefault="008F75C7" w:rsidP="00370F3C">
            <w:pPr>
              <w:pStyle w:val="ListParagraph"/>
              <w:numPr>
                <w:ilvl w:val="0"/>
                <w:numId w:val="42"/>
              </w:numPr>
              <w:spacing w:after="200"/>
              <w:jc w:val="left"/>
              <w:rPr>
                <w:ins w:id="295" w:author="Le Duong Cong Phuc" w:date="2011-12-21T15:52:00Z"/>
                <w:lang w:val="en-US"/>
              </w:rPr>
              <w:pPrChange w:id="296" w:author="Le Duong Cong Phuc" w:date="2011-12-21T15:52:00Z">
                <w:pPr>
                  <w:pStyle w:val="ListParagraph"/>
                  <w:numPr>
                    <w:numId w:val="52"/>
                  </w:numPr>
                  <w:tabs>
                    <w:tab w:val="num" w:pos="360"/>
                  </w:tabs>
                  <w:spacing w:after="200"/>
                  <w:jc w:val="left"/>
                </w:pPr>
              </w:pPrChange>
            </w:pPr>
            <w:ins w:id="297" w:author="Le Duong Cong Phuc" w:date="2011-12-21T15:52:00Z">
              <w:r>
                <w:rPr>
                  <w:lang w:val="en-US"/>
                </w:rPr>
                <w:t>Pre-condition: bản mô tả chiến lược phát triển website, trong đó mô tả về các thuộc tính phân lớp thông tin của người dùng.</w:t>
              </w:r>
            </w:ins>
          </w:p>
          <w:p w:rsidR="008F75C7" w:rsidRPr="00606D42" w:rsidRDefault="008F75C7" w:rsidP="00370F3C">
            <w:pPr>
              <w:pStyle w:val="ListParagraph"/>
              <w:numPr>
                <w:ilvl w:val="0"/>
                <w:numId w:val="42"/>
              </w:numPr>
              <w:spacing w:after="200"/>
              <w:jc w:val="left"/>
              <w:rPr>
                <w:ins w:id="298" w:author="Le Duong Cong Phuc" w:date="2011-12-21T15:52:00Z"/>
                <w:lang w:val="en-US"/>
              </w:rPr>
              <w:pPrChange w:id="299" w:author="Le Duong Cong Phuc" w:date="2011-12-21T15:52:00Z">
                <w:pPr>
                  <w:pStyle w:val="ListParagraph"/>
                  <w:numPr>
                    <w:numId w:val="52"/>
                  </w:numPr>
                  <w:tabs>
                    <w:tab w:val="num" w:pos="360"/>
                  </w:tabs>
                  <w:spacing w:after="200"/>
                  <w:jc w:val="left"/>
                </w:pPr>
              </w:pPrChange>
            </w:pPr>
            <w:ins w:id="300" w:author="Le Duong Cong Phuc" w:date="2011-12-21T15:52:00Z">
              <w:r>
                <w:rPr>
                  <w:lang w:val="en-US"/>
                </w:rPr>
                <w:t xml:space="preserve">Post-condition: giao tiếp với các chức năng của </w:t>
              </w:r>
              <w:r>
                <w:rPr>
                  <w:lang w:val="en-US"/>
                </w:rPr>
                <w:lastRenderedPageBreak/>
                <w:t>framework thông qua thư viện lập trình.</w:t>
              </w:r>
            </w:ins>
          </w:p>
        </w:tc>
      </w:tr>
      <w:tr w:rsidR="008F75C7" w:rsidTr="007568B0">
        <w:trPr>
          <w:ins w:id="301" w:author="Le Duong Cong Phuc" w:date="2011-12-21T15:52:00Z"/>
        </w:trPr>
        <w:tc>
          <w:tcPr>
            <w:tcW w:w="918" w:type="dxa"/>
            <w:gridSpan w:val="2"/>
          </w:tcPr>
          <w:p w:rsidR="008F75C7" w:rsidRDefault="008F75C7" w:rsidP="007568B0">
            <w:pPr>
              <w:spacing w:after="200"/>
              <w:jc w:val="left"/>
              <w:rPr>
                <w:ins w:id="302" w:author="Le Duong Cong Phuc" w:date="2011-12-21T15:52:00Z"/>
                <w:lang w:val="en-US"/>
              </w:rPr>
            </w:pPr>
            <w:ins w:id="303" w:author="Le Duong Cong Phuc" w:date="2011-12-21T15:52:00Z">
              <w:r>
                <w:rPr>
                  <w:lang w:val="en-US"/>
                </w:rPr>
                <w:lastRenderedPageBreak/>
                <w:t>UC04</w:t>
              </w:r>
            </w:ins>
          </w:p>
        </w:tc>
        <w:tc>
          <w:tcPr>
            <w:tcW w:w="2250" w:type="dxa"/>
          </w:tcPr>
          <w:p w:rsidR="008F75C7" w:rsidRDefault="008F75C7" w:rsidP="007568B0">
            <w:pPr>
              <w:spacing w:after="200"/>
              <w:jc w:val="left"/>
              <w:rPr>
                <w:ins w:id="304" w:author="Le Duong Cong Phuc" w:date="2011-12-21T15:52:00Z"/>
                <w:lang w:val="en-US"/>
              </w:rPr>
            </w:pPr>
            <w:ins w:id="305" w:author="Le Duong Cong Phuc" w:date="2011-12-21T15:52:00Z">
              <w:r>
                <w:rPr>
                  <w:lang w:val="en-US"/>
                </w:rPr>
                <w:t>Support Search Engine</w:t>
              </w:r>
            </w:ins>
          </w:p>
        </w:tc>
        <w:tc>
          <w:tcPr>
            <w:tcW w:w="2070" w:type="dxa"/>
            <w:gridSpan w:val="2"/>
          </w:tcPr>
          <w:p w:rsidR="008F75C7" w:rsidRDefault="008F75C7" w:rsidP="00370F3C">
            <w:pPr>
              <w:pStyle w:val="ListParagraph"/>
              <w:numPr>
                <w:ilvl w:val="0"/>
                <w:numId w:val="42"/>
              </w:numPr>
              <w:spacing w:after="200"/>
              <w:jc w:val="left"/>
              <w:rPr>
                <w:ins w:id="306" w:author="Le Duong Cong Phuc" w:date="2011-12-21T15:52:00Z"/>
                <w:lang w:val="en-US"/>
              </w:rPr>
              <w:pPrChange w:id="307" w:author="Le Duong Cong Phuc" w:date="2011-12-21T15:52:00Z">
                <w:pPr>
                  <w:pStyle w:val="ListParagraph"/>
                  <w:numPr>
                    <w:numId w:val="52"/>
                  </w:numPr>
                  <w:tabs>
                    <w:tab w:val="num" w:pos="360"/>
                  </w:tabs>
                  <w:spacing w:after="200"/>
                  <w:jc w:val="left"/>
                </w:pPr>
              </w:pPrChange>
            </w:pPr>
            <w:ins w:id="308" w:author="Le Duong Cong Phuc" w:date="2011-12-21T15:52:00Z">
              <w:r w:rsidRPr="004011E1">
                <w:rPr>
                  <w:lang w:val="en-US"/>
                </w:rPr>
                <w:t>Emloyer</w:t>
              </w:r>
            </w:ins>
          </w:p>
          <w:p w:rsidR="008F75C7" w:rsidRPr="004011E1" w:rsidRDefault="008F75C7" w:rsidP="00370F3C">
            <w:pPr>
              <w:pStyle w:val="ListParagraph"/>
              <w:numPr>
                <w:ilvl w:val="0"/>
                <w:numId w:val="42"/>
              </w:numPr>
              <w:spacing w:after="200"/>
              <w:jc w:val="left"/>
              <w:rPr>
                <w:ins w:id="309" w:author="Le Duong Cong Phuc" w:date="2011-12-21T15:52:00Z"/>
                <w:lang w:val="en-US"/>
              </w:rPr>
              <w:pPrChange w:id="310" w:author="Le Duong Cong Phuc" w:date="2011-12-21T15:52:00Z">
                <w:pPr>
                  <w:pStyle w:val="ListParagraph"/>
                  <w:numPr>
                    <w:numId w:val="52"/>
                  </w:numPr>
                  <w:tabs>
                    <w:tab w:val="num" w:pos="360"/>
                  </w:tabs>
                  <w:spacing w:after="200"/>
                  <w:jc w:val="left"/>
                </w:pPr>
              </w:pPrChange>
            </w:pPr>
            <w:ins w:id="311" w:author="Le Duong Cong Phuc" w:date="2011-12-21T15:52:00Z">
              <w:r>
                <w:rPr>
                  <w:lang w:val="en-US"/>
                </w:rPr>
                <w:t>Job seeker</w:t>
              </w:r>
            </w:ins>
          </w:p>
        </w:tc>
        <w:tc>
          <w:tcPr>
            <w:tcW w:w="4005" w:type="dxa"/>
            <w:gridSpan w:val="2"/>
          </w:tcPr>
          <w:p w:rsidR="008F75C7" w:rsidRDefault="008F75C7" w:rsidP="00370F3C">
            <w:pPr>
              <w:pStyle w:val="ListParagraph"/>
              <w:numPr>
                <w:ilvl w:val="0"/>
                <w:numId w:val="42"/>
              </w:numPr>
              <w:spacing w:after="200"/>
              <w:jc w:val="left"/>
              <w:rPr>
                <w:ins w:id="312" w:author="Le Duong Cong Phuc" w:date="2011-12-21T15:52:00Z"/>
                <w:lang w:val="en-US"/>
              </w:rPr>
              <w:pPrChange w:id="313" w:author="Le Duong Cong Phuc" w:date="2011-12-21T15:52:00Z">
                <w:pPr>
                  <w:pStyle w:val="ListParagraph"/>
                  <w:numPr>
                    <w:numId w:val="52"/>
                  </w:numPr>
                  <w:tabs>
                    <w:tab w:val="num" w:pos="360"/>
                  </w:tabs>
                  <w:spacing w:after="200"/>
                  <w:jc w:val="left"/>
                </w:pPr>
              </w:pPrChange>
            </w:pPr>
            <w:ins w:id="314" w:author="Le Duong Cong Phuc" w:date="2011-12-21T15:52:00Z">
              <w:r>
                <w:rPr>
                  <w:lang w:val="en-US"/>
                </w:rPr>
                <w:t>Use case này giúp hỗ trợ cho sự so khớp thông tin giữa hồ sơ người tìm việc và thông tin công việc của nhà tuyển dụng.</w:t>
              </w:r>
            </w:ins>
          </w:p>
          <w:p w:rsidR="008F75C7" w:rsidRDefault="008F75C7" w:rsidP="00370F3C">
            <w:pPr>
              <w:pStyle w:val="ListParagraph"/>
              <w:numPr>
                <w:ilvl w:val="0"/>
                <w:numId w:val="42"/>
              </w:numPr>
              <w:spacing w:after="200"/>
              <w:jc w:val="left"/>
              <w:rPr>
                <w:ins w:id="315" w:author="Le Duong Cong Phuc" w:date="2011-12-21T15:52:00Z"/>
                <w:lang w:val="en-US"/>
              </w:rPr>
              <w:pPrChange w:id="316" w:author="Le Duong Cong Phuc" w:date="2011-12-21T15:52:00Z">
                <w:pPr>
                  <w:pStyle w:val="ListParagraph"/>
                  <w:numPr>
                    <w:numId w:val="52"/>
                  </w:numPr>
                  <w:tabs>
                    <w:tab w:val="num" w:pos="360"/>
                  </w:tabs>
                  <w:spacing w:after="200"/>
                  <w:jc w:val="left"/>
                </w:pPr>
              </w:pPrChange>
            </w:pPr>
            <w:ins w:id="317" w:author="Le Duong Cong Phuc" w:date="2011-12-21T15:52:00Z">
              <w:r>
                <w:rPr>
                  <w:lang w:val="en-US"/>
                </w:rPr>
                <w:t>Đối với nhà tuyển dụng: dễ dàng tìm ra các hồ sơ tìm năng (các ứng viên) phù hợp với yêu cầu thông tin của công việc.</w:t>
              </w:r>
            </w:ins>
          </w:p>
          <w:p w:rsidR="008F75C7" w:rsidRDefault="008F75C7" w:rsidP="00370F3C">
            <w:pPr>
              <w:pStyle w:val="ListParagraph"/>
              <w:numPr>
                <w:ilvl w:val="0"/>
                <w:numId w:val="42"/>
              </w:numPr>
              <w:spacing w:after="200"/>
              <w:jc w:val="left"/>
              <w:rPr>
                <w:ins w:id="318" w:author="Le Duong Cong Phuc" w:date="2011-12-21T15:52:00Z"/>
                <w:lang w:val="en-US"/>
              </w:rPr>
              <w:pPrChange w:id="319" w:author="Le Duong Cong Phuc" w:date="2011-12-21T15:52:00Z">
                <w:pPr>
                  <w:pStyle w:val="ListParagraph"/>
                  <w:numPr>
                    <w:numId w:val="52"/>
                  </w:numPr>
                  <w:tabs>
                    <w:tab w:val="num" w:pos="360"/>
                  </w:tabs>
                  <w:spacing w:after="200"/>
                  <w:jc w:val="left"/>
                </w:pPr>
              </w:pPrChange>
            </w:pPr>
            <w:ins w:id="320" w:author="Le Duong Cong Phuc" w:date="2011-12-21T15:52:00Z">
              <w:r>
                <w:rPr>
                  <w:lang w:val="en-US"/>
                </w:rPr>
                <w:t>Đối với người tìm việc: dễ dàng tìm ra các công việc phù hợp với mình.</w:t>
              </w:r>
            </w:ins>
          </w:p>
          <w:p w:rsidR="008F75C7" w:rsidRDefault="008F75C7" w:rsidP="00370F3C">
            <w:pPr>
              <w:pStyle w:val="ListParagraph"/>
              <w:numPr>
                <w:ilvl w:val="0"/>
                <w:numId w:val="42"/>
              </w:numPr>
              <w:spacing w:after="200"/>
              <w:jc w:val="left"/>
              <w:rPr>
                <w:ins w:id="321" w:author="Le Duong Cong Phuc" w:date="2011-12-21T15:52:00Z"/>
                <w:lang w:val="en-US"/>
              </w:rPr>
              <w:pPrChange w:id="322" w:author="Le Duong Cong Phuc" w:date="2011-12-21T15:52:00Z">
                <w:pPr>
                  <w:pStyle w:val="ListParagraph"/>
                  <w:numPr>
                    <w:numId w:val="52"/>
                  </w:numPr>
                  <w:tabs>
                    <w:tab w:val="num" w:pos="360"/>
                  </w:tabs>
                  <w:spacing w:after="200"/>
                  <w:jc w:val="left"/>
                </w:pPr>
              </w:pPrChange>
            </w:pPr>
            <w:ins w:id="323" w:author="Le Duong Cong Phuc" w:date="2011-12-21T15:52:00Z">
              <w:r>
                <w:rPr>
                  <w:lang w:val="en-US"/>
                </w:rPr>
                <w:t>Pre-condition:</w:t>
              </w:r>
            </w:ins>
          </w:p>
          <w:p w:rsidR="008F75C7" w:rsidRPr="00C5497F" w:rsidRDefault="008F75C7" w:rsidP="00370F3C">
            <w:pPr>
              <w:pStyle w:val="ListParagraph"/>
              <w:numPr>
                <w:ilvl w:val="0"/>
                <w:numId w:val="42"/>
              </w:numPr>
              <w:spacing w:after="200"/>
              <w:jc w:val="left"/>
              <w:rPr>
                <w:ins w:id="324" w:author="Le Duong Cong Phuc" w:date="2011-12-21T15:52:00Z"/>
                <w:lang w:val="en-US"/>
              </w:rPr>
              <w:pPrChange w:id="325" w:author="Le Duong Cong Phuc" w:date="2011-12-21T15:52:00Z">
                <w:pPr>
                  <w:pStyle w:val="ListParagraph"/>
                  <w:numPr>
                    <w:numId w:val="52"/>
                  </w:numPr>
                  <w:tabs>
                    <w:tab w:val="num" w:pos="360"/>
                  </w:tabs>
                  <w:spacing w:after="200"/>
                  <w:jc w:val="left"/>
                </w:pPr>
              </w:pPrChange>
            </w:pPr>
            <w:ins w:id="326" w:author="Le Duong Cong Phuc" w:date="2011-12-21T15:52:00Z">
              <w:r>
                <w:rPr>
                  <w:lang w:val="en-US"/>
                </w:rPr>
                <w:t>Post-condition:</w:t>
              </w:r>
            </w:ins>
          </w:p>
        </w:tc>
      </w:tr>
      <w:tr w:rsidR="008F75C7" w:rsidTr="007568B0">
        <w:trPr>
          <w:ins w:id="327" w:author="Le Duong Cong Phuc" w:date="2011-12-21T15:52:00Z"/>
        </w:trPr>
        <w:tc>
          <w:tcPr>
            <w:tcW w:w="918" w:type="dxa"/>
            <w:gridSpan w:val="2"/>
          </w:tcPr>
          <w:p w:rsidR="008F75C7" w:rsidRDefault="008F75C7" w:rsidP="007568B0">
            <w:pPr>
              <w:spacing w:after="200"/>
              <w:jc w:val="left"/>
              <w:rPr>
                <w:ins w:id="328" w:author="Le Duong Cong Phuc" w:date="2011-12-21T15:52:00Z"/>
                <w:lang w:val="en-US"/>
              </w:rPr>
            </w:pPr>
            <w:ins w:id="329" w:author="Le Duong Cong Phuc" w:date="2011-12-21T15:52:00Z">
              <w:r>
                <w:rPr>
                  <w:lang w:val="en-US"/>
                </w:rPr>
                <w:t>UC05</w:t>
              </w:r>
            </w:ins>
          </w:p>
        </w:tc>
        <w:tc>
          <w:tcPr>
            <w:tcW w:w="2250" w:type="dxa"/>
          </w:tcPr>
          <w:p w:rsidR="008F75C7" w:rsidRDefault="008F75C7" w:rsidP="007568B0">
            <w:pPr>
              <w:spacing w:after="200"/>
              <w:jc w:val="left"/>
              <w:rPr>
                <w:ins w:id="330" w:author="Le Duong Cong Phuc" w:date="2011-12-21T15:52:00Z"/>
                <w:lang w:val="en-US"/>
              </w:rPr>
            </w:pPr>
            <w:ins w:id="331" w:author="Le Duong Cong Phuc" w:date="2011-12-21T15:52:00Z">
              <w:r>
                <w:rPr>
                  <w:lang w:val="en-US"/>
                </w:rPr>
                <w:t>Support Resume Zoomming</w:t>
              </w:r>
            </w:ins>
          </w:p>
        </w:tc>
        <w:tc>
          <w:tcPr>
            <w:tcW w:w="2070" w:type="dxa"/>
            <w:gridSpan w:val="2"/>
          </w:tcPr>
          <w:p w:rsidR="008F75C7" w:rsidRDefault="008F75C7" w:rsidP="007568B0">
            <w:pPr>
              <w:spacing w:after="200"/>
              <w:jc w:val="left"/>
              <w:rPr>
                <w:ins w:id="332" w:author="Le Duong Cong Phuc" w:date="2011-12-21T15:52:00Z"/>
                <w:lang w:val="en-US"/>
              </w:rPr>
            </w:pPr>
          </w:p>
        </w:tc>
        <w:tc>
          <w:tcPr>
            <w:tcW w:w="4005" w:type="dxa"/>
            <w:gridSpan w:val="2"/>
          </w:tcPr>
          <w:p w:rsidR="008F75C7" w:rsidRDefault="008F75C7" w:rsidP="007568B0">
            <w:pPr>
              <w:spacing w:after="200"/>
              <w:jc w:val="left"/>
              <w:rPr>
                <w:ins w:id="333" w:author="Le Duong Cong Phuc" w:date="2011-12-21T15:52:00Z"/>
                <w:lang w:val="en-US"/>
              </w:rPr>
            </w:pPr>
          </w:p>
        </w:tc>
      </w:tr>
      <w:tr w:rsidR="008F75C7" w:rsidTr="007568B0">
        <w:trPr>
          <w:ins w:id="334" w:author="Le Duong Cong Phuc" w:date="2011-12-21T15:52:00Z"/>
        </w:trPr>
        <w:tc>
          <w:tcPr>
            <w:tcW w:w="918" w:type="dxa"/>
            <w:gridSpan w:val="2"/>
          </w:tcPr>
          <w:p w:rsidR="008F75C7" w:rsidRDefault="008F75C7" w:rsidP="007568B0">
            <w:pPr>
              <w:spacing w:after="200"/>
              <w:jc w:val="left"/>
              <w:rPr>
                <w:ins w:id="335" w:author="Le Duong Cong Phuc" w:date="2011-12-21T15:52:00Z"/>
                <w:lang w:val="en-US"/>
              </w:rPr>
            </w:pPr>
            <w:ins w:id="336" w:author="Le Duong Cong Phuc" w:date="2011-12-21T15:52:00Z">
              <w:r>
                <w:rPr>
                  <w:lang w:val="en-US"/>
                </w:rPr>
                <w:t>UC06</w:t>
              </w:r>
            </w:ins>
          </w:p>
        </w:tc>
        <w:tc>
          <w:tcPr>
            <w:tcW w:w="2250" w:type="dxa"/>
          </w:tcPr>
          <w:p w:rsidR="008F75C7" w:rsidRDefault="008F75C7" w:rsidP="007568B0">
            <w:pPr>
              <w:spacing w:after="200"/>
              <w:jc w:val="left"/>
              <w:rPr>
                <w:ins w:id="337" w:author="Le Duong Cong Phuc" w:date="2011-12-21T15:52:00Z"/>
                <w:lang w:val="en-US"/>
              </w:rPr>
            </w:pPr>
            <w:ins w:id="338" w:author="Le Duong Cong Phuc" w:date="2011-12-21T15:52:00Z">
              <w:r>
                <w:rPr>
                  <w:lang w:val="en-US"/>
                </w:rPr>
                <w:t>Support Employer’s Decision</w:t>
              </w:r>
            </w:ins>
          </w:p>
        </w:tc>
        <w:tc>
          <w:tcPr>
            <w:tcW w:w="2070" w:type="dxa"/>
            <w:gridSpan w:val="2"/>
          </w:tcPr>
          <w:p w:rsidR="008F75C7" w:rsidRDefault="008F75C7" w:rsidP="007568B0">
            <w:pPr>
              <w:spacing w:after="200"/>
              <w:jc w:val="left"/>
              <w:rPr>
                <w:ins w:id="339" w:author="Le Duong Cong Phuc" w:date="2011-12-21T15:52:00Z"/>
                <w:lang w:val="en-US"/>
              </w:rPr>
            </w:pPr>
            <w:ins w:id="340" w:author="Le Duong Cong Phuc" w:date="2011-12-21T15:52:00Z">
              <w:r>
                <w:rPr>
                  <w:lang w:val="en-US"/>
                </w:rPr>
                <w:t>Employer</w:t>
              </w:r>
            </w:ins>
          </w:p>
        </w:tc>
        <w:tc>
          <w:tcPr>
            <w:tcW w:w="4005" w:type="dxa"/>
            <w:gridSpan w:val="2"/>
          </w:tcPr>
          <w:p w:rsidR="008F75C7" w:rsidRDefault="008F75C7" w:rsidP="007568B0">
            <w:pPr>
              <w:spacing w:after="200"/>
              <w:jc w:val="left"/>
              <w:rPr>
                <w:ins w:id="341" w:author="Le Duong Cong Phuc" w:date="2011-12-21T15:52:00Z"/>
                <w:lang w:val="en-US"/>
              </w:rPr>
            </w:pPr>
          </w:p>
        </w:tc>
      </w:tr>
      <w:tr w:rsidR="008F75C7" w:rsidTr="007568B0">
        <w:trPr>
          <w:ins w:id="342" w:author="Le Duong Cong Phuc" w:date="2011-12-21T15:52:00Z"/>
        </w:trPr>
        <w:tc>
          <w:tcPr>
            <w:tcW w:w="918" w:type="dxa"/>
            <w:gridSpan w:val="2"/>
          </w:tcPr>
          <w:p w:rsidR="008F75C7" w:rsidRDefault="008F75C7" w:rsidP="007568B0">
            <w:pPr>
              <w:spacing w:after="200"/>
              <w:jc w:val="left"/>
              <w:rPr>
                <w:ins w:id="343" w:author="Le Duong Cong Phuc" w:date="2011-12-21T15:52:00Z"/>
                <w:lang w:val="en-US"/>
              </w:rPr>
            </w:pPr>
            <w:ins w:id="344" w:author="Le Duong Cong Phuc" w:date="2011-12-21T15:52:00Z">
              <w:r>
                <w:rPr>
                  <w:lang w:val="en-US"/>
                </w:rPr>
                <w:t>UC07</w:t>
              </w:r>
            </w:ins>
          </w:p>
        </w:tc>
        <w:tc>
          <w:tcPr>
            <w:tcW w:w="2250" w:type="dxa"/>
          </w:tcPr>
          <w:p w:rsidR="008F75C7" w:rsidRDefault="008F75C7" w:rsidP="007568B0">
            <w:pPr>
              <w:spacing w:after="200"/>
              <w:jc w:val="left"/>
              <w:rPr>
                <w:ins w:id="345" w:author="Le Duong Cong Phuc" w:date="2011-12-21T15:52:00Z"/>
                <w:lang w:val="en-US"/>
              </w:rPr>
            </w:pPr>
            <w:ins w:id="346" w:author="Le Duong Cong Phuc" w:date="2011-12-21T15:52:00Z">
              <w:r>
                <w:rPr>
                  <w:lang w:val="en-US"/>
                </w:rPr>
                <w:t>Support Job seeker Resume Finalization</w:t>
              </w:r>
            </w:ins>
          </w:p>
        </w:tc>
        <w:tc>
          <w:tcPr>
            <w:tcW w:w="2070" w:type="dxa"/>
            <w:gridSpan w:val="2"/>
          </w:tcPr>
          <w:p w:rsidR="008F75C7" w:rsidRPr="00922305" w:rsidRDefault="008F75C7" w:rsidP="00370F3C">
            <w:pPr>
              <w:pStyle w:val="ListParagraph"/>
              <w:numPr>
                <w:ilvl w:val="0"/>
                <w:numId w:val="43"/>
              </w:numPr>
              <w:spacing w:after="200"/>
              <w:jc w:val="left"/>
              <w:rPr>
                <w:ins w:id="347" w:author="Le Duong Cong Phuc" w:date="2011-12-21T15:52:00Z"/>
                <w:lang w:val="en-US"/>
              </w:rPr>
              <w:pPrChange w:id="348" w:author="Le Duong Cong Phuc" w:date="2011-12-21T15:52:00Z">
                <w:pPr>
                  <w:pStyle w:val="ListParagraph"/>
                  <w:numPr>
                    <w:numId w:val="53"/>
                  </w:numPr>
                  <w:tabs>
                    <w:tab w:val="num" w:pos="360"/>
                  </w:tabs>
                  <w:spacing w:after="200"/>
                  <w:jc w:val="left"/>
                </w:pPr>
              </w:pPrChange>
            </w:pPr>
            <w:ins w:id="349" w:author="Le Duong Cong Phuc" w:date="2011-12-21T15:52:00Z">
              <w:r w:rsidRPr="00922305">
                <w:rPr>
                  <w:lang w:val="en-US"/>
                </w:rPr>
                <w:t>Job</w:t>
              </w:r>
              <w:r>
                <w:rPr>
                  <w:lang w:val="en-US"/>
                </w:rPr>
                <w:t>s</w:t>
              </w:r>
              <w:r w:rsidRPr="00922305">
                <w:rPr>
                  <w:lang w:val="en-US"/>
                </w:rPr>
                <w:t>eeker</w:t>
              </w:r>
            </w:ins>
          </w:p>
        </w:tc>
        <w:tc>
          <w:tcPr>
            <w:tcW w:w="4005" w:type="dxa"/>
            <w:gridSpan w:val="2"/>
          </w:tcPr>
          <w:p w:rsidR="008F75C7" w:rsidRDefault="008F75C7" w:rsidP="007568B0">
            <w:pPr>
              <w:spacing w:after="200"/>
              <w:jc w:val="left"/>
              <w:rPr>
                <w:ins w:id="350" w:author="Le Duong Cong Phuc" w:date="2011-12-21T15:52:00Z"/>
                <w:lang w:val="en-US"/>
              </w:rPr>
            </w:pPr>
          </w:p>
        </w:tc>
      </w:tr>
      <w:tr w:rsidR="007F1CA2" w:rsidDel="008F75C7" w:rsidTr="008F75C7">
        <w:trPr>
          <w:del w:id="351" w:author="Le Duong Cong Phuc" w:date="2011-12-21T15:52:00Z"/>
        </w:trPr>
        <w:tc>
          <w:tcPr>
            <w:tcW w:w="838" w:type="dxa"/>
          </w:tcPr>
          <w:p w:rsidR="007F1CA2" w:rsidDel="008F75C7" w:rsidRDefault="007F1CA2" w:rsidP="009032D0">
            <w:pPr>
              <w:spacing w:after="200"/>
              <w:jc w:val="left"/>
              <w:rPr>
                <w:del w:id="352" w:author="Le Duong Cong Phuc" w:date="2011-12-21T15:52:00Z"/>
                <w:lang w:val="en-US"/>
              </w:rPr>
            </w:pPr>
            <w:bookmarkStart w:id="353" w:name="_GoBack"/>
            <w:bookmarkEnd w:id="353"/>
            <w:del w:id="354" w:author="Le Duong Cong Phuc" w:date="2011-12-21T15:52:00Z">
              <w:r w:rsidDel="008F75C7">
                <w:rPr>
                  <w:lang w:val="en-US"/>
                </w:rPr>
                <w:delText>ID</w:delText>
              </w:r>
            </w:del>
          </w:p>
        </w:tc>
        <w:tc>
          <w:tcPr>
            <w:tcW w:w="3865" w:type="dxa"/>
            <w:gridSpan w:val="3"/>
          </w:tcPr>
          <w:p w:rsidR="007F1CA2" w:rsidDel="008F75C7" w:rsidRDefault="007F1CA2" w:rsidP="009032D0">
            <w:pPr>
              <w:spacing w:after="200"/>
              <w:jc w:val="left"/>
              <w:rPr>
                <w:del w:id="355" w:author="Le Duong Cong Phuc" w:date="2011-12-21T15:52:00Z"/>
                <w:lang w:val="en-US"/>
              </w:rPr>
            </w:pPr>
            <w:del w:id="356" w:author="Le Duong Cong Phuc" w:date="2011-12-21T15:52:00Z">
              <w:r w:rsidDel="008F75C7">
                <w:rPr>
                  <w:lang w:val="en-US"/>
                </w:rPr>
                <w:delText>Tên Use Case</w:delText>
              </w:r>
            </w:del>
          </w:p>
        </w:tc>
        <w:tc>
          <w:tcPr>
            <w:tcW w:w="2267" w:type="dxa"/>
            <w:gridSpan w:val="2"/>
          </w:tcPr>
          <w:p w:rsidR="007F1CA2" w:rsidDel="008F75C7" w:rsidRDefault="007F1CA2" w:rsidP="009032D0">
            <w:pPr>
              <w:spacing w:after="200"/>
              <w:jc w:val="left"/>
              <w:rPr>
                <w:del w:id="357" w:author="Le Duong Cong Phuc" w:date="2011-12-21T15:52:00Z"/>
                <w:lang w:val="en-US"/>
              </w:rPr>
            </w:pPr>
            <w:del w:id="358"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59" w:author="Le Duong Cong Phuc" w:date="2011-12-21T15:52:00Z"/>
                <w:lang w:val="en-US"/>
              </w:rPr>
            </w:pPr>
            <w:del w:id="360" w:author="Le Duong Cong Phuc" w:date="2011-12-21T15:52:00Z">
              <w:r w:rsidDel="008F75C7">
                <w:rPr>
                  <w:lang w:val="en-US"/>
                </w:rPr>
                <w:delText>Description</w:delText>
              </w:r>
            </w:del>
          </w:p>
        </w:tc>
      </w:tr>
      <w:tr w:rsidR="007F1CA2" w:rsidDel="008F75C7" w:rsidTr="008F75C7">
        <w:trPr>
          <w:del w:id="361" w:author="Le Duong Cong Phuc" w:date="2011-12-21T15:52:00Z"/>
        </w:trPr>
        <w:tc>
          <w:tcPr>
            <w:tcW w:w="838" w:type="dxa"/>
          </w:tcPr>
          <w:p w:rsidR="007F1CA2" w:rsidDel="008F75C7" w:rsidRDefault="007F1CA2" w:rsidP="009032D0">
            <w:pPr>
              <w:spacing w:after="200"/>
              <w:jc w:val="left"/>
              <w:rPr>
                <w:del w:id="362" w:author="Le Duong Cong Phuc" w:date="2011-12-21T15:52:00Z"/>
                <w:lang w:val="en-US"/>
              </w:rPr>
            </w:pPr>
            <w:del w:id="363" w:author="Le Duong Cong Phuc" w:date="2011-12-21T15:52:00Z">
              <w:r w:rsidDel="008F75C7">
                <w:rPr>
                  <w:lang w:val="en-US"/>
                </w:rPr>
                <w:delText>UC01</w:delText>
              </w:r>
            </w:del>
          </w:p>
        </w:tc>
        <w:tc>
          <w:tcPr>
            <w:tcW w:w="3865" w:type="dxa"/>
            <w:gridSpan w:val="3"/>
          </w:tcPr>
          <w:p w:rsidR="007F1CA2" w:rsidDel="008F75C7" w:rsidRDefault="007F1CA2" w:rsidP="009032D0">
            <w:pPr>
              <w:spacing w:after="200"/>
              <w:jc w:val="left"/>
              <w:rPr>
                <w:del w:id="364" w:author="Le Duong Cong Phuc" w:date="2011-12-21T15:52:00Z"/>
                <w:lang w:val="en-US"/>
              </w:rPr>
            </w:pPr>
            <w:del w:id="365" w:author="Le Duong Cong Phuc" w:date="2011-12-21T15:52:00Z">
              <w:r w:rsidDel="008F75C7">
                <w:rPr>
                  <w:lang w:val="en-US"/>
                </w:rPr>
                <w:delText>Manage Flexible Attribute</w:delText>
              </w:r>
            </w:del>
          </w:p>
        </w:tc>
        <w:tc>
          <w:tcPr>
            <w:tcW w:w="2267" w:type="dxa"/>
            <w:gridSpan w:val="2"/>
          </w:tcPr>
          <w:p w:rsidR="007F1CA2" w:rsidDel="008F75C7" w:rsidRDefault="007F1CA2" w:rsidP="009032D0">
            <w:pPr>
              <w:spacing w:after="200"/>
              <w:jc w:val="left"/>
              <w:rPr>
                <w:del w:id="366" w:author="Le Duong Cong Phuc" w:date="2011-12-21T15:52:00Z"/>
                <w:lang w:val="en-US"/>
              </w:rPr>
            </w:pPr>
            <w:del w:id="367"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68" w:author="Le Duong Cong Phuc" w:date="2011-12-21T15:52:00Z"/>
                <w:lang w:val="en-US"/>
              </w:rPr>
            </w:pPr>
          </w:p>
        </w:tc>
      </w:tr>
      <w:tr w:rsidR="007F1CA2" w:rsidDel="008F75C7" w:rsidTr="008F75C7">
        <w:trPr>
          <w:del w:id="369" w:author="Le Duong Cong Phuc" w:date="2011-12-21T15:52:00Z"/>
        </w:trPr>
        <w:tc>
          <w:tcPr>
            <w:tcW w:w="838" w:type="dxa"/>
          </w:tcPr>
          <w:p w:rsidR="007F1CA2" w:rsidDel="008F75C7" w:rsidRDefault="007F1CA2" w:rsidP="009032D0">
            <w:pPr>
              <w:spacing w:after="200"/>
              <w:jc w:val="left"/>
              <w:rPr>
                <w:del w:id="370" w:author="Le Duong Cong Phuc" w:date="2011-12-21T15:52:00Z"/>
                <w:lang w:val="en-US"/>
              </w:rPr>
            </w:pPr>
            <w:del w:id="371" w:author="Le Duong Cong Phuc" w:date="2011-12-21T15:52:00Z">
              <w:r w:rsidDel="008F75C7">
                <w:rPr>
                  <w:lang w:val="en-US"/>
                </w:rPr>
                <w:lastRenderedPageBreak/>
                <w:delText>UC02</w:delText>
              </w:r>
            </w:del>
          </w:p>
        </w:tc>
        <w:tc>
          <w:tcPr>
            <w:tcW w:w="3865" w:type="dxa"/>
            <w:gridSpan w:val="3"/>
          </w:tcPr>
          <w:p w:rsidR="007F1CA2" w:rsidDel="008F75C7" w:rsidRDefault="007F1CA2" w:rsidP="009032D0">
            <w:pPr>
              <w:spacing w:after="200"/>
              <w:jc w:val="left"/>
              <w:rPr>
                <w:del w:id="372" w:author="Le Duong Cong Phuc" w:date="2011-12-21T15:52:00Z"/>
                <w:lang w:val="en-US"/>
              </w:rPr>
            </w:pPr>
            <w:del w:id="373" w:author="Le Duong Cong Phuc" w:date="2011-12-21T15:52:00Z">
              <w:r w:rsidDel="008F75C7">
                <w:rPr>
                  <w:lang w:val="en-US"/>
                </w:rPr>
                <w:delText>Manage Taxonomy Engine</w:delText>
              </w:r>
            </w:del>
          </w:p>
        </w:tc>
        <w:tc>
          <w:tcPr>
            <w:tcW w:w="2267" w:type="dxa"/>
            <w:gridSpan w:val="2"/>
          </w:tcPr>
          <w:p w:rsidR="007F1CA2" w:rsidDel="008F75C7" w:rsidRDefault="007F1CA2" w:rsidP="009032D0">
            <w:pPr>
              <w:spacing w:after="200"/>
              <w:jc w:val="left"/>
              <w:rPr>
                <w:del w:id="374" w:author="Le Duong Cong Phuc" w:date="2011-12-21T15:52:00Z"/>
                <w:lang w:val="en-US"/>
              </w:rPr>
            </w:pPr>
            <w:del w:id="375"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76" w:author="Le Duong Cong Phuc" w:date="2011-12-21T15:52:00Z"/>
                <w:lang w:val="en-US"/>
              </w:rPr>
            </w:pPr>
          </w:p>
        </w:tc>
      </w:tr>
      <w:tr w:rsidR="007F1CA2" w:rsidDel="008F75C7" w:rsidTr="008F75C7">
        <w:trPr>
          <w:del w:id="377" w:author="Le Duong Cong Phuc" w:date="2011-12-21T15:52:00Z"/>
        </w:trPr>
        <w:tc>
          <w:tcPr>
            <w:tcW w:w="838" w:type="dxa"/>
          </w:tcPr>
          <w:p w:rsidR="007F1CA2" w:rsidDel="008F75C7" w:rsidRDefault="007F1CA2" w:rsidP="009032D0">
            <w:pPr>
              <w:spacing w:after="200"/>
              <w:jc w:val="left"/>
              <w:rPr>
                <w:del w:id="378" w:author="Le Duong Cong Phuc" w:date="2011-12-21T15:52:00Z"/>
                <w:lang w:val="en-US"/>
              </w:rPr>
            </w:pPr>
            <w:del w:id="379" w:author="Le Duong Cong Phuc" w:date="2011-12-21T15:52:00Z">
              <w:r w:rsidDel="008F75C7">
                <w:rPr>
                  <w:lang w:val="en-US"/>
                </w:rPr>
                <w:delText>UC02</w:delText>
              </w:r>
            </w:del>
          </w:p>
        </w:tc>
        <w:tc>
          <w:tcPr>
            <w:tcW w:w="3865" w:type="dxa"/>
            <w:gridSpan w:val="3"/>
          </w:tcPr>
          <w:p w:rsidR="007F1CA2" w:rsidDel="008F75C7" w:rsidRDefault="007F1CA2" w:rsidP="009032D0">
            <w:pPr>
              <w:spacing w:after="200"/>
              <w:jc w:val="left"/>
              <w:rPr>
                <w:del w:id="380" w:author="Le Duong Cong Phuc" w:date="2011-12-21T15:52:00Z"/>
                <w:lang w:val="en-US"/>
              </w:rPr>
            </w:pPr>
            <w:del w:id="381" w:author="Le Duong Cong Phuc" w:date="2011-12-21T15:52:00Z">
              <w:r w:rsidDel="008F75C7">
                <w:rPr>
                  <w:lang w:val="en-US"/>
                </w:rPr>
                <w:delText>Manage Data Mining Engine</w:delText>
              </w:r>
            </w:del>
          </w:p>
        </w:tc>
        <w:tc>
          <w:tcPr>
            <w:tcW w:w="2267" w:type="dxa"/>
            <w:gridSpan w:val="2"/>
          </w:tcPr>
          <w:p w:rsidR="007F1CA2" w:rsidDel="008F75C7" w:rsidRDefault="007F1CA2" w:rsidP="009032D0">
            <w:pPr>
              <w:spacing w:after="200"/>
              <w:jc w:val="left"/>
              <w:rPr>
                <w:del w:id="382" w:author="Le Duong Cong Phuc" w:date="2011-12-21T15:52:00Z"/>
                <w:lang w:val="en-US"/>
              </w:rPr>
            </w:pPr>
            <w:del w:id="383"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84" w:author="Le Duong Cong Phuc" w:date="2011-12-21T15:52:00Z"/>
                <w:lang w:val="en-US"/>
              </w:rPr>
            </w:pPr>
          </w:p>
        </w:tc>
      </w:tr>
      <w:tr w:rsidR="007F1CA2" w:rsidDel="008F75C7" w:rsidTr="008F75C7">
        <w:trPr>
          <w:del w:id="385" w:author="Le Duong Cong Phuc" w:date="2011-12-21T15:52:00Z"/>
        </w:trPr>
        <w:tc>
          <w:tcPr>
            <w:tcW w:w="838" w:type="dxa"/>
          </w:tcPr>
          <w:p w:rsidR="007F1CA2" w:rsidDel="008F75C7" w:rsidRDefault="007F1CA2" w:rsidP="009032D0">
            <w:pPr>
              <w:spacing w:after="200"/>
              <w:jc w:val="left"/>
              <w:rPr>
                <w:del w:id="386" w:author="Le Duong Cong Phuc" w:date="2011-12-21T15:52:00Z"/>
                <w:lang w:val="en-US"/>
              </w:rPr>
            </w:pPr>
            <w:del w:id="387" w:author="Le Duong Cong Phuc" w:date="2011-12-21T15:52:00Z">
              <w:r w:rsidDel="008F75C7">
                <w:rPr>
                  <w:lang w:val="en-US"/>
                </w:rPr>
                <w:delText>UC03</w:delText>
              </w:r>
            </w:del>
          </w:p>
        </w:tc>
        <w:tc>
          <w:tcPr>
            <w:tcW w:w="3865" w:type="dxa"/>
            <w:gridSpan w:val="3"/>
          </w:tcPr>
          <w:p w:rsidR="007F1CA2" w:rsidDel="008F75C7" w:rsidRDefault="007F1CA2" w:rsidP="009032D0">
            <w:pPr>
              <w:spacing w:after="200"/>
              <w:jc w:val="left"/>
              <w:rPr>
                <w:del w:id="388" w:author="Le Duong Cong Phuc" w:date="2011-12-21T15:52:00Z"/>
                <w:lang w:val="en-US"/>
              </w:rPr>
            </w:pPr>
            <w:del w:id="389" w:author="Le Duong Cong Phuc" w:date="2011-12-21T15:52:00Z">
              <w:r w:rsidDel="008F75C7">
                <w:rPr>
                  <w:lang w:val="en-US"/>
                </w:rPr>
                <w:delText>Manage Framework Engine</w:delText>
              </w:r>
            </w:del>
          </w:p>
        </w:tc>
        <w:tc>
          <w:tcPr>
            <w:tcW w:w="2267" w:type="dxa"/>
            <w:gridSpan w:val="2"/>
          </w:tcPr>
          <w:p w:rsidR="007F1CA2" w:rsidDel="008F75C7" w:rsidRDefault="007F1CA2" w:rsidP="009032D0">
            <w:pPr>
              <w:spacing w:after="200"/>
              <w:jc w:val="left"/>
              <w:rPr>
                <w:del w:id="390" w:author="Le Duong Cong Phuc" w:date="2011-12-21T15:52:00Z"/>
                <w:lang w:val="en-US"/>
              </w:rPr>
            </w:pPr>
            <w:del w:id="391"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92" w:author="Le Duong Cong Phuc" w:date="2011-12-21T15:52:00Z"/>
                <w:lang w:val="en-US"/>
              </w:rPr>
            </w:pPr>
          </w:p>
        </w:tc>
      </w:tr>
      <w:tr w:rsidR="007F1CA2" w:rsidDel="008F75C7" w:rsidTr="008F75C7">
        <w:trPr>
          <w:del w:id="393" w:author="Le Duong Cong Phuc" w:date="2011-12-21T15:52:00Z"/>
        </w:trPr>
        <w:tc>
          <w:tcPr>
            <w:tcW w:w="838" w:type="dxa"/>
          </w:tcPr>
          <w:p w:rsidR="007F1CA2" w:rsidDel="008F75C7" w:rsidRDefault="007F1CA2" w:rsidP="009032D0">
            <w:pPr>
              <w:spacing w:after="200"/>
              <w:jc w:val="left"/>
              <w:rPr>
                <w:del w:id="394" w:author="Le Duong Cong Phuc" w:date="2011-12-21T15:52:00Z"/>
                <w:lang w:val="en-US"/>
              </w:rPr>
            </w:pPr>
            <w:del w:id="395" w:author="Le Duong Cong Phuc" w:date="2011-12-21T15:52:00Z">
              <w:r w:rsidDel="008F75C7">
                <w:rPr>
                  <w:lang w:val="en-US"/>
                </w:rPr>
                <w:delText>UC04</w:delText>
              </w:r>
            </w:del>
          </w:p>
        </w:tc>
        <w:tc>
          <w:tcPr>
            <w:tcW w:w="3865" w:type="dxa"/>
            <w:gridSpan w:val="3"/>
          </w:tcPr>
          <w:p w:rsidR="007F1CA2" w:rsidDel="008F75C7" w:rsidRDefault="007F1CA2" w:rsidP="009032D0">
            <w:pPr>
              <w:spacing w:after="200"/>
              <w:jc w:val="left"/>
              <w:rPr>
                <w:del w:id="396" w:author="Le Duong Cong Phuc" w:date="2011-12-21T15:52:00Z"/>
                <w:lang w:val="en-US"/>
              </w:rPr>
            </w:pPr>
            <w:del w:id="397" w:author="Le Duong Cong Phuc" w:date="2011-12-21T15:52:00Z">
              <w:r w:rsidDel="008F75C7">
                <w:rPr>
                  <w:lang w:val="en-US"/>
                </w:rPr>
                <w:delText>Support Search Engine</w:delText>
              </w:r>
            </w:del>
          </w:p>
        </w:tc>
        <w:tc>
          <w:tcPr>
            <w:tcW w:w="2267" w:type="dxa"/>
            <w:gridSpan w:val="2"/>
          </w:tcPr>
          <w:p w:rsidR="007F1CA2" w:rsidDel="008F75C7" w:rsidRDefault="007F1CA2" w:rsidP="009032D0">
            <w:pPr>
              <w:spacing w:after="200"/>
              <w:jc w:val="left"/>
              <w:rPr>
                <w:del w:id="398" w:author="Le Duong Cong Phuc" w:date="2011-12-21T15:52:00Z"/>
                <w:lang w:val="en-US"/>
              </w:rPr>
            </w:pPr>
            <w:del w:id="399" w:author="Le Duong Cong Phuc" w:date="2011-12-21T15:52:00Z">
              <w:r w:rsidDel="008F75C7">
                <w:rPr>
                  <w:lang w:val="en-US"/>
                </w:rPr>
                <w:delText>Emloyer, JobSeeker</w:delText>
              </w:r>
            </w:del>
          </w:p>
        </w:tc>
        <w:tc>
          <w:tcPr>
            <w:tcW w:w="2273" w:type="dxa"/>
          </w:tcPr>
          <w:p w:rsidR="007F1CA2" w:rsidDel="008F75C7" w:rsidRDefault="007F1CA2" w:rsidP="009032D0">
            <w:pPr>
              <w:spacing w:after="200"/>
              <w:jc w:val="left"/>
              <w:rPr>
                <w:del w:id="400" w:author="Le Duong Cong Phuc" w:date="2011-12-21T15:52:00Z"/>
                <w:lang w:val="en-US"/>
              </w:rPr>
            </w:pPr>
          </w:p>
        </w:tc>
      </w:tr>
      <w:tr w:rsidR="007F1CA2" w:rsidDel="008F75C7" w:rsidTr="008F75C7">
        <w:trPr>
          <w:del w:id="401" w:author="Le Duong Cong Phuc" w:date="2011-12-21T15:52:00Z"/>
        </w:trPr>
        <w:tc>
          <w:tcPr>
            <w:tcW w:w="838" w:type="dxa"/>
          </w:tcPr>
          <w:p w:rsidR="007F1CA2" w:rsidDel="008F75C7" w:rsidRDefault="007F1CA2" w:rsidP="009032D0">
            <w:pPr>
              <w:spacing w:after="200"/>
              <w:jc w:val="left"/>
              <w:rPr>
                <w:del w:id="402" w:author="Le Duong Cong Phuc" w:date="2011-12-21T15:52:00Z"/>
                <w:lang w:val="en-US"/>
              </w:rPr>
            </w:pPr>
            <w:del w:id="403" w:author="Le Duong Cong Phuc" w:date="2011-12-21T15:52:00Z">
              <w:r w:rsidDel="008F75C7">
                <w:rPr>
                  <w:lang w:val="en-US"/>
                </w:rPr>
                <w:delText>UC05</w:delText>
              </w:r>
            </w:del>
          </w:p>
        </w:tc>
        <w:tc>
          <w:tcPr>
            <w:tcW w:w="3865" w:type="dxa"/>
            <w:gridSpan w:val="3"/>
          </w:tcPr>
          <w:p w:rsidR="007F1CA2" w:rsidDel="008F75C7" w:rsidRDefault="007F1CA2" w:rsidP="009032D0">
            <w:pPr>
              <w:spacing w:after="200"/>
              <w:jc w:val="left"/>
              <w:rPr>
                <w:del w:id="404" w:author="Le Duong Cong Phuc" w:date="2011-12-21T15:52:00Z"/>
                <w:lang w:val="en-US"/>
              </w:rPr>
            </w:pPr>
            <w:del w:id="405" w:author="Le Duong Cong Phuc" w:date="2011-12-21T15:52:00Z">
              <w:r w:rsidDel="008F75C7">
                <w:rPr>
                  <w:lang w:val="en-US"/>
                </w:rPr>
                <w:delText>Support Resume Zoomming</w:delText>
              </w:r>
            </w:del>
          </w:p>
        </w:tc>
        <w:tc>
          <w:tcPr>
            <w:tcW w:w="2267" w:type="dxa"/>
            <w:gridSpan w:val="2"/>
          </w:tcPr>
          <w:p w:rsidR="007F1CA2" w:rsidDel="008F75C7" w:rsidRDefault="007F1CA2" w:rsidP="009032D0">
            <w:pPr>
              <w:spacing w:after="200"/>
              <w:jc w:val="left"/>
              <w:rPr>
                <w:del w:id="406" w:author="Le Duong Cong Phuc" w:date="2011-12-21T15:52:00Z"/>
                <w:lang w:val="en-US"/>
              </w:rPr>
            </w:pPr>
            <w:del w:id="407" w:author="Le Duong Cong Phuc" w:date="2011-12-21T15:52:00Z">
              <w:r w:rsidDel="008F75C7">
                <w:rPr>
                  <w:lang w:val="en-US"/>
                </w:rPr>
                <w:delText>JobSeeker</w:delText>
              </w:r>
            </w:del>
          </w:p>
        </w:tc>
        <w:tc>
          <w:tcPr>
            <w:tcW w:w="2273" w:type="dxa"/>
          </w:tcPr>
          <w:p w:rsidR="007F1CA2" w:rsidDel="008F75C7" w:rsidRDefault="007F1CA2" w:rsidP="009032D0">
            <w:pPr>
              <w:spacing w:after="200"/>
              <w:jc w:val="left"/>
              <w:rPr>
                <w:del w:id="408" w:author="Le Duong Cong Phuc" w:date="2011-12-21T15:52:00Z"/>
                <w:lang w:val="en-US"/>
              </w:rPr>
            </w:pPr>
          </w:p>
        </w:tc>
      </w:tr>
      <w:tr w:rsidR="007F1CA2" w:rsidDel="008F75C7" w:rsidTr="008F75C7">
        <w:trPr>
          <w:del w:id="409" w:author="Le Duong Cong Phuc" w:date="2011-12-21T15:52:00Z"/>
        </w:trPr>
        <w:tc>
          <w:tcPr>
            <w:tcW w:w="838" w:type="dxa"/>
          </w:tcPr>
          <w:p w:rsidR="007F1CA2" w:rsidDel="008F75C7" w:rsidRDefault="007F1CA2" w:rsidP="009032D0">
            <w:pPr>
              <w:spacing w:after="200"/>
              <w:jc w:val="left"/>
              <w:rPr>
                <w:del w:id="410" w:author="Le Duong Cong Phuc" w:date="2011-12-21T15:52:00Z"/>
                <w:lang w:val="en-US"/>
              </w:rPr>
            </w:pPr>
            <w:del w:id="411" w:author="Le Duong Cong Phuc" w:date="2011-12-21T15:52:00Z">
              <w:r w:rsidDel="008F75C7">
                <w:rPr>
                  <w:lang w:val="en-US"/>
                </w:rPr>
                <w:delText>UC06</w:delText>
              </w:r>
            </w:del>
          </w:p>
        </w:tc>
        <w:tc>
          <w:tcPr>
            <w:tcW w:w="3865" w:type="dxa"/>
            <w:gridSpan w:val="3"/>
          </w:tcPr>
          <w:p w:rsidR="007F1CA2" w:rsidDel="008F75C7" w:rsidRDefault="007F1CA2" w:rsidP="009032D0">
            <w:pPr>
              <w:spacing w:after="200"/>
              <w:jc w:val="left"/>
              <w:rPr>
                <w:del w:id="412" w:author="Le Duong Cong Phuc" w:date="2011-12-21T15:52:00Z"/>
                <w:lang w:val="en-US"/>
              </w:rPr>
            </w:pPr>
            <w:del w:id="413" w:author="Le Duong Cong Phuc" w:date="2011-12-21T15:52:00Z">
              <w:r w:rsidDel="008F75C7">
                <w:rPr>
                  <w:lang w:val="en-US"/>
                </w:rPr>
                <w:delText>Support Employer’s Decision</w:delText>
              </w:r>
            </w:del>
          </w:p>
        </w:tc>
        <w:tc>
          <w:tcPr>
            <w:tcW w:w="2267" w:type="dxa"/>
            <w:gridSpan w:val="2"/>
          </w:tcPr>
          <w:p w:rsidR="007F1CA2" w:rsidDel="008F75C7" w:rsidRDefault="007F1CA2" w:rsidP="009032D0">
            <w:pPr>
              <w:spacing w:after="200"/>
              <w:jc w:val="left"/>
              <w:rPr>
                <w:del w:id="414" w:author="Le Duong Cong Phuc" w:date="2011-12-21T15:52:00Z"/>
                <w:lang w:val="en-US"/>
              </w:rPr>
            </w:pPr>
            <w:del w:id="415" w:author="Le Duong Cong Phuc" w:date="2011-12-21T15:52:00Z">
              <w:r w:rsidDel="008F75C7">
                <w:rPr>
                  <w:lang w:val="en-US"/>
                </w:rPr>
                <w:delText>Employer</w:delText>
              </w:r>
            </w:del>
          </w:p>
        </w:tc>
        <w:tc>
          <w:tcPr>
            <w:tcW w:w="2273" w:type="dxa"/>
          </w:tcPr>
          <w:p w:rsidR="007F1CA2" w:rsidDel="008F75C7" w:rsidRDefault="007F1CA2" w:rsidP="009032D0">
            <w:pPr>
              <w:spacing w:after="200"/>
              <w:jc w:val="left"/>
              <w:rPr>
                <w:del w:id="416" w:author="Le Duong Cong Phuc" w:date="2011-12-21T15:52:00Z"/>
                <w:lang w:val="en-US"/>
              </w:rPr>
            </w:pPr>
          </w:p>
        </w:tc>
      </w:tr>
      <w:tr w:rsidR="007F1CA2" w:rsidDel="008F75C7" w:rsidTr="008F75C7">
        <w:trPr>
          <w:del w:id="417" w:author="Le Duong Cong Phuc" w:date="2011-12-21T15:52:00Z"/>
        </w:trPr>
        <w:tc>
          <w:tcPr>
            <w:tcW w:w="838" w:type="dxa"/>
          </w:tcPr>
          <w:p w:rsidR="007F1CA2" w:rsidDel="008F75C7" w:rsidRDefault="007F1CA2" w:rsidP="009032D0">
            <w:pPr>
              <w:spacing w:after="200"/>
              <w:jc w:val="left"/>
              <w:rPr>
                <w:del w:id="418" w:author="Le Duong Cong Phuc" w:date="2011-12-21T15:52:00Z"/>
                <w:lang w:val="en-US"/>
              </w:rPr>
            </w:pPr>
            <w:del w:id="419" w:author="Le Duong Cong Phuc" w:date="2011-12-21T15:52:00Z">
              <w:r w:rsidDel="008F75C7">
                <w:rPr>
                  <w:lang w:val="en-US"/>
                </w:rPr>
                <w:delText>UC07</w:delText>
              </w:r>
            </w:del>
          </w:p>
        </w:tc>
        <w:tc>
          <w:tcPr>
            <w:tcW w:w="3865" w:type="dxa"/>
            <w:gridSpan w:val="3"/>
          </w:tcPr>
          <w:p w:rsidR="007F1CA2" w:rsidDel="008F75C7" w:rsidRDefault="007F1CA2" w:rsidP="009032D0">
            <w:pPr>
              <w:spacing w:after="200"/>
              <w:jc w:val="left"/>
              <w:rPr>
                <w:del w:id="420" w:author="Le Duong Cong Phuc" w:date="2011-12-21T15:52:00Z"/>
                <w:lang w:val="en-US"/>
              </w:rPr>
            </w:pPr>
            <w:del w:id="421" w:author="Le Duong Cong Phuc" w:date="2011-12-21T15:52:00Z">
              <w:r w:rsidDel="008F75C7">
                <w:rPr>
                  <w:lang w:val="en-US"/>
                </w:rPr>
                <w:delText>Support JobSeeker Resume Finalization</w:delText>
              </w:r>
            </w:del>
          </w:p>
        </w:tc>
        <w:tc>
          <w:tcPr>
            <w:tcW w:w="2267" w:type="dxa"/>
            <w:gridSpan w:val="2"/>
          </w:tcPr>
          <w:p w:rsidR="007F1CA2" w:rsidDel="008F75C7" w:rsidRDefault="007F1CA2" w:rsidP="009032D0">
            <w:pPr>
              <w:spacing w:after="200"/>
              <w:jc w:val="left"/>
              <w:rPr>
                <w:del w:id="422" w:author="Le Duong Cong Phuc" w:date="2011-12-21T15:52:00Z"/>
                <w:lang w:val="en-US"/>
              </w:rPr>
            </w:pPr>
            <w:del w:id="423" w:author="Le Duong Cong Phuc" w:date="2011-12-21T15:52:00Z">
              <w:r w:rsidDel="008F75C7">
                <w:rPr>
                  <w:lang w:val="en-US"/>
                </w:rPr>
                <w:delText>JobSeeker</w:delText>
              </w:r>
            </w:del>
          </w:p>
        </w:tc>
        <w:tc>
          <w:tcPr>
            <w:tcW w:w="2273" w:type="dxa"/>
          </w:tcPr>
          <w:p w:rsidR="007F1CA2" w:rsidDel="008F75C7" w:rsidRDefault="007F1CA2" w:rsidP="009032D0">
            <w:pPr>
              <w:spacing w:after="200"/>
              <w:jc w:val="left"/>
              <w:rPr>
                <w:del w:id="424" w:author="Le Duong Cong Phuc" w:date="2011-12-21T15:52:00Z"/>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7E728FA" wp14:editId="4A1BC075">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425"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425"/>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426"/>
      <w:r w:rsidR="0064127E">
        <w:rPr>
          <w:lang w:val="en-US"/>
        </w:rPr>
        <w:t>vấn đề tạo mối tương quan giữa các business entity càng phức tạp hơn.</w:t>
      </w:r>
      <w:commentRangeEnd w:id="426"/>
      <w:r w:rsidR="0064127E">
        <w:rPr>
          <w:rStyle w:val="CommentReference"/>
        </w:rPr>
        <w:commentReference w:id="426"/>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370F3C">
      <w:pPr>
        <w:pStyle w:val="ListParagraph"/>
        <w:numPr>
          <w:ilvl w:val="0"/>
          <w:numId w:val="32"/>
        </w:numPr>
        <w:rPr>
          <w:lang w:val="en-US"/>
        </w:rPr>
        <w:pPrChange w:id="427" w:author="Le Duong Cong Phuc" w:date="2011-12-21T15:52:00Z">
          <w:pPr>
            <w:pStyle w:val="ListParagraph"/>
            <w:numPr>
              <w:numId w:val="35"/>
            </w:numPr>
            <w:ind w:left="1440" w:hanging="360"/>
          </w:pPr>
        </w:pPrChange>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370F3C">
      <w:pPr>
        <w:pStyle w:val="ListParagraph"/>
        <w:numPr>
          <w:ilvl w:val="0"/>
          <w:numId w:val="32"/>
        </w:numPr>
        <w:rPr>
          <w:lang w:val="en-US"/>
        </w:rPr>
        <w:pPrChange w:id="428" w:author="Le Duong Cong Phuc" w:date="2011-12-21T15:52:00Z">
          <w:pPr>
            <w:pStyle w:val="ListParagraph"/>
            <w:numPr>
              <w:numId w:val="35"/>
            </w:numPr>
            <w:ind w:left="1440" w:hanging="360"/>
          </w:pPr>
        </w:pPrChange>
      </w:pPr>
      <w:r w:rsidRPr="00D644BE">
        <w:rPr>
          <w:lang w:val="en-US"/>
        </w:rPr>
        <w:t>Biểu diễn mối quan hệ cha con giữa các thông tin trong tập hợp.</w:t>
      </w:r>
    </w:p>
    <w:p w:rsidR="00D644BE" w:rsidRDefault="00D644BE" w:rsidP="00370F3C">
      <w:pPr>
        <w:pStyle w:val="ListParagraph"/>
        <w:numPr>
          <w:ilvl w:val="0"/>
          <w:numId w:val="32"/>
        </w:numPr>
        <w:rPr>
          <w:lang w:val="en-US"/>
        </w:rPr>
        <w:pPrChange w:id="429" w:author="Le Duong Cong Phuc" w:date="2011-12-21T15:52:00Z">
          <w:pPr>
            <w:pStyle w:val="ListParagraph"/>
            <w:numPr>
              <w:numId w:val="35"/>
            </w:numPr>
            <w:ind w:left="1440" w:hanging="360"/>
          </w:pPr>
        </w:pPrChange>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370F3C">
      <w:pPr>
        <w:pStyle w:val="ListParagraph"/>
        <w:numPr>
          <w:ilvl w:val="0"/>
          <w:numId w:val="32"/>
        </w:numPr>
        <w:rPr>
          <w:lang w:val="en-US"/>
        </w:rPr>
        <w:pPrChange w:id="430" w:author="Le Duong Cong Phuc" w:date="2011-12-21T15:52:00Z">
          <w:pPr>
            <w:pStyle w:val="ListParagraph"/>
            <w:numPr>
              <w:numId w:val="35"/>
            </w:numPr>
            <w:ind w:left="1440" w:hanging="360"/>
          </w:pPr>
        </w:pPrChange>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431"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431"/>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432" w:name="_Toc312162659"/>
      <w:r>
        <w:rPr>
          <w:lang w:val="en-US"/>
        </w:rPr>
        <w:lastRenderedPageBreak/>
        <w:t>M</w:t>
      </w:r>
      <w:r w:rsidR="00E90C85">
        <w:rPr>
          <w:lang w:val="en-US"/>
        </w:rPr>
        <w:t>atching tool -</w:t>
      </w:r>
      <w:r>
        <w:rPr>
          <w:lang w:val="en-US"/>
        </w:rPr>
        <w:t xml:space="preserve"> </w:t>
      </w:r>
      <w:r w:rsidR="0059788B">
        <w:rPr>
          <w:lang w:val="en-US"/>
        </w:rPr>
        <w:t>Giải pháp độ tương quan giữa các Tag</w:t>
      </w:r>
      <w:bookmarkEnd w:id="432"/>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433"/>
      <w:r>
        <w:rPr>
          <w:lang w:val="en-US"/>
        </w:rPr>
        <w:t>pháp</w:t>
      </w:r>
      <w:commentRangeEnd w:id="433"/>
      <w:r w:rsidR="009D051F">
        <w:rPr>
          <w:rStyle w:val="CommentReference"/>
        </w:rPr>
        <w:commentReference w:id="433"/>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370F3C" w:rsidP="00370F3C">
      <w:pPr>
        <w:pStyle w:val="ListParagraph"/>
        <w:numPr>
          <w:ilvl w:val="0"/>
          <w:numId w:val="33"/>
        </w:numPr>
        <w:rPr>
          <w:rFonts w:eastAsiaTheme="minorEastAsia"/>
          <w:lang w:val="en-US"/>
        </w:rPr>
        <w:pPrChange w:id="434" w:author="Le Duong Cong Phuc" w:date="2011-12-21T15:52:00Z">
          <w:pPr>
            <w:pStyle w:val="ListParagraph"/>
            <w:numPr>
              <w:numId w:val="36"/>
            </w:numPr>
            <w:ind w:hanging="360"/>
          </w:pPr>
        </w:pPrChange>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370F3C" w:rsidP="00370F3C">
      <w:pPr>
        <w:pStyle w:val="ListParagraph"/>
        <w:numPr>
          <w:ilvl w:val="0"/>
          <w:numId w:val="33"/>
        </w:numPr>
        <w:rPr>
          <w:rFonts w:eastAsiaTheme="minorEastAsia"/>
          <w:lang w:val="en-US"/>
        </w:rPr>
        <w:pPrChange w:id="435" w:author="Le Duong Cong Phuc" w:date="2011-12-21T15:52:00Z">
          <w:pPr>
            <w:pStyle w:val="ListParagraph"/>
            <w:numPr>
              <w:numId w:val="36"/>
            </w:numPr>
            <w:ind w:hanging="360"/>
          </w:pPr>
        </w:pPrChange>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370F3C" w:rsidP="00370F3C">
      <w:pPr>
        <w:pStyle w:val="ListParagraph"/>
        <w:numPr>
          <w:ilvl w:val="0"/>
          <w:numId w:val="33"/>
        </w:numPr>
        <w:rPr>
          <w:rFonts w:eastAsiaTheme="minorEastAsia"/>
          <w:lang w:val="en-US"/>
        </w:rPr>
        <w:pPrChange w:id="436" w:author="Le Duong Cong Phuc" w:date="2011-12-21T15:52:00Z">
          <w:pPr>
            <w:pStyle w:val="ListParagraph"/>
            <w:numPr>
              <w:numId w:val="36"/>
            </w:numPr>
            <w:ind w:hanging="360"/>
          </w:pPr>
        </w:pPrChange>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437" w:name="_Ref312160165"/>
      <w:bookmarkStart w:id="438" w:name="_Ref312160168"/>
      <w:bookmarkStart w:id="439" w:name="_Ref312160172"/>
      <w:bookmarkStart w:id="440"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437"/>
      <w:bookmarkEnd w:id="438"/>
      <w:bookmarkEnd w:id="439"/>
      <w:bookmarkEnd w:id="440"/>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441"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441"/>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442"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442"/>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443"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443"/>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444"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444"/>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445"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445"/>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446"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446"/>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447"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447"/>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448"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448"/>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449"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449"/>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450"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450"/>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451"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451"/>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452"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452"/>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453"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453"/>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454" w:name="_Toc312162661"/>
      <w:r>
        <w:rPr>
          <w:lang w:val="en-US"/>
        </w:rPr>
        <w:t xml:space="preserve">So sánh Job Zoom với các website </w:t>
      </w:r>
      <w:r w:rsidR="00604CFE">
        <w:rPr>
          <w:lang w:val="en-US"/>
        </w:rPr>
        <w:t>tìm việc</w:t>
      </w:r>
      <w:r>
        <w:rPr>
          <w:lang w:val="en-US"/>
        </w:rPr>
        <w:t xml:space="preserve"> hiện tại</w:t>
      </w:r>
      <w:bookmarkEnd w:id="454"/>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455"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455"/>
    </w:p>
    <w:p w:rsidR="002D613D" w:rsidRDefault="00AE3181" w:rsidP="009032D0">
      <w:pPr>
        <w:pStyle w:val="Heading1"/>
        <w:rPr>
          <w:lang w:val="en-US"/>
        </w:rPr>
      </w:pPr>
      <w:bookmarkStart w:id="456" w:name="_Toc312162662"/>
      <w:r>
        <w:rPr>
          <w:lang w:val="en-US"/>
        </w:rPr>
        <w:t>Đánh giá và hướng phát triển</w:t>
      </w:r>
      <w:bookmarkEnd w:id="456"/>
    </w:p>
    <w:p w:rsidR="00A00BAF" w:rsidRDefault="003241E3" w:rsidP="009032D0">
      <w:pPr>
        <w:pStyle w:val="Heading2"/>
        <w:rPr>
          <w:lang w:val="en-US"/>
        </w:rPr>
      </w:pPr>
      <w:bookmarkStart w:id="457" w:name="_Toc312162663"/>
      <w:r>
        <w:rPr>
          <w:lang w:val="en-US"/>
        </w:rPr>
        <w:t>Những điểm làm được</w:t>
      </w:r>
      <w:bookmarkEnd w:id="457"/>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458" w:name="_Toc312162664"/>
      <w:r>
        <w:rPr>
          <w:lang w:val="en-US"/>
        </w:rPr>
        <w:t>Những điểm hạn chế</w:t>
      </w:r>
      <w:bookmarkEnd w:id="458"/>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459" w:name="_Toc312162665"/>
      <w:r>
        <w:rPr>
          <w:lang w:val="en-US"/>
        </w:rPr>
        <w:t>Hướng phát triển</w:t>
      </w:r>
      <w:bookmarkEnd w:id="459"/>
    </w:p>
    <w:p w:rsidR="00C3472C" w:rsidRDefault="00C3472C" w:rsidP="009032D0">
      <w:pPr>
        <w:pStyle w:val="Heading3"/>
        <w:rPr>
          <w:lang w:val="en-US"/>
        </w:rPr>
      </w:pPr>
      <w:bookmarkStart w:id="460" w:name="_Toc312162666"/>
      <w:r>
        <w:rPr>
          <w:lang w:val="en-US"/>
        </w:rPr>
        <w:t>Xác thực độ tin cậy của CV</w:t>
      </w:r>
      <w:r w:rsidR="007F4587">
        <w:rPr>
          <w:lang w:val="en-US"/>
        </w:rPr>
        <w:t xml:space="preserve"> và yêu cầu tuyển dụng</w:t>
      </w:r>
      <w:bookmarkEnd w:id="460"/>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461" w:name="_Toc312162667"/>
      <w:r>
        <w:rPr>
          <w:lang w:val="en-US"/>
        </w:rPr>
        <w:t xml:space="preserve">Phát triển </w:t>
      </w:r>
      <w:r w:rsidR="00A00BAF">
        <w:rPr>
          <w:lang w:val="en-US"/>
        </w:rPr>
        <w:t>Sema</w:t>
      </w:r>
      <w:r>
        <w:rPr>
          <w:lang w:val="en-US"/>
        </w:rPr>
        <w:t>n</w:t>
      </w:r>
      <w:r w:rsidR="00A00BAF">
        <w:rPr>
          <w:lang w:val="en-US"/>
        </w:rPr>
        <w:t>tic web</w:t>
      </w:r>
      <w:bookmarkEnd w:id="461"/>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462"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462"/>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463" w:name="_Toc312162669"/>
      <w:r>
        <w:rPr>
          <w:lang w:val="en-US"/>
        </w:rPr>
        <w:t xml:space="preserve">Phân </w:t>
      </w:r>
      <w:r w:rsidR="00EE0C9A">
        <w:rPr>
          <w:lang w:val="en-US"/>
        </w:rPr>
        <w:t>tán</w:t>
      </w:r>
      <w:r>
        <w:rPr>
          <w:lang w:val="en-US"/>
        </w:rPr>
        <w:t xml:space="preserve"> dữ liệu</w:t>
      </w:r>
      <w:bookmarkEnd w:id="463"/>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464" w:name="_Toc312162670"/>
      <w:r>
        <w:rPr>
          <w:lang w:val="en-US"/>
        </w:rPr>
        <w:t>Công cụ hỗ trợ lựa chọn ứng viên</w:t>
      </w:r>
      <w:bookmarkEnd w:id="464"/>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465" w:name="_Toc312162671"/>
      <w:r>
        <w:rPr>
          <w:lang w:val="en-US"/>
        </w:rPr>
        <w:t>Thu thập thông tin việc làm tự động</w:t>
      </w:r>
      <w:bookmarkEnd w:id="465"/>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466" w:name="_Toc312162672"/>
      <w:r>
        <w:rPr>
          <w:lang w:val="en-US"/>
        </w:rPr>
        <w:t>Áp dụng quy trình tuyển dụng vào hệ thống</w:t>
      </w:r>
      <w:bookmarkEnd w:id="466"/>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467" w:name="_Toc312162673"/>
      <w:r w:rsidRPr="008A0DFE">
        <w:rPr>
          <w:rStyle w:val="Heading1Char"/>
          <w:b w:val="0"/>
          <w:bCs/>
          <w:noProof w:val="0"/>
          <w:sz w:val="48"/>
          <w:lang w:val="en-US"/>
        </w:rPr>
        <w:lastRenderedPageBreak/>
        <w:t>TÀI LIỆU THAM KHẢO</w:t>
      </w:r>
      <w:bookmarkEnd w:id="467"/>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Le Duong Cong Phuc" w:date="2011-12-20T15:22:00Z" w:initials="CPL(RRV">
    <w:p w:rsidR="00446B22" w:rsidRPr="00C366EE" w:rsidRDefault="00446B22" w:rsidP="00F14442">
      <w:pPr>
        <w:pStyle w:val="CommentText"/>
        <w:rPr>
          <w:lang w:val="en-US"/>
        </w:rPr>
      </w:pPr>
      <w:r>
        <w:rPr>
          <w:rStyle w:val="CommentReference"/>
        </w:rPr>
        <w:annotationRef/>
      </w:r>
      <w:r>
        <w:rPr>
          <w:lang w:val="en-US"/>
        </w:rPr>
        <w:t>Phúc viết</w:t>
      </w:r>
    </w:p>
  </w:comment>
  <w:comment w:id="94" w:author="Le Duong Cong Phuc" w:date="2011-12-20T15:22:00Z" w:initials="CPL(RRV">
    <w:p w:rsidR="00446B22" w:rsidRDefault="00446B22" w:rsidP="00F14442">
      <w:pPr>
        <w:pStyle w:val="CommentText"/>
        <w:rPr>
          <w:lang w:val="en-US"/>
        </w:rPr>
      </w:pPr>
      <w:r>
        <w:rPr>
          <w:rStyle w:val="CommentReference"/>
        </w:rPr>
        <w:annotationRef/>
      </w:r>
      <w:r>
        <w:rPr>
          <w:lang w:val="en-US"/>
        </w:rPr>
        <w:t>Giới thiệu các Stack cơ bản: component, connects, contrains</w:t>
      </w:r>
    </w:p>
    <w:p w:rsidR="00446B22" w:rsidRDefault="00446B22" w:rsidP="00370F3C">
      <w:pPr>
        <w:pStyle w:val="CommentText"/>
        <w:numPr>
          <w:ilvl w:val="0"/>
          <w:numId w:val="34"/>
        </w:numPr>
        <w:rPr>
          <w:lang w:val="en-US"/>
        </w:rPr>
      </w:pPr>
      <w:r>
        <w:rPr>
          <w:lang w:val="en-US"/>
        </w:rPr>
        <w:t xml:space="preserve">Từ đó xác định các giải </w:t>
      </w:r>
    </w:p>
    <w:p w:rsidR="00446B22" w:rsidRDefault="00446B22" w:rsidP="00F14442">
      <w:pPr>
        <w:pStyle w:val="CommentText"/>
        <w:rPr>
          <w:lang w:val="en-US"/>
        </w:rPr>
      </w:pPr>
    </w:p>
    <w:p w:rsidR="00446B22" w:rsidRPr="00903DED" w:rsidRDefault="00446B22" w:rsidP="00F14442">
      <w:pPr>
        <w:pStyle w:val="CommentText"/>
        <w:rPr>
          <w:lang w:val="en-US"/>
        </w:rPr>
      </w:pPr>
      <w:r>
        <w:rPr>
          <w:lang w:val="en-US"/>
        </w:rPr>
        <w:t>Đủ ý nhưng chưa mượt  mà, suống sẽ (cần Fix)</w:t>
      </w:r>
    </w:p>
  </w:comment>
  <w:comment w:id="156" w:author="Le Duong Cong Phuc" w:date="2011-12-21T14:30:00Z" w:initials="CPL(RRV">
    <w:p w:rsidR="00446B22" w:rsidRDefault="00446B22">
      <w:pPr>
        <w:pStyle w:val="CommentText"/>
        <w:rPr>
          <w:lang w:val="en-US"/>
        </w:rPr>
      </w:pPr>
      <w:r>
        <w:rPr>
          <w:rStyle w:val="CommentReference"/>
        </w:rPr>
        <w:annotationRef/>
      </w:r>
    </w:p>
    <w:p w:rsidR="00446B22" w:rsidRDefault="00446B22">
      <w:pPr>
        <w:pStyle w:val="CommentText"/>
        <w:rPr>
          <w:lang w:val="en-US"/>
        </w:rPr>
      </w:pPr>
      <w:r>
        <w:rPr>
          <w:lang w:val="en-US"/>
        </w:rPr>
        <w:t>Phần này là viết về điều kiện ra đời của JobZoom Framework để giải quyết:</w:t>
      </w:r>
    </w:p>
    <w:p w:rsidR="00446B22" w:rsidRDefault="00446B22">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446B22" w:rsidRDefault="00446B22">
      <w:pPr>
        <w:pStyle w:val="CommentText"/>
        <w:rPr>
          <w:lang w:val="en-US"/>
        </w:rPr>
      </w:pPr>
    </w:p>
    <w:p w:rsidR="00446B22" w:rsidRDefault="00446B22">
      <w:pPr>
        <w:pStyle w:val="CommentText"/>
        <w:rPr>
          <w:lang w:val="en-US"/>
        </w:rPr>
      </w:pPr>
      <w:r>
        <w:rPr>
          <w:lang w:val="en-US"/>
        </w:rPr>
        <w:t>(còn phần này thì nói không sát nên đẩy lên 5.1 thực trạng website tuyển dụng hiện nay)</w:t>
      </w:r>
    </w:p>
    <w:p w:rsidR="00446B22" w:rsidRDefault="00446B22">
      <w:pPr>
        <w:pStyle w:val="CommentText"/>
        <w:rPr>
          <w:lang w:val="en-US"/>
        </w:rPr>
      </w:pPr>
    </w:p>
    <w:p w:rsidR="00446B22" w:rsidRPr="00AD1E56" w:rsidRDefault="00446B22">
      <w:pPr>
        <w:pStyle w:val="CommentText"/>
        <w:rPr>
          <w:lang w:val="en-US"/>
        </w:rPr>
      </w:pPr>
      <w:r>
        <w:rPr>
          <w:lang w:val="en-US"/>
        </w:rPr>
        <w:t>Phần này Phúc sẽ viết lại</w:t>
      </w:r>
    </w:p>
  </w:comment>
  <w:comment w:id="167" w:author="Le Duong Cong Phuc" w:date="2011-12-21T14:13:00Z" w:initials="CPL(RRV">
    <w:p w:rsidR="00446B22" w:rsidRDefault="00446B22">
      <w:pPr>
        <w:pStyle w:val="CommentText"/>
        <w:rPr>
          <w:lang w:val="en-US"/>
        </w:rPr>
      </w:pPr>
      <w:r>
        <w:rPr>
          <w:rStyle w:val="CommentReference"/>
        </w:rPr>
        <w:annotationRef/>
      </w:r>
      <w:r>
        <w:rPr>
          <w:lang w:val="en-US"/>
        </w:rPr>
        <w:t>Cần sửa gì trong Use Case này:</w:t>
      </w:r>
    </w:p>
    <w:p w:rsidR="00446B22" w:rsidRDefault="00446B22" w:rsidP="00370F3C">
      <w:pPr>
        <w:pStyle w:val="CommentText"/>
        <w:numPr>
          <w:ilvl w:val="0"/>
          <w:numId w:val="38"/>
        </w:numPr>
        <w:rPr>
          <w:lang w:val="en-US"/>
        </w:rPr>
      </w:pPr>
      <w:r>
        <w:rPr>
          <w:lang w:val="en-US"/>
        </w:rPr>
        <w:t xml:space="preserve"> Cách đặt tên các Use Case có rõ ràng thể hiện ý nghĩa chưa.</w:t>
      </w:r>
    </w:p>
    <w:p w:rsidR="00446B22" w:rsidRDefault="00446B22" w:rsidP="00370F3C">
      <w:pPr>
        <w:pStyle w:val="CommentText"/>
        <w:numPr>
          <w:ilvl w:val="0"/>
          <w:numId w:val="38"/>
        </w:numPr>
        <w:rPr>
          <w:lang w:val="en-US"/>
        </w:rPr>
      </w:pPr>
      <w:r>
        <w:rPr>
          <w:lang w:val="en-US"/>
        </w:rPr>
        <w:t>Các mối quan hệ đã thể hiện đúng chưa</w:t>
      </w:r>
    </w:p>
    <w:p w:rsidR="00446B22" w:rsidRPr="002312F0" w:rsidRDefault="00446B22" w:rsidP="00370F3C">
      <w:pPr>
        <w:pStyle w:val="CommentText"/>
        <w:numPr>
          <w:ilvl w:val="0"/>
          <w:numId w:val="38"/>
        </w:numPr>
        <w:rPr>
          <w:lang w:val="en-US"/>
        </w:rPr>
      </w:pPr>
      <w:r>
        <w:rPr>
          <w:lang w:val="en-US"/>
        </w:rPr>
        <w:t>Còn thiếu use case nào không</w:t>
      </w:r>
    </w:p>
  </w:comment>
  <w:comment w:id="426" w:author="Le Duong Cong Phuc" w:date="2011-12-19T05:02:00Z" w:initials="CPL(RRV">
    <w:p w:rsidR="00446B22" w:rsidRDefault="00446B22">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446B22" w:rsidRPr="0064127E" w:rsidRDefault="00446B22">
      <w:pPr>
        <w:pStyle w:val="CommentText"/>
        <w:rPr>
          <w:lang w:val="en-US"/>
        </w:rPr>
      </w:pPr>
      <w:r>
        <w:rPr>
          <w:lang w:val="en-US"/>
        </w:rPr>
        <w:t>????</w:t>
      </w:r>
    </w:p>
  </w:comment>
  <w:comment w:id="433" w:author="Kyo" w:date="2011-12-20T17:49:00Z" w:initials="K">
    <w:p w:rsidR="00446B22" w:rsidRPr="009D051F" w:rsidRDefault="00446B22">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0F3C" w:rsidRDefault="00370F3C" w:rsidP="00897824">
      <w:pPr>
        <w:spacing w:line="240" w:lineRule="auto"/>
      </w:pPr>
      <w:r>
        <w:separator/>
      </w:r>
    </w:p>
  </w:endnote>
  <w:endnote w:type="continuationSeparator" w:id="0">
    <w:p w:rsidR="00370F3C" w:rsidRDefault="00370F3C"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446B22">
      <w:tc>
        <w:tcPr>
          <w:tcW w:w="500" w:type="pct"/>
          <w:tcBorders>
            <w:top w:val="single" w:sz="4" w:space="0" w:color="943634" w:themeColor="accent2" w:themeShade="BF"/>
          </w:tcBorders>
          <w:shd w:val="clear" w:color="auto" w:fill="943634" w:themeFill="accent2" w:themeFillShade="BF"/>
        </w:tcPr>
        <w:p w:rsidR="00446B22" w:rsidRDefault="00446B22">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446B22" w:rsidRDefault="00446B22">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446B22" w:rsidRDefault="00446B2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446B22">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446B22" w:rsidRDefault="00446B22"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446B22" w:rsidRDefault="00446B22">
          <w:pPr>
            <w:pStyle w:val="Header"/>
            <w:rPr>
              <w:color w:val="FFFFFF" w:themeColor="background1"/>
            </w:rPr>
          </w:pPr>
          <w:r>
            <w:rPr>
              <w:noProof w:val="0"/>
            </w:rPr>
            <w:fldChar w:fldCharType="begin"/>
          </w:r>
          <w:r>
            <w:instrText xml:space="preserve"> PAGE   \* MERGEFORMAT </w:instrText>
          </w:r>
          <w:r>
            <w:rPr>
              <w:noProof w:val="0"/>
            </w:rPr>
            <w:fldChar w:fldCharType="separate"/>
          </w:r>
          <w:r w:rsidR="008F75C7" w:rsidRPr="008F75C7">
            <w:rPr>
              <w:color w:val="FFFFFF" w:themeColor="background1"/>
            </w:rPr>
            <w:t>xiii</w:t>
          </w:r>
          <w:r>
            <w:rPr>
              <w:color w:val="FFFFFF" w:themeColor="background1"/>
            </w:rPr>
            <w:fldChar w:fldCharType="end"/>
          </w:r>
        </w:p>
      </w:tc>
    </w:tr>
  </w:tbl>
  <w:p w:rsidR="00446B22" w:rsidRDefault="00446B2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446B22">
      <w:tc>
        <w:tcPr>
          <w:tcW w:w="4500" w:type="pct"/>
          <w:tcBorders>
            <w:top w:val="single" w:sz="4" w:space="0" w:color="000000" w:themeColor="text1"/>
          </w:tcBorders>
        </w:tcPr>
        <w:p w:rsidR="00446B22" w:rsidRDefault="00370F3C">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446B22">
                <w:rPr>
                  <w:lang w:val="en-US"/>
                </w:rPr>
                <w:t xml:space="preserve">Xây dựng kiến trúc cổng thông tin tìm việc </w:t>
              </w:r>
            </w:sdtContent>
          </w:sdt>
          <w:r w:rsidR="00446B22">
            <w:t xml:space="preserve">| </w:t>
          </w:r>
          <w:r w:rsidR="00446B22">
            <w:fldChar w:fldCharType="begin"/>
          </w:r>
          <w:r w:rsidR="00446B22">
            <w:instrText xml:space="preserve"> STYLEREF  "1"  </w:instrText>
          </w:r>
          <w:r w:rsidR="00446B22">
            <w:fldChar w:fldCharType="separate"/>
          </w:r>
          <w:r w:rsidR="008F75C7">
            <w:t>Giải pháp kiến trúc cổng thông tin tìm việc JobZoom</w:t>
          </w:r>
          <w:r w:rsidR="00446B22">
            <w:fldChar w:fldCharType="end"/>
          </w:r>
        </w:p>
      </w:tc>
      <w:tc>
        <w:tcPr>
          <w:tcW w:w="500" w:type="pct"/>
          <w:tcBorders>
            <w:top w:val="single" w:sz="4" w:space="0" w:color="C0504D" w:themeColor="accent2"/>
          </w:tcBorders>
          <w:shd w:val="clear" w:color="auto" w:fill="943634" w:themeFill="accent2" w:themeFillShade="BF"/>
        </w:tcPr>
        <w:p w:rsidR="00446B22" w:rsidRDefault="00446B22">
          <w:pPr>
            <w:pStyle w:val="Header"/>
            <w:rPr>
              <w:color w:val="FFFFFF" w:themeColor="background1"/>
            </w:rPr>
          </w:pPr>
          <w:r>
            <w:rPr>
              <w:noProof w:val="0"/>
            </w:rPr>
            <w:fldChar w:fldCharType="begin"/>
          </w:r>
          <w:r>
            <w:instrText xml:space="preserve"> PAGE   \* MERGEFORMAT </w:instrText>
          </w:r>
          <w:r>
            <w:rPr>
              <w:noProof w:val="0"/>
            </w:rPr>
            <w:fldChar w:fldCharType="separate"/>
          </w:r>
          <w:r w:rsidR="008F75C7" w:rsidRPr="008F75C7">
            <w:rPr>
              <w:color w:val="FFFFFF" w:themeColor="background1"/>
            </w:rPr>
            <w:t>75</w:t>
          </w:r>
          <w:r>
            <w:rPr>
              <w:color w:val="FFFFFF" w:themeColor="background1"/>
            </w:rPr>
            <w:fldChar w:fldCharType="end"/>
          </w:r>
        </w:p>
      </w:tc>
    </w:tr>
  </w:tbl>
  <w:p w:rsidR="00446B22" w:rsidRDefault="00446B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0F3C" w:rsidRDefault="00370F3C" w:rsidP="00897824">
      <w:pPr>
        <w:spacing w:line="240" w:lineRule="auto"/>
      </w:pPr>
      <w:r>
        <w:separator/>
      </w:r>
    </w:p>
  </w:footnote>
  <w:footnote w:type="continuationSeparator" w:id="0">
    <w:p w:rsidR="00370F3C" w:rsidRDefault="00370F3C" w:rsidP="00897824">
      <w:pPr>
        <w:spacing w:line="240" w:lineRule="auto"/>
      </w:pPr>
      <w:r>
        <w:continuationSeparator/>
      </w:r>
    </w:p>
  </w:footnote>
  <w:footnote w:id="1">
    <w:p w:rsidR="00446B22" w:rsidRPr="006511B4" w:rsidRDefault="00446B22"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446B22" w:rsidRDefault="00446B22" w:rsidP="00F419F5">
      <w:pPr>
        <w:pStyle w:val="FootnoteText"/>
        <w:rPr>
          <w:lang w:val="en-US"/>
        </w:rPr>
      </w:pPr>
      <w:r>
        <w:rPr>
          <w:rStyle w:val="FootnoteReference"/>
        </w:rPr>
        <w:footnoteRef/>
      </w:r>
      <w:r>
        <w:t xml:space="preserve"> http://www.internetworldstats.com/stats.htm</w:t>
      </w:r>
    </w:p>
  </w:footnote>
  <w:footnote w:id="3">
    <w:p w:rsidR="00446B22" w:rsidRPr="00FC65F3" w:rsidRDefault="00446B22">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446B22" w:rsidRPr="009C7984" w:rsidRDefault="00446B22" w:rsidP="00F14442">
      <w:pPr>
        <w:pStyle w:val="FootnoteText"/>
        <w:rPr>
          <w:lang w:val="en-US"/>
        </w:rPr>
      </w:pPr>
      <w:r>
        <w:rPr>
          <w:rStyle w:val="FootnoteReference"/>
        </w:rPr>
        <w:footnoteRef/>
      </w:r>
      <w:r>
        <w:t xml:space="preserve"> </w:t>
      </w:r>
      <w:r>
        <w:rPr>
          <w:lang w:val="en-US"/>
        </w:rPr>
        <w:t>Tham khảo [5]</w:t>
      </w:r>
    </w:p>
  </w:footnote>
  <w:footnote w:id="5">
    <w:p w:rsidR="00446B22" w:rsidRPr="00847D31" w:rsidRDefault="00446B22"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446B22" w:rsidRPr="009C7984" w:rsidRDefault="00446B22" w:rsidP="00F14442">
      <w:pPr>
        <w:pStyle w:val="FootnoteText"/>
        <w:rPr>
          <w:lang w:val="en-US"/>
        </w:rPr>
      </w:pPr>
      <w:r>
        <w:rPr>
          <w:rStyle w:val="FootnoteReference"/>
        </w:rPr>
        <w:footnoteRef/>
      </w:r>
      <w:r>
        <w:t xml:space="preserve"> </w:t>
      </w:r>
      <w:r>
        <w:rPr>
          <w:lang w:val="en-US"/>
        </w:rPr>
        <w:t>Tham khảo [5], [13], [23]</w:t>
      </w:r>
    </w:p>
  </w:footnote>
  <w:footnote w:id="7">
    <w:p w:rsidR="00446B22" w:rsidRPr="00AA66C8" w:rsidRDefault="00446B22"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446B22" w:rsidRPr="001377F4" w:rsidRDefault="00446B22" w:rsidP="00F14442">
      <w:pPr>
        <w:pStyle w:val="FootnoteText"/>
        <w:rPr>
          <w:lang w:val="en-US"/>
        </w:rPr>
      </w:pPr>
      <w:r>
        <w:rPr>
          <w:rStyle w:val="FootnoteReference"/>
        </w:rPr>
        <w:footnoteRef/>
      </w:r>
      <w:r>
        <w:t xml:space="preserve"> </w:t>
      </w:r>
      <w:r>
        <w:rPr>
          <w:lang w:val="en-US"/>
        </w:rPr>
        <w:t>Tài liệu tham khảo [15]</w:t>
      </w:r>
    </w:p>
  </w:footnote>
  <w:footnote w:id="9">
    <w:p w:rsidR="00446B22" w:rsidRPr="001377F4" w:rsidRDefault="00446B22" w:rsidP="00F14442">
      <w:pPr>
        <w:pStyle w:val="FootnoteText"/>
        <w:rPr>
          <w:lang w:val="en-US"/>
        </w:rPr>
      </w:pPr>
      <w:r>
        <w:rPr>
          <w:rStyle w:val="FootnoteReference"/>
        </w:rPr>
        <w:footnoteRef/>
      </w:r>
      <w:r>
        <w:t xml:space="preserve"> </w:t>
      </w:r>
      <w:r>
        <w:rPr>
          <w:lang w:val="en-US"/>
        </w:rPr>
        <w:t>Tài liệu tham khảo [13]</w:t>
      </w:r>
    </w:p>
  </w:footnote>
  <w:footnote w:id="10">
    <w:p w:rsidR="00446B22" w:rsidRPr="001377F4" w:rsidRDefault="00446B22" w:rsidP="00F14442">
      <w:pPr>
        <w:pStyle w:val="FootnoteText"/>
        <w:rPr>
          <w:lang w:val="en-US"/>
        </w:rPr>
      </w:pPr>
      <w:r>
        <w:rPr>
          <w:rStyle w:val="FootnoteReference"/>
        </w:rPr>
        <w:footnoteRef/>
      </w:r>
      <w:r>
        <w:t xml:space="preserve"> </w:t>
      </w:r>
      <w:r>
        <w:rPr>
          <w:lang w:val="en-US"/>
        </w:rPr>
        <w:t>Tài liệu tham khảo [14]</w:t>
      </w:r>
    </w:p>
  </w:footnote>
  <w:footnote w:id="11">
    <w:p w:rsidR="00446B22" w:rsidRPr="00C07415" w:rsidRDefault="00446B22" w:rsidP="00F14442">
      <w:pPr>
        <w:pStyle w:val="FootnoteText"/>
        <w:rPr>
          <w:lang w:val="en-US"/>
        </w:rPr>
      </w:pPr>
      <w:r>
        <w:rPr>
          <w:rStyle w:val="FootnoteReference"/>
        </w:rPr>
        <w:footnoteRef/>
      </w:r>
      <w:r>
        <w:t xml:space="preserve"> </w:t>
      </w:r>
      <w:r>
        <w:rPr>
          <w:lang w:val="en-US"/>
        </w:rPr>
        <w:t>Tham khảo [9], [10]</w:t>
      </w:r>
    </w:p>
  </w:footnote>
  <w:footnote w:id="12">
    <w:p w:rsidR="00446B22" w:rsidRPr="009B68DC" w:rsidRDefault="00446B22" w:rsidP="00F14442">
      <w:pPr>
        <w:pStyle w:val="FootnoteText"/>
        <w:rPr>
          <w:lang w:val="en-US"/>
        </w:rPr>
      </w:pPr>
      <w:r>
        <w:rPr>
          <w:rStyle w:val="FootnoteReference"/>
        </w:rPr>
        <w:footnoteRef/>
      </w:r>
      <w:r>
        <w:t xml:space="preserve"> </w:t>
      </w:r>
      <w:r>
        <w:rPr>
          <w:lang w:val="en-US"/>
        </w:rPr>
        <w:t>Tham khảo [12], [21]</w:t>
      </w:r>
    </w:p>
  </w:footnote>
  <w:footnote w:id="13">
    <w:p w:rsidR="00446B22" w:rsidRPr="00312372" w:rsidRDefault="00446B22">
      <w:pPr>
        <w:pStyle w:val="FootnoteText"/>
        <w:rPr>
          <w:lang w:val="en-US"/>
        </w:rPr>
      </w:pPr>
      <w:r>
        <w:rPr>
          <w:rStyle w:val="FootnoteReference"/>
        </w:rPr>
        <w:footnoteRef/>
      </w:r>
      <w:r>
        <w:t xml:space="preserve"> </w:t>
      </w:r>
      <w:r>
        <w:rPr>
          <w:lang w:val="en-US"/>
        </w:rPr>
        <w:t>Tham khảo [22]</w:t>
      </w:r>
    </w:p>
  </w:footnote>
  <w:footnote w:id="14">
    <w:p w:rsidR="00446B22" w:rsidRPr="00615C72" w:rsidRDefault="00446B22" w:rsidP="00F14442">
      <w:pPr>
        <w:pStyle w:val="FootnoteText"/>
        <w:rPr>
          <w:lang w:val="en-US"/>
        </w:rPr>
      </w:pPr>
      <w:r>
        <w:rPr>
          <w:rStyle w:val="FootnoteReference"/>
        </w:rPr>
        <w:footnoteRef/>
      </w:r>
      <w:r>
        <w:t xml:space="preserve"> </w:t>
      </w:r>
      <w:r>
        <w:rPr>
          <w:lang w:val="en-US"/>
        </w:rPr>
        <w:t>Tài liệu tham khảo: [16], [17], [18]</w:t>
      </w:r>
    </w:p>
  </w:footnote>
  <w:footnote w:id="15">
    <w:p w:rsidR="00446B22" w:rsidRPr="00DD4EF6" w:rsidRDefault="00446B22" w:rsidP="00FE1AFD">
      <w:pPr>
        <w:pStyle w:val="FootnoteText"/>
        <w:rPr>
          <w:lang w:val="en-US"/>
        </w:rPr>
      </w:pPr>
      <w:r>
        <w:rPr>
          <w:rStyle w:val="FootnoteReference"/>
        </w:rPr>
        <w:footnoteRef/>
      </w:r>
      <w:r>
        <w:t xml:space="preserve"> </w:t>
      </w:r>
      <w:r w:rsidRPr="00926DAA">
        <w:t>http://www.internetworldstats.com/stats.htm</w:t>
      </w:r>
    </w:p>
  </w:footnote>
  <w:footnote w:id="16">
    <w:p w:rsidR="00446B22" w:rsidRPr="00C47A81" w:rsidRDefault="00446B22" w:rsidP="00FE1AFD">
      <w:pPr>
        <w:pStyle w:val="FootnoteText"/>
        <w:rPr>
          <w:lang w:val="en-US"/>
        </w:rPr>
      </w:pPr>
      <w:r>
        <w:rPr>
          <w:rStyle w:val="FootnoteReference"/>
        </w:rPr>
        <w:footnoteRef/>
      </w:r>
      <w:r>
        <w:t xml:space="preserve"> </w:t>
      </w:r>
      <w:r w:rsidRPr="00C47A81">
        <w:t>http://www.internetworldstats.com/asia.htm#vn</w:t>
      </w:r>
    </w:p>
  </w:footnote>
  <w:footnote w:id="17">
    <w:p w:rsidR="00446B22" w:rsidRPr="009D1029" w:rsidRDefault="00446B22"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446B22" w:rsidRPr="009C4DB3" w:rsidRDefault="00446B22">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446B22" w:rsidRPr="00F3066B" w:rsidRDefault="00446B22">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6B22" w:rsidRDefault="00370F3C">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446B22">
          <w:rPr>
            <w:rFonts w:asciiTheme="majorHAnsi" w:eastAsiaTheme="majorEastAsia" w:hAnsiTheme="majorHAnsi" w:cstheme="majorBidi"/>
            <w:color w:val="4F81BD" w:themeColor="accent1"/>
            <w:sz w:val="24"/>
            <w:lang w:val="en-US"/>
          </w:rPr>
          <w:t>TRƯỜNG ĐẠI HỌC HOA SEN</w:t>
        </w:r>
      </w:sdtContent>
    </w:sdt>
    <w:r w:rsidR="00446B22">
      <w:rPr>
        <w:rFonts w:asciiTheme="majorHAnsi" w:eastAsiaTheme="majorEastAsia" w:hAnsiTheme="majorHAnsi" w:cstheme="majorBidi"/>
        <w:color w:val="4F81BD" w:themeColor="accent1"/>
        <w:sz w:val="24"/>
      </w:rPr>
      <w:t xml:space="preserve"> </w:t>
    </w:r>
    <w:r w:rsidR="00446B22">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446B22">
          <w:rPr>
            <w:rFonts w:asciiTheme="majorHAnsi" w:eastAsiaTheme="majorEastAsia" w:hAnsiTheme="majorHAnsi" w:cstheme="majorBidi"/>
            <w:color w:val="4F81BD" w:themeColor="accent1"/>
            <w:sz w:val="24"/>
            <w:lang w:val="en-US"/>
          </w:rPr>
          <w:t>KHOÁ LUẬN TỐT NGHIỆP</w:t>
        </w:r>
      </w:sdtContent>
    </w:sdt>
  </w:p>
  <w:p w:rsidR="00446B22" w:rsidRPr="00513DD1" w:rsidRDefault="00370F3C">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4">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6"/>
  </w:num>
  <w:num w:numId="3">
    <w:abstractNumId w:val="21"/>
  </w:num>
  <w:num w:numId="4">
    <w:abstractNumId w:val="41"/>
  </w:num>
  <w:num w:numId="5">
    <w:abstractNumId w:val="39"/>
  </w:num>
  <w:num w:numId="6">
    <w:abstractNumId w:val="43"/>
  </w:num>
  <w:num w:numId="7">
    <w:abstractNumId w:val="29"/>
  </w:num>
  <w:num w:numId="8">
    <w:abstractNumId w:val="34"/>
  </w:num>
  <w:num w:numId="9">
    <w:abstractNumId w:val="38"/>
  </w:num>
  <w:num w:numId="10">
    <w:abstractNumId w:val="24"/>
  </w:num>
  <w:num w:numId="11">
    <w:abstractNumId w:val="26"/>
  </w:num>
  <w:num w:numId="12">
    <w:abstractNumId w:val="15"/>
  </w:num>
  <w:num w:numId="13">
    <w:abstractNumId w:val="12"/>
  </w:num>
  <w:num w:numId="14">
    <w:abstractNumId w:val="6"/>
  </w:num>
  <w:num w:numId="15">
    <w:abstractNumId w:val="44"/>
  </w:num>
  <w:num w:numId="16">
    <w:abstractNumId w:val="9"/>
  </w:num>
  <w:num w:numId="17">
    <w:abstractNumId w:val="0"/>
  </w:num>
  <w:num w:numId="18">
    <w:abstractNumId w:val="2"/>
  </w:num>
  <w:num w:numId="19">
    <w:abstractNumId w:val="40"/>
  </w:num>
  <w:num w:numId="20">
    <w:abstractNumId w:val="20"/>
  </w:num>
  <w:num w:numId="21">
    <w:abstractNumId w:val="45"/>
  </w:num>
  <w:num w:numId="22">
    <w:abstractNumId w:val="17"/>
  </w:num>
  <w:num w:numId="23">
    <w:abstractNumId w:val="37"/>
  </w:num>
  <w:num w:numId="24">
    <w:abstractNumId w:val="19"/>
  </w:num>
  <w:num w:numId="25">
    <w:abstractNumId w:val="31"/>
  </w:num>
  <w:num w:numId="26">
    <w:abstractNumId w:val="42"/>
  </w:num>
  <w:num w:numId="27">
    <w:abstractNumId w:val="23"/>
  </w:num>
  <w:num w:numId="28">
    <w:abstractNumId w:val="35"/>
  </w:num>
  <w:num w:numId="29">
    <w:abstractNumId w:val="4"/>
  </w:num>
  <w:num w:numId="30">
    <w:abstractNumId w:val="18"/>
  </w:num>
  <w:num w:numId="31">
    <w:abstractNumId w:val="32"/>
  </w:num>
  <w:num w:numId="32">
    <w:abstractNumId w:val="1"/>
  </w:num>
  <w:num w:numId="33">
    <w:abstractNumId w:val="14"/>
  </w:num>
  <w:num w:numId="34">
    <w:abstractNumId w:val="11"/>
  </w:num>
  <w:num w:numId="35">
    <w:abstractNumId w:val="8"/>
  </w:num>
  <w:num w:numId="36">
    <w:abstractNumId w:val="13"/>
  </w:num>
  <w:num w:numId="37">
    <w:abstractNumId w:val="25"/>
  </w:num>
  <w:num w:numId="38">
    <w:abstractNumId w:val="3"/>
  </w:num>
  <w:num w:numId="39">
    <w:abstractNumId w:val="28"/>
  </w:num>
  <w:num w:numId="40">
    <w:abstractNumId w:val="36"/>
  </w:num>
  <w:num w:numId="41">
    <w:abstractNumId w:val="7"/>
  </w:num>
  <w:num w:numId="42">
    <w:abstractNumId w:val="27"/>
  </w:num>
  <w:num w:numId="43">
    <w:abstractNumId w:val="22"/>
  </w:num>
  <w:num w:numId="44">
    <w:abstractNumId w:val="10"/>
  </w:num>
  <w:num w:numId="45">
    <w:abstractNumId w:val="5"/>
  </w:num>
  <w:num w:numId="46">
    <w:abstractNumId w:val="3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5B01"/>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97EAE"/>
    <w:rsid w:val="000A2156"/>
    <w:rsid w:val="000A2928"/>
    <w:rsid w:val="000A4089"/>
    <w:rsid w:val="000A6337"/>
    <w:rsid w:val="000A6C0C"/>
    <w:rsid w:val="000B09DF"/>
    <w:rsid w:val="000B1D54"/>
    <w:rsid w:val="000B2414"/>
    <w:rsid w:val="000B267E"/>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2C0E"/>
    <w:rsid w:val="000E518E"/>
    <w:rsid w:val="000E527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F13"/>
    <w:rsid w:val="001742AF"/>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1CF1"/>
    <w:rsid w:val="001F3B39"/>
    <w:rsid w:val="001F42D2"/>
    <w:rsid w:val="001F5374"/>
    <w:rsid w:val="001F6EB8"/>
    <w:rsid w:val="001F7CF7"/>
    <w:rsid w:val="001F7EC2"/>
    <w:rsid w:val="00202448"/>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C0C"/>
    <w:rsid w:val="00317944"/>
    <w:rsid w:val="00322082"/>
    <w:rsid w:val="00322DE1"/>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0F3C"/>
    <w:rsid w:val="00371538"/>
    <w:rsid w:val="0037183C"/>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B22"/>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B9"/>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1A91"/>
    <w:rsid w:val="007C417A"/>
    <w:rsid w:val="007C4FEA"/>
    <w:rsid w:val="007C59B0"/>
    <w:rsid w:val="007C59C8"/>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1CC7"/>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650A"/>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1DF0"/>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706D"/>
    <w:rsid w:val="0087753A"/>
    <w:rsid w:val="00877E7C"/>
    <w:rsid w:val="00882849"/>
    <w:rsid w:val="00882E63"/>
    <w:rsid w:val="008855AE"/>
    <w:rsid w:val="0088593F"/>
    <w:rsid w:val="00890428"/>
    <w:rsid w:val="00894121"/>
    <w:rsid w:val="0089465A"/>
    <w:rsid w:val="00894A2A"/>
    <w:rsid w:val="00895444"/>
    <w:rsid w:val="0089559F"/>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2262"/>
    <w:rsid w:val="00943BCB"/>
    <w:rsid w:val="009441E2"/>
    <w:rsid w:val="00945B9B"/>
    <w:rsid w:val="00946B18"/>
    <w:rsid w:val="00950693"/>
    <w:rsid w:val="0095089B"/>
    <w:rsid w:val="009543A5"/>
    <w:rsid w:val="00965543"/>
    <w:rsid w:val="00967CD0"/>
    <w:rsid w:val="0097118E"/>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65CB"/>
    <w:rsid w:val="009B68DC"/>
    <w:rsid w:val="009B7730"/>
    <w:rsid w:val="009B77F7"/>
    <w:rsid w:val="009B7A3F"/>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46C5"/>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1A49"/>
    <w:rsid w:val="00B62C19"/>
    <w:rsid w:val="00B64400"/>
    <w:rsid w:val="00B653A8"/>
    <w:rsid w:val="00B661B8"/>
    <w:rsid w:val="00B6715D"/>
    <w:rsid w:val="00B671F8"/>
    <w:rsid w:val="00B67EF3"/>
    <w:rsid w:val="00B72F24"/>
    <w:rsid w:val="00B7423E"/>
    <w:rsid w:val="00B75233"/>
    <w:rsid w:val="00B7550E"/>
    <w:rsid w:val="00B764F0"/>
    <w:rsid w:val="00B77158"/>
    <w:rsid w:val="00B819A1"/>
    <w:rsid w:val="00B83A99"/>
    <w:rsid w:val="00B83ADB"/>
    <w:rsid w:val="00B84D0D"/>
    <w:rsid w:val="00B84D6D"/>
    <w:rsid w:val="00B85259"/>
    <w:rsid w:val="00B85C15"/>
    <w:rsid w:val="00B85DBC"/>
    <w:rsid w:val="00B87AD5"/>
    <w:rsid w:val="00B91152"/>
    <w:rsid w:val="00B92E21"/>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53A5"/>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5B16"/>
    <w:rsid w:val="00C5608C"/>
    <w:rsid w:val="00C60681"/>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093"/>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38B"/>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3EBE"/>
    <w:rsid w:val="00E35334"/>
    <w:rsid w:val="00E4178D"/>
    <w:rsid w:val="00E435AF"/>
    <w:rsid w:val="00E43FD3"/>
    <w:rsid w:val="00E44649"/>
    <w:rsid w:val="00E449D9"/>
    <w:rsid w:val="00E46A99"/>
    <w:rsid w:val="00E506F0"/>
    <w:rsid w:val="00E50F0E"/>
    <w:rsid w:val="00E52DCB"/>
    <w:rsid w:val="00E54130"/>
    <w:rsid w:val="00E560CA"/>
    <w:rsid w:val="00E56448"/>
    <w:rsid w:val="00E565D9"/>
    <w:rsid w:val="00E5785F"/>
    <w:rsid w:val="00E61C1C"/>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C624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microsoft.com/office/2007/relationships/hdphoto" Target="media/hdphoto2.wdp"/><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7.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comments" Target="comments.xml"/><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97536-137B-4409-B340-87E4F5115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11633</TotalTime>
  <Pages>119</Pages>
  <Words>23946</Words>
  <Characters>136494</Characters>
  <Application>Microsoft Office Word</Application>
  <DocSecurity>0</DocSecurity>
  <Lines>1137</Lines>
  <Paragraphs>320</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160120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1088</cp:revision>
  <dcterms:created xsi:type="dcterms:W3CDTF">2011-10-04T06:57:00Z</dcterms:created>
  <dcterms:modified xsi:type="dcterms:W3CDTF">2011-12-21T08:52:00Z</dcterms:modified>
  <cp:contentStatus>Not finished</cp:contentStatus>
</cp:coreProperties>
</file>