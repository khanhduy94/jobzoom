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B7476"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B7476"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0B7476">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B7476">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B7476">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0B7476">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DA64BBB" wp14:editId="3FB401B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7B215C7" wp14:editId="05FA66C3">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7244F6DE" wp14:editId="5ABF8D0C">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0192DC81" wp14:editId="7A21FDD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05148EDC" wp14:editId="00B933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C038F43" wp14:editId="0F9BEBD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B43927" wp14:editId="7C016C0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lastRenderedPageBreak/>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D9A20BB" wp14:editId="7CE69E3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364FAC19" wp14:editId="2989FCF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2" w:name="_Ref306633886"/>
      <w:r>
        <w:rPr>
          <w:lang w:val="en-US"/>
        </w:rPr>
        <w:lastRenderedPageBreak/>
        <w:t>Lần lặp đầu tiên</w:t>
      </w:r>
      <w:bookmarkEnd w:id="72"/>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2DB99CCB" wp14:editId="44C0D929">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557C353" wp14:editId="02ED214C">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5E23016D" wp14:editId="7FFAA1D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4D20A860" wp14:editId="78E845E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01CEF016" wp14:editId="7ADD39C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13FF8E6D" wp14:editId="4E0795EE">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140FBD5B" wp14:editId="3AE0032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3EE4F63C" wp14:editId="70C72F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46A4B03" wp14:editId="1CCC6E4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69AEAE58" wp14:editId="6D635409">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169BD6F5" wp14:editId="739227E1">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910C964" wp14:editId="240AD55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4EA69C61" wp14:editId="68CA1D29">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2CCDABA0" wp14:editId="693DEB0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076E0D1D" wp14:editId="23F9D36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422FBCEE" wp14:editId="3C6FDE3D">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AD9397" wp14:editId="6003E1F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1001BAD2" wp14:editId="2D68D332">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297AF4E4" wp14:editId="6D118C7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547AA6B" wp14:editId="3961B33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42652B2" wp14:editId="7D3F7C8F">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79A6A92" wp14:editId="49F716D0">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2733171C" wp14:editId="6E0A5613">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950CFE" wp14:editId="7A2029F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Ứng dụng 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162650"/>
      <w:r>
        <w:t>Ứng dụng cây quyết định</w:t>
      </w:r>
      <w:bookmarkEnd w:id="143"/>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162651"/>
      <w:r w:rsidRPr="008F4F0F">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162652"/>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162653"/>
      <w:r>
        <w:rPr>
          <w:lang w:val="en-US"/>
        </w:rPr>
        <w:lastRenderedPageBreak/>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162654"/>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62655"/>
      <w:r>
        <w:rPr>
          <w:lang w:val="en-US"/>
        </w:rPr>
        <w:lastRenderedPageBreak/>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ins w:id="150" w:author="Le Duong Cong Phuc" w:date="2011-12-21T12:03:00Z"/>
          <w:lang w:val="en-US"/>
        </w:rPr>
      </w:pPr>
      <w:bookmarkStart w:id="151" w:name="_Toc310954209"/>
      <w:bookmarkStart w:id="152" w:name="_Toc312162656"/>
      <w:r>
        <w:rPr>
          <w:lang w:val="en-US"/>
        </w:rPr>
        <w:t>Kiến trúc tổng quan framework</w:t>
      </w:r>
      <w:bookmarkEnd w:id="151"/>
      <w:bookmarkEnd w:id="152"/>
    </w:p>
    <w:p w:rsidR="00913325" w:rsidRDefault="00913325" w:rsidP="00913325">
      <w:pPr>
        <w:rPr>
          <w:ins w:id="153" w:author="Le Duong Cong Phuc" w:date="2011-12-21T12:03:00Z"/>
          <w:lang w:val="en-US"/>
        </w:rPr>
      </w:pPr>
      <w:ins w:id="154" w:author="Le Duong Cong Phuc" w:date="2011-12-21T12:03:00Z">
        <w:r>
          <w:rPr>
            <w:lang w:val="en-US"/>
          </w:rPr>
          <w:t xml:space="preserve">Kiến trúc tổng quan của JobZoom framework được mô tả cụ thể qua mô hình 4+1 architecture view với cái nhìn với nhiều gốc độ khác nhau: </w:t>
        </w:r>
      </w:ins>
    </w:p>
    <w:p w:rsidR="00913325" w:rsidRPr="003956F6" w:rsidRDefault="00913325" w:rsidP="00913325">
      <w:pPr>
        <w:pStyle w:val="ListParagraph"/>
        <w:numPr>
          <w:ilvl w:val="0"/>
          <w:numId w:val="19"/>
        </w:numPr>
        <w:rPr>
          <w:ins w:id="155" w:author="Le Duong Cong Phuc" w:date="2011-12-21T12:03:00Z"/>
          <w:lang w:val="en-US"/>
        </w:rPr>
      </w:pPr>
      <w:ins w:id="156" w:author="Le Duong Cong Phuc" w:date="2011-12-21T12:03:00Z">
        <w:r w:rsidRPr="003956F6">
          <w:rPr>
            <w:lang w:val="en-US"/>
          </w:rPr>
          <w:t>Senarios: mô tả các trường hợp sử dụng cụ thể của JobZoom framework, được mô tả thông qua sơ đồ Use case model.</w:t>
        </w:r>
      </w:ins>
    </w:p>
    <w:p w:rsidR="00913325" w:rsidRPr="00BA49D5" w:rsidRDefault="00913325" w:rsidP="00913325">
      <w:pPr>
        <w:pStyle w:val="ListParagraph"/>
        <w:numPr>
          <w:ilvl w:val="0"/>
          <w:numId w:val="47"/>
        </w:numPr>
        <w:rPr>
          <w:ins w:id="157" w:author="Le Duong Cong Phuc" w:date="2011-12-21T12:03:00Z"/>
          <w:lang w:val="en-US"/>
        </w:rPr>
      </w:pPr>
      <w:ins w:id="158" w:author="Le Duong Cong Phuc" w:date="2011-12-21T12:03:00Z">
        <w:r w:rsidRPr="00BA49D5">
          <w:rPr>
            <w:lang w:val="en-US"/>
          </w:rPr>
          <w:t>Logical view: mô tả kiến kiến JobZoom framework dưới gốc độ của của người sử dụng framework. Ở đây có 2 mô hình mô tả logical view đó là: class diagram và layer diagram.</w:t>
        </w:r>
      </w:ins>
    </w:p>
    <w:p w:rsidR="00913325" w:rsidRPr="00BA49D5" w:rsidRDefault="00913325" w:rsidP="00913325">
      <w:pPr>
        <w:pStyle w:val="ListParagraph"/>
        <w:numPr>
          <w:ilvl w:val="0"/>
          <w:numId w:val="47"/>
        </w:numPr>
        <w:rPr>
          <w:ins w:id="159" w:author="Le Duong Cong Phuc" w:date="2011-12-21T12:03:00Z"/>
          <w:lang w:val="en-US"/>
        </w:rPr>
      </w:pPr>
      <w:ins w:id="160" w:author="Le Duong Cong Phuc" w:date="2011-12-21T12:03:00Z">
        <w:r w:rsidRPr="00BA49D5">
          <w:rPr>
            <w:lang w:val="en-US"/>
          </w:rPr>
          <w:t>Development view: mô tả kiến trúc JobZoom framework dưới gốc độ của người lập trình viên phát triển JobZoom framework được thể hiện thông qua sơ đồ component diagram.</w:t>
        </w:r>
      </w:ins>
    </w:p>
    <w:p w:rsidR="00913325" w:rsidRPr="00BA49D5" w:rsidRDefault="00913325" w:rsidP="00913325">
      <w:pPr>
        <w:pStyle w:val="ListParagraph"/>
        <w:numPr>
          <w:ilvl w:val="0"/>
          <w:numId w:val="47"/>
        </w:numPr>
        <w:rPr>
          <w:ins w:id="161" w:author="Le Duong Cong Phuc" w:date="2011-12-21T12:03:00Z"/>
          <w:lang w:val="en-US"/>
        </w:rPr>
      </w:pPr>
      <w:ins w:id="162" w:author="Le Duong Cong Phuc" w:date="2011-12-21T12:03:00Z">
        <w:r w:rsidRPr="00BA49D5">
          <w:rPr>
            <w:lang w:val="en-US"/>
          </w:rPr>
          <w:t>Process view</w:t>
        </w:r>
        <w:bookmarkStart w:id="163" w:name="_GoBack"/>
        <w:bookmarkEnd w:id="163"/>
        <w:r w:rsidRPr="00BA49D5">
          <w:rPr>
            <w:lang w:val="en-US"/>
          </w:rPr>
          <w:t>: mô tả kiến trúc JobZoom framework dưới gốc độ của người tích hợp hệ thống cần nắm các quy trình xử lý của hệ thống, được thể hiện qua mô hình activity diagram.</w:t>
        </w:r>
      </w:ins>
    </w:p>
    <w:p w:rsidR="00913325" w:rsidRPr="00913325" w:rsidRDefault="00913325" w:rsidP="00913325">
      <w:pPr>
        <w:rPr>
          <w:lang w:val="en-US"/>
        </w:rPr>
        <w:pPrChange w:id="164" w:author="Le Duong Cong Phuc" w:date="2011-12-21T12:03:00Z">
          <w:pPr>
            <w:pStyle w:val="Heading3"/>
          </w:pPr>
        </w:pPrChange>
      </w:pPr>
      <w:ins w:id="165" w:author="Le Duong Cong Phuc" w:date="2011-12-21T12:03:00Z">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ins>
    </w:p>
    <w:p w:rsidR="00B87AD5" w:rsidRPr="00FD7447" w:rsidRDefault="00B87AD5" w:rsidP="009032D0">
      <w:pPr>
        <w:pStyle w:val="Heading4"/>
        <w:rPr>
          <w:lang w:val="en-US"/>
        </w:rPr>
      </w:pPr>
      <w:r w:rsidRPr="00FD7447">
        <w:rPr>
          <w:lang w:val="en-US"/>
        </w:rPr>
        <w:lastRenderedPageBreak/>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 xml:space="preserve">Lập trình viên phát triển hệ thống tìm việc (ứng dụng JobZoom </w:t>
            </w:r>
            <w:r>
              <w:rPr>
                <w:lang w:val="en-US"/>
              </w:rPr>
              <w:lastRenderedPageBreak/>
              <w:t>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69"/>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0B747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0B747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0B747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9A3163" w:rsidRPr="00C366EE" w:rsidRDefault="009A3163"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9A3163" w:rsidRDefault="009A3163" w:rsidP="00F14442">
      <w:pPr>
        <w:pStyle w:val="CommentText"/>
        <w:rPr>
          <w:lang w:val="en-US"/>
        </w:rPr>
      </w:pPr>
      <w:r>
        <w:rPr>
          <w:rStyle w:val="CommentReference"/>
        </w:rPr>
        <w:annotationRef/>
      </w:r>
      <w:r>
        <w:rPr>
          <w:lang w:val="en-US"/>
        </w:rPr>
        <w:t>Giới thiệu các Stack cơ bản: component, connects, contrains</w:t>
      </w:r>
    </w:p>
    <w:p w:rsidR="009A3163" w:rsidRDefault="009A3163" w:rsidP="00F14442">
      <w:pPr>
        <w:pStyle w:val="CommentText"/>
        <w:numPr>
          <w:ilvl w:val="0"/>
          <w:numId w:val="43"/>
        </w:numPr>
        <w:rPr>
          <w:lang w:val="en-US"/>
        </w:rPr>
      </w:pPr>
      <w:r>
        <w:rPr>
          <w:lang w:val="en-US"/>
        </w:rPr>
        <w:t xml:space="preserve">Từ đó xác định các giải </w:t>
      </w:r>
    </w:p>
    <w:p w:rsidR="009A3163" w:rsidRDefault="009A3163" w:rsidP="00F14442">
      <w:pPr>
        <w:pStyle w:val="CommentText"/>
        <w:rPr>
          <w:lang w:val="en-US"/>
        </w:rPr>
      </w:pPr>
    </w:p>
    <w:p w:rsidR="009A3163" w:rsidRPr="00903DED" w:rsidRDefault="009A3163" w:rsidP="00F14442">
      <w:pPr>
        <w:pStyle w:val="CommentText"/>
        <w:rPr>
          <w:lang w:val="en-US"/>
        </w:rPr>
      </w:pPr>
      <w:r>
        <w:rPr>
          <w:lang w:val="en-US"/>
        </w:rPr>
        <w:t>Đủ ý nhưng chưa mượt  mà, suống sẽ (cần Fix)</w:t>
      </w:r>
    </w:p>
  </w:comment>
  <w:comment w:id="167" w:author="Le Duong Cong Phuc" w:date="2011-12-19T05:02:00Z" w:initials="CPL(RRV">
    <w:p w:rsidR="009A3163" w:rsidRDefault="009A3163">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9A3163" w:rsidRPr="0064127E" w:rsidRDefault="009A3163">
      <w:pPr>
        <w:pStyle w:val="CommentText"/>
        <w:rPr>
          <w:lang w:val="en-US"/>
        </w:rPr>
      </w:pPr>
      <w:r>
        <w:rPr>
          <w:lang w:val="en-US"/>
        </w:rPr>
        <w:t>????</w:t>
      </w:r>
    </w:p>
  </w:comment>
  <w:comment w:id="170" w:author="Kyo" w:date="2011-12-20T17:49:00Z" w:initials="K">
    <w:p w:rsidR="009A3163" w:rsidRPr="009D051F" w:rsidRDefault="009A3163">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476" w:rsidRDefault="000B7476" w:rsidP="00897824">
      <w:pPr>
        <w:spacing w:line="240" w:lineRule="auto"/>
      </w:pPr>
      <w:r>
        <w:separator/>
      </w:r>
    </w:p>
  </w:endnote>
  <w:endnote w:type="continuationSeparator" w:id="0">
    <w:p w:rsidR="000B7476" w:rsidRDefault="000B747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9A3163">
      <w:tc>
        <w:tcPr>
          <w:tcW w:w="500" w:type="pct"/>
          <w:tcBorders>
            <w:top w:val="single" w:sz="4" w:space="0" w:color="943634" w:themeColor="accent2" w:themeShade="BF"/>
          </w:tcBorders>
          <w:shd w:val="clear" w:color="auto" w:fill="943634" w:themeFill="accent2" w:themeFillShade="BF"/>
        </w:tcPr>
        <w:p w:rsidR="009A3163" w:rsidRDefault="009A3163">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9A3163" w:rsidRDefault="009A3163">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9A3163" w:rsidRDefault="009A31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A3163">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9A3163" w:rsidRDefault="009A3163"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9A3163" w:rsidRDefault="009A3163">
          <w:pPr>
            <w:pStyle w:val="Header"/>
            <w:rPr>
              <w:color w:val="FFFFFF" w:themeColor="background1"/>
            </w:rPr>
          </w:pPr>
          <w:r>
            <w:rPr>
              <w:noProof w:val="0"/>
            </w:rPr>
            <w:fldChar w:fldCharType="begin"/>
          </w:r>
          <w:r>
            <w:instrText xml:space="preserve"> PAGE   \* MERGEFORMAT </w:instrText>
          </w:r>
          <w:r>
            <w:rPr>
              <w:noProof w:val="0"/>
            </w:rPr>
            <w:fldChar w:fldCharType="separate"/>
          </w:r>
          <w:r w:rsidR="00913325" w:rsidRPr="00913325">
            <w:rPr>
              <w:color w:val="FFFFFF" w:themeColor="background1"/>
            </w:rPr>
            <w:t>xiii</w:t>
          </w:r>
          <w:r>
            <w:rPr>
              <w:color w:val="FFFFFF" w:themeColor="background1"/>
            </w:rPr>
            <w:fldChar w:fldCharType="end"/>
          </w:r>
        </w:p>
      </w:tc>
    </w:tr>
  </w:tbl>
  <w:p w:rsidR="009A3163" w:rsidRDefault="009A31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A3163">
      <w:tc>
        <w:tcPr>
          <w:tcW w:w="4500" w:type="pct"/>
          <w:tcBorders>
            <w:top w:val="single" w:sz="4" w:space="0" w:color="000000" w:themeColor="text1"/>
          </w:tcBorders>
        </w:tcPr>
        <w:p w:rsidR="009A3163" w:rsidRDefault="000B747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9A3163">
                <w:rPr>
                  <w:lang w:val="en-US"/>
                </w:rPr>
                <w:t xml:space="preserve">Xây dựng kiến trúc cổng thông tin tìm việc </w:t>
              </w:r>
            </w:sdtContent>
          </w:sdt>
          <w:r w:rsidR="009A3163">
            <w:t xml:space="preserve">| </w:t>
          </w:r>
          <w:r w:rsidR="009A3163">
            <w:fldChar w:fldCharType="begin"/>
          </w:r>
          <w:r w:rsidR="009A3163">
            <w:instrText xml:space="preserve"> STYLEREF  "1"  </w:instrText>
          </w:r>
          <w:r w:rsidR="009A3163">
            <w:fldChar w:fldCharType="separate"/>
          </w:r>
          <w:r w:rsidR="00913325">
            <w:t>Giải pháp kiến trúc cổng thông tin tìm việc JobZoom</w:t>
          </w:r>
          <w:r w:rsidR="009A3163">
            <w:fldChar w:fldCharType="end"/>
          </w:r>
        </w:p>
      </w:tc>
      <w:tc>
        <w:tcPr>
          <w:tcW w:w="500" w:type="pct"/>
          <w:tcBorders>
            <w:top w:val="single" w:sz="4" w:space="0" w:color="C0504D" w:themeColor="accent2"/>
          </w:tcBorders>
          <w:shd w:val="clear" w:color="auto" w:fill="943634" w:themeFill="accent2" w:themeFillShade="BF"/>
        </w:tcPr>
        <w:p w:rsidR="009A3163" w:rsidRDefault="009A3163">
          <w:pPr>
            <w:pStyle w:val="Header"/>
            <w:rPr>
              <w:color w:val="FFFFFF" w:themeColor="background1"/>
            </w:rPr>
          </w:pPr>
          <w:r>
            <w:rPr>
              <w:noProof w:val="0"/>
            </w:rPr>
            <w:fldChar w:fldCharType="begin"/>
          </w:r>
          <w:r>
            <w:instrText xml:space="preserve"> PAGE   \* MERGEFORMAT </w:instrText>
          </w:r>
          <w:r>
            <w:rPr>
              <w:noProof w:val="0"/>
            </w:rPr>
            <w:fldChar w:fldCharType="separate"/>
          </w:r>
          <w:r w:rsidR="00913325" w:rsidRPr="00913325">
            <w:rPr>
              <w:color w:val="FFFFFF" w:themeColor="background1"/>
            </w:rPr>
            <w:t>70</w:t>
          </w:r>
          <w:r>
            <w:rPr>
              <w:color w:val="FFFFFF" w:themeColor="background1"/>
            </w:rPr>
            <w:fldChar w:fldCharType="end"/>
          </w:r>
        </w:p>
      </w:tc>
    </w:tr>
  </w:tbl>
  <w:p w:rsidR="009A3163" w:rsidRDefault="009A3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476" w:rsidRDefault="000B7476" w:rsidP="00897824">
      <w:pPr>
        <w:spacing w:line="240" w:lineRule="auto"/>
      </w:pPr>
      <w:r>
        <w:separator/>
      </w:r>
    </w:p>
  </w:footnote>
  <w:footnote w:type="continuationSeparator" w:id="0">
    <w:p w:rsidR="000B7476" w:rsidRDefault="000B7476" w:rsidP="00897824">
      <w:pPr>
        <w:spacing w:line="240" w:lineRule="auto"/>
      </w:pPr>
      <w:r>
        <w:continuationSeparator/>
      </w:r>
    </w:p>
  </w:footnote>
  <w:footnote w:id="1">
    <w:p w:rsidR="009A3163" w:rsidRPr="006511B4" w:rsidRDefault="009A3163"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9A3163" w:rsidRDefault="009A3163" w:rsidP="00F419F5">
      <w:pPr>
        <w:pStyle w:val="FootnoteText"/>
        <w:rPr>
          <w:lang w:val="en-US"/>
        </w:rPr>
      </w:pPr>
      <w:r>
        <w:rPr>
          <w:rStyle w:val="FootnoteReference"/>
        </w:rPr>
        <w:footnoteRef/>
      </w:r>
      <w:r>
        <w:t xml:space="preserve"> http://www.internetworldstats.com/stats.htm</w:t>
      </w:r>
    </w:p>
  </w:footnote>
  <w:footnote w:id="3">
    <w:p w:rsidR="00287D74" w:rsidRPr="00FC65F3" w:rsidRDefault="00287D74">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9A3163" w:rsidRPr="009C7984" w:rsidRDefault="009A3163" w:rsidP="00F14442">
      <w:pPr>
        <w:pStyle w:val="FootnoteText"/>
        <w:rPr>
          <w:lang w:val="en-US"/>
        </w:rPr>
      </w:pPr>
      <w:r>
        <w:rPr>
          <w:rStyle w:val="FootnoteReference"/>
        </w:rPr>
        <w:footnoteRef/>
      </w:r>
      <w:r>
        <w:t xml:space="preserve"> </w:t>
      </w:r>
      <w:r>
        <w:rPr>
          <w:lang w:val="en-US"/>
        </w:rPr>
        <w:t>Tham khảo [5]</w:t>
      </w:r>
    </w:p>
  </w:footnote>
  <w:footnote w:id="5">
    <w:p w:rsidR="009A3163" w:rsidRPr="00847D31" w:rsidRDefault="009A3163"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9A3163" w:rsidRPr="009C7984" w:rsidRDefault="009A3163" w:rsidP="00F14442">
      <w:pPr>
        <w:pStyle w:val="FootnoteText"/>
        <w:rPr>
          <w:lang w:val="en-US"/>
        </w:rPr>
      </w:pPr>
      <w:r>
        <w:rPr>
          <w:rStyle w:val="FootnoteReference"/>
        </w:rPr>
        <w:footnoteRef/>
      </w:r>
      <w:r>
        <w:t xml:space="preserve"> </w:t>
      </w:r>
      <w:r>
        <w:rPr>
          <w:lang w:val="en-US"/>
        </w:rPr>
        <w:t>Tham khảo [5], [13]</w:t>
      </w:r>
    </w:p>
  </w:footnote>
  <w:footnote w:id="7">
    <w:p w:rsidR="009A3163" w:rsidRPr="00AA66C8" w:rsidRDefault="009A3163"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9A3163" w:rsidRPr="001377F4" w:rsidRDefault="009A3163" w:rsidP="00F14442">
      <w:pPr>
        <w:pStyle w:val="FootnoteText"/>
        <w:rPr>
          <w:lang w:val="en-US"/>
        </w:rPr>
      </w:pPr>
      <w:r>
        <w:rPr>
          <w:rStyle w:val="FootnoteReference"/>
        </w:rPr>
        <w:footnoteRef/>
      </w:r>
      <w:r>
        <w:t xml:space="preserve"> </w:t>
      </w:r>
      <w:r>
        <w:rPr>
          <w:lang w:val="en-US"/>
        </w:rPr>
        <w:t>Tài liệu tham khảo [15]</w:t>
      </w:r>
    </w:p>
  </w:footnote>
  <w:footnote w:id="9">
    <w:p w:rsidR="009A3163" w:rsidRPr="001377F4" w:rsidRDefault="009A3163" w:rsidP="00F14442">
      <w:pPr>
        <w:pStyle w:val="FootnoteText"/>
        <w:rPr>
          <w:lang w:val="en-US"/>
        </w:rPr>
      </w:pPr>
      <w:r>
        <w:rPr>
          <w:rStyle w:val="FootnoteReference"/>
        </w:rPr>
        <w:footnoteRef/>
      </w:r>
      <w:r>
        <w:t xml:space="preserve"> </w:t>
      </w:r>
      <w:r>
        <w:rPr>
          <w:lang w:val="en-US"/>
        </w:rPr>
        <w:t>Tài liệu tham khảo [13]</w:t>
      </w:r>
    </w:p>
  </w:footnote>
  <w:footnote w:id="10">
    <w:p w:rsidR="009A3163" w:rsidRPr="001377F4" w:rsidRDefault="009A3163" w:rsidP="00F14442">
      <w:pPr>
        <w:pStyle w:val="FootnoteText"/>
        <w:rPr>
          <w:lang w:val="en-US"/>
        </w:rPr>
      </w:pPr>
      <w:r>
        <w:rPr>
          <w:rStyle w:val="FootnoteReference"/>
        </w:rPr>
        <w:footnoteRef/>
      </w:r>
      <w:r>
        <w:t xml:space="preserve"> </w:t>
      </w:r>
      <w:r>
        <w:rPr>
          <w:lang w:val="en-US"/>
        </w:rPr>
        <w:t>Tài liệu tham khảo [14]</w:t>
      </w:r>
    </w:p>
  </w:footnote>
  <w:footnote w:id="11">
    <w:p w:rsidR="009A3163" w:rsidRPr="00C07415" w:rsidRDefault="009A3163" w:rsidP="00F14442">
      <w:pPr>
        <w:pStyle w:val="FootnoteText"/>
        <w:rPr>
          <w:lang w:val="en-US"/>
        </w:rPr>
      </w:pPr>
      <w:r>
        <w:rPr>
          <w:rStyle w:val="FootnoteReference"/>
        </w:rPr>
        <w:footnoteRef/>
      </w:r>
      <w:r>
        <w:t xml:space="preserve"> </w:t>
      </w:r>
      <w:r>
        <w:rPr>
          <w:lang w:val="en-US"/>
        </w:rPr>
        <w:t>Tham khảo [9], [10]</w:t>
      </w:r>
    </w:p>
  </w:footnote>
  <w:footnote w:id="12">
    <w:p w:rsidR="009A3163" w:rsidRPr="009B68DC" w:rsidRDefault="009A3163" w:rsidP="00F14442">
      <w:pPr>
        <w:pStyle w:val="FootnoteText"/>
        <w:rPr>
          <w:lang w:val="en-US"/>
        </w:rPr>
      </w:pPr>
      <w:r>
        <w:rPr>
          <w:rStyle w:val="FootnoteReference"/>
        </w:rPr>
        <w:footnoteRef/>
      </w:r>
      <w:r>
        <w:t xml:space="preserve"> </w:t>
      </w:r>
      <w:r>
        <w:rPr>
          <w:lang w:val="en-US"/>
        </w:rPr>
        <w:t>Tham khảo [12], [21]</w:t>
      </w:r>
    </w:p>
  </w:footnote>
  <w:footnote w:id="13">
    <w:p w:rsidR="009A3163" w:rsidRPr="00312372" w:rsidRDefault="009A3163">
      <w:pPr>
        <w:pStyle w:val="FootnoteText"/>
        <w:rPr>
          <w:lang w:val="en-US"/>
        </w:rPr>
      </w:pPr>
      <w:r>
        <w:rPr>
          <w:rStyle w:val="FootnoteReference"/>
        </w:rPr>
        <w:footnoteRef/>
      </w:r>
      <w:r>
        <w:t xml:space="preserve"> </w:t>
      </w:r>
      <w:r>
        <w:rPr>
          <w:lang w:val="en-US"/>
        </w:rPr>
        <w:t>Tham khảo [22]</w:t>
      </w:r>
    </w:p>
  </w:footnote>
  <w:footnote w:id="14">
    <w:p w:rsidR="009A3163" w:rsidRPr="00615C72" w:rsidRDefault="009A3163" w:rsidP="00F14442">
      <w:pPr>
        <w:pStyle w:val="FootnoteText"/>
        <w:rPr>
          <w:lang w:val="en-US"/>
        </w:rPr>
      </w:pPr>
      <w:r>
        <w:rPr>
          <w:rStyle w:val="FootnoteReference"/>
        </w:rPr>
        <w:footnoteRef/>
      </w:r>
      <w:r>
        <w:t xml:space="preserve"> </w:t>
      </w:r>
      <w:r>
        <w:rPr>
          <w:lang w:val="en-US"/>
        </w:rPr>
        <w:t>Tài liệu tham khảo: [16], [17], [18]</w:t>
      </w:r>
    </w:p>
  </w:footnote>
  <w:footnote w:id="15">
    <w:p w:rsidR="009A3163" w:rsidRPr="00DD4EF6" w:rsidRDefault="009A3163" w:rsidP="00FE1AFD">
      <w:pPr>
        <w:pStyle w:val="FootnoteText"/>
        <w:rPr>
          <w:lang w:val="en-US"/>
        </w:rPr>
      </w:pPr>
      <w:r>
        <w:rPr>
          <w:rStyle w:val="FootnoteReference"/>
        </w:rPr>
        <w:footnoteRef/>
      </w:r>
      <w:r>
        <w:t xml:space="preserve"> </w:t>
      </w:r>
      <w:r w:rsidRPr="00926DAA">
        <w:t>http://www.internetworldstats.com/stats.htm</w:t>
      </w:r>
    </w:p>
  </w:footnote>
  <w:footnote w:id="16">
    <w:p w:rsidR="009A3163" w:rsidRPr="00C47A81" w:rsidRDefault="009A3163" w:rsidP="00FE1AFD">
      <w:pPr>
        <w:pStyle w:val="FootnoteText"/>
        <w:rPr>
          <w:lang w:val="en-US"/>
        </w:rPr>
      </w:pPr>
      <w:r>
        <w:rPr>
          <w:rStyle w:val="FootnoteReference"/>
        </w:rPr>
        <w:footnoteRef/>
      </w:r>
      <w:r>
        <w:t xml:space="preserve"> </w:t>
      </w:r>
      <w:r w:rsidRPr="00C47A81">
        <w:t>http://www.internetworldstats.com/asia.htm#vn</w:t>
      </w:r>
    </w:p>
  </w:footnote>
  <w:footnote w:id="17">
    <w:p w:rsidR="009A3163" w:rsidRPr="009D1029" w:rsidRDefault="009A3163"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9A3163" w:rsidRPr="009C4DB3" w:rsidRDefault="009A3163">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9A3163" w:rsidRPr="00F3066B" w:rsidRDefault="009A3163">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63" w:rsidRDefault="000B747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9A3163">
          <w:rPr>
            <w:rFonts w:asciiTheme="majorHAnsi" w:eastAsiaTheme="majorEastAsia" w:hAnsiTheme="majorHAnsi" w:cstheme="majorBidi"/>
            <w:color w:val="4F81BD" w:themeColor="accent1"/>
            <w:sz w:val="24"/>
            <w:lang w:val="en-US"/>
          </w:rPr>
          <w:t>TRƯỜNG ĐẠI HỌC HOA SEN</w:t>
        </w:r>
      </w:sdtContent>
    </w:sdt>
    <w:r w:rsidR="009A3163">
      <w:rPr>
        <w:rFonts w:asciiTheme="majorHAnsi" w:eastAsiaTheme="majorEastAsia" w:hAnsiTheme="majorHAnsi" w:cstheme="majorBidi"/>
        <w:color w:val="4F81BD" w:themeColor="accent1"/>
        <w:sz w:val="24"/>
      </w:rPr>
      <w:t xml:space="preserve"> </w:t>
    </w:r>
    <w:r w:rsidR="009A316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9A3163">
          <w:rPr>
            <w:rFonts w:asciiTheme="majorHAnsi" w:eastAsiaTheme="majorEastAsia" w:hAnsiTheme="majorHAnsi" w:cstheme="majorBidi"/>
            <w:color w:val="4F81BD" w:themeColor="accent1"/>
            <w:sz w:val="24"/>
            <w:lang w:val="en-US"/>
          </w:rPr>
          <w:t>KHOÁ LUẬN TỐT NGHIỆP</w:t>
        </w:r>
      </w:sdtContent>
    </w:sdt>
  </w:p>
  <w:p w:rsidR="009A3163" w:rsidRPr="00513DD1" w:rsidRDefault="000B7476">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B7476"/>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25"/>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14BDC3-4594-470F-A1DF-72D294738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11452</TotalTime>
  <Pages>115</Pages>
  <Words>23307</Words>
  <Characters>132854</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1058</cp:revision>
  <dcterms:created xsi:type="dcterms:W3CDTF">2011-10-04T06:57:00Z</dcterms:created>
  <dcterms:modified xsi:type="dcterms:W3CDTF">2011-12-21T05:03:00Z</dcterms:modified>
  <cp:contentStatus>Not finished</cp:contentStatus>
</cp:coreProperties>
</file>