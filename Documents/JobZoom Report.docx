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3105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3105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33105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3105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33105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6" w:name="_Toc312162616"/>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m:t>
                  </m:r>
                  <m:r>
                    <w:rPr>
                      <w:rFonts w:ascii="Cambria Math" w:hAnsi="Cambria Math" w:cs="Times New Roman"/>
                      <w:lang w:val="en-US"/>
                    </w:rPr>
                    <m:t>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pPr>
        <w:pStyle w:val="Heading3"/>
        <w:rPr>
          <w:ins w:id="137" w:author="Le Duong Cong Phuc" w:date="2011-12-21T19:20:00Z"/>
        </w:rPr>
        <w:pPrChange w:id="138" w:author="Le Duong Cong Phuc" w:date="2011-12-21T19:20:00Z">
          <w:pPr>
            <w:pStyle w:val="Heading2"/>
          </w:pPr>
        </w:pPrChange>
      </w:pPr>
      <w:bookmarkStart w:id="139"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TableGrid"/>
        <w:tblW w:w="0" w:type="auto"/>
        <w:tblLook w:val="04A0" w:firstRow="1" w:lastRow="0" w:firstColumn="1" w:lastColumn="0" w:noHBand="0" w:noVBand="1"/>
      </w:tblPr>
      <w:tblGrid>
        <w:gridCol w:w="1638"/>
        <w:gridCol w:w="7605"/>
      </w:tblGrid>
      <w:tr w:rsidR="006F6D76" w:rsidRPr="006F6D76" w:rsidTr="008B44A1">
        <w:trPr>
          <w:ins w:id="165" w:author="Le Duong Cong Phuc" w:date="2011-12-21T15:51:00Z"/>
        </w:trPr>
        <w:tc>
          <w:tcPr>
            <w:tcW w:w="1638" w:type="dxa"/>
          </w:tcPr>
          <w:p w:rsidR="00DB338B" w:rsidRPr="006F6D76" w:rsidRDefault="00DB338B" w:rsidP="006F6D76">
            <w:pPr>
              <w:rPr>
                <w:ins w:id="166" w:author="Le Duong Cong Phuc" w:date="2011-12-21T15:51:00Z"/>
                <w:lang w:val="en-US"/>
              </w:rPr>
            </w:pPr>
            <w:ins w:id="167" w:author="Le Duong Cong Phuc" w:date="2011-12-21T15:51:00Z">
              <w:r w:rsidRPr="006F6D76">
                <w:rPr>
                  <w:lang w:val="en-US"/>
                </w:rPr>
                <w:lastRenderedPageBreak/>
                <w:t>Actor</w:t>
              </w:r>
            </w:ins>
          </w:p>
        </w:tc>
        <w:tc>
          <w:tcPr>
            <w:tcW w:w="7605" w:type="dxa"/>
          </w:tcPr>
          <w:p w:rsidR="00DB338B" w:rsidRPr="006F6D76" w:rsidRDefault="00DB338B" w:rsidP="006F6D76">
            <w:pPr>
              <w:rPr>
                <w:ins w:id="168" w:author="Le Duong Cong Phuc" w:date="2011-12-21T15:51:00Z"/>
                <w:lang w:val="en-US"/>
              </w:rPr>
            </w:pPr>
            <w:ins w:id="169" w:author="Le Duong Cong Phuc" w:date="2011-12-21T15:51:00Z">
              <w:r w:rsidRPr="006F6D76">
                <w:rPr>
                  <w:lang w:val="en-US"/>
                </w:rPr>
                <w:t>Mô tả</w:t>
              </w:r>
            </w:ins>
          </w:p>
        </w:tc>
      </w:tr>
      <w:tr w:rsidR="006F6D76" w:rsidRPr="006F6D76" w:rsidTr="008B44A1">
        <w:trPr>
          <w:ins w:id="170" w:author="Le Duong Cong Phuc" w:date="2011-12-21T15:51:00Z"/>
        </w:trPr>
        <w:tc>
          <w:tcPr>
            <w:tcW w:w="1638" w:type="dxa"/>
          </w:tcPr>
          <w:p w:rsidR="00DB338B" w:rsidRPr="006F6D76" w:rsidRDefault="00DB338B" w:rsidP="006F6D76">
            <w:pPr>
              <w:rPr>
                <w:ins w:id="171" w:author="Le Duong Cong Phuc" w:date="2011-12-21T15:51:00Z"/>
                <w:lang w:val="en-US"/>
              </w:rPr>
            </w:pPr>
            <w:ins w:id="172" w:author="Le Duong Cong Phuc" w:date="2011-12-21T15:51:00Z">
              <w:r w:rsidRPr="006F6D76">
                <w:rPr>
                  <w:lang w:val="en-US"/>
                </w:rPr>
                <w:t>&lt;Actor&gt;</w:t>
              </w:r>
            </w:ins>
          </w:p>
        </w:tc>
        <w:tc>
          <w:tcPr>
            <w:tcW w:w="7605" w:type="dxa"/>
          </w:tcPr>
          <w:p w:rsidR="00DB338B" w:rsidRPr="006F6D76" w:rsidRDefault="00DB338B" w:rsidP="006F6D76">
            <w:pPr>
              <w:rPr>
                <w:ins w:id="173" w:author="Le Duong Cong Phuc" w:date="2011-12-21T15:51:00Z"/>
                <w:lang w:val="en-US"/>
              </w:rPr>
            </w:pPr>
            <w:ins w:id="174" w:author="Le Duong Cong Phuc" w:date="2011-12-21T15:51:00Z">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6F6D76" w:rsidRPr="006F6D76" w:rsidTr="008B44A1">
        <w:trPr>
          <w:ins w:id="175" w:author="Le Duong Cong Phuc" w:date="2011-12-21T15:51:00Z"/>
        </w:trPr>
        <w:tc>
          <w:tcPr>
            <w:tcW w:w="1638" w:type="dxa"/>
          </w:tcPr>
          <w:p w:rsidR="00DB338B" w:rsidRPr="006F6D76" w:rsidRDefault="00DB338B" w:rsidP="006F6D76">
            <w:pPr>
              <w:rPr>
                <w:ins w:id="176" w:author="Le Duong Cong Phuc" w:date="2011-12-21T15:51:00Z"/>
                <w:lang w:val="en-US"/>
              </w:rPr>
            </w:pPr>
            <w:ins w:id="177" w:author="Le Duong Cong Phuc" w:date="2011-12-21T15:51:00Z">
              <w:r w:rsidRPr="006F6D76">
                <w:rPr>
                  <w:lang w:val="en-US"/>
                </w:rPr>
                <w:t>Job seeker</w:t>
              </w:r>
            </w:ins>
          </w:p>
        </w:tc>
        <w:tc>
          <w:tcPr>
            <w:tcW w:w="7605" w:type="dxa"/>
          </w:tcPr>
          <w:p w:rsidR="00DB338B" w:rsidRPr="006F6D76" w:rsidRDefault="00DB338B" w:rsidP="006F6D76">
            <w:pPr>
              <w:rPr>
                <w:ins w:id="178" w:author="Le Duong Cong Phuc" w:date="2011-12-21T15:51:00Z"/>
                <w:lang w:val="en-US"/>
              </w:rPr>
            </w:pPr>
            <w:ins w:id="179" w:author="Le Duong Cong Phuc" w:date="2011-12-21T15:51:00Z">
              <w:r w:rsidRPr="006F6D76">
                <w:rPr>
                  <w:lang w:val="en-US"/>
                </w:rPr>
                <w:t>Ứng viên tìm việc sử dụng hệ thống (ứng dụng JobZoom framework)</w:t>
              </w:r>
            </w:ins>
          </w:p>
        </w:tc>
      </w:tr>
      <w:tr w:rsidR="006F6D76" w:rsidRPr="006F6D76" w:rsidTr="008B44A1">
        <w:trPr>
          <w:ins w:id="180" w:author="Le Duong Cong Phuc" w:date="2011-12-21T15:51:00Z"/>
        </w:trPr>
        <w:tc>
          <w:tcPr>
            <w:tcW w:w="1638" w:type="dxa"/>
          </w:tcPr>
          <w:p w:rsidR="00DB338B" w:rsidRPr="006F6D76" w:rsidRDefault="00DB338B" w:rsidP="006F6D76">
            <w:pPr>
              <w:rPr>
                <w:ins w:id="181" w:author="Le Duong Cong Phuc" w:date="2011-12-21T15:51:00Z"/>
                <w:lang w:val="en-US"/>
              </w:rPr>
            </w:pPr>
            <w:ins w:id="182" w:author="Le Duong Cong Phuc" w:date="2011-12-21T15:51:00Z">
              <w:r w:rsidRPr="006F6D76">
                <w:rPr>
                  <w:lang w:val="en-US"/>
                </w:rPr>
                <w:t>Employer</w:t>
              </w:r>
            </w:ins>
          </w:p>
        </w:tc>
        <w:tc>
          <w:tcPr>
            <w:tcW w:w="7605" w:type="dxa"/>
          </w:tcPr>
          <w:p w:rsidR="00DB338B" w:rsidRPr="006F6D76" w:rsidRDefault="00DB338B" w:rsidP="006F6D76">
            <w:pPr>
              <w:rPr>
                <w:ins w:id="183" w:author="Le Duong Cong Phuc" w:date="2011-12-21T15:51:00Z"/>
                <w:lang w:val="en-US"/>
              </w:rPr>
            </w:pPr>
            <w:ins w:id="184" w:author="Le Duong Cong Phuc" w:date="2011-12-21T15:51:00Z">
              <w:r w:rsidRPr="006F6D76">
                <w:rPr>
                  <w:lang w:val="en-US"/>
                </w:rPr>
                <w:t>Nhà tuyển dụng sử dụng hệ thống (ứng dụng JobZoom framework)</w:t>
              </w:r>
            </w:ins>
          </w:p>
        </w:tc>
      </w:tr>
      <w:tr w:rsidR="006F6D76" w:rsidRPr="006F6D76" w:rsidTr="008B44A1">
        <w:trPr>
          <w:ins w:id="185" w:author="Le Duong Cong Phuc" w:date="2011-12-21T15:51:00Z"/>
        </w:trPr>
        <w:tc>
          <w:tcPr>
            <w:tcW w:w="1638" w:type="dxa"/>
          </w:tcPr>
          <w:p w:rsidR="00DB338B" w:rsidRPr="006F6D76" w:rsidRDefault="00DB338B" w:rsidP="006F6D76">
            <w:pPr>
              <w:rPr>
                <w:ins w:id="186" w:author="Le Duong Cong Phuc" w:date="2011-12-21T15:51:00Z"/>
                <w:lang w:val="en-US"/>
              </w:rPr>
            </w:pPr>
            <w:ins w:id="187" w:author="Le Duong Cong Phuc" w:date="2011-12-21T15:51:00Z">
              <w:r w:rsidRPr="006F6D76">
                <w:rPr>
                  <w:lang w:val="en-US"/>
                </w:rPr>
                <w:t>Developer</w:t>
              </w:r>
            </w:ins>
          </w:p>
        </w:tc>
        <w:tc>
          <w:tcPr>
            <w:tcW w:w="7605" w:type="dxa"/>
          </w:tcPr>
          <w:p w:rsidR="00DB338B" w:rsidRPr="006F6D76" w:rsidRDefault="00DB338B" w:rsidP="006F6D76">
            <w:pPr>
              <w:rPr>
                <w:ins w:id="188" w:author="Le Duong Cong Phuc" w:date="2011-12-21T15:51:00Z"/>
                <w:lang w:val="en-US"/>
              </w:rPr>
            </w:pPr>
            <w:ins w:id="189" w:author="Le Duong Cong Phuc" w:date="2011-12-21T15:51:00Z">
              <w:r w:rsidRPr="006F6D76">
                <w:rPr>
                  <w:lang w:val="en-US"/>
                </w:rPr>
                <w:t>Lập trình viên phát triển hệ thống tìm việc (ứng dụng JobZoom framework) sử dụng trực tiếp Jobzoom framework library (api)</w:t>
              </w:r>
            </w:ins>
          </w:p>
        </w:tc>
      </w:tr>
    </w:tbl>
    <w:p w:rsidR="007F1CA2" w:rsidRPr="006F6D76" w:rsidRDefault="007F1CA2" w:rsidP="006F6D76">
      <w:pPr>
        <w:rPr>
          <w:ins w:id="190" w:author="Le Duong Cong Phuc" w:date="2011-12-21T15:52:00Z"/>
          <w:lang w:val="en-US"/>
        </w:rPr>
      </w:pPr>
    </w:p>
    <w:tbl>
      <w:tblPr>
        <w:tblStyle w:val="TableGrid"/>
        <w:tblW w:w="0" w:type="auto"/>
        <w:tblLayout w:type="fixed"/>
        <w:tblLook w:val="04A0" w:firstRow="1" w:lastRow="0" w:firstColumn="1" w:lastColumn="0" w:noHBand="0" w:noVBand="1"/>
      </w:tblPr>
      <w:tblGrid>
        <w:gridCol w:w="918"/>
        <w:gridCol w:w="2250"/>
        <w:gridCol w:w="2070"/>
        <w:gridCol w:w="4005"/>
      </w:tblGrid>
      <w:tr w:rsidR="006F6D76" w:rsidRPr="006F6D76" w:rsidTr="008B44A1">
        <w:trPr>
          <w:ins w:id="191" w:author="Le Duong Cong Phuc" w:date="2011-12-21T15:52:00Z"/>
        </w:trPr>
        <w:tc>
          <w:tcPr>
            <w:tcW w:w="918" w:type="dxa"/>
          </w:tcPr>
          <w:p w:rsidR="008F75C7" w:rsidRPr="006F6D76" w:rsidRDefault="008F75C7" w:rsidP="006F6D76">
            <w:pPr>
              <w:rPr>
                <w:ins w:id="192" w:author="Le Duong Cong Phuc" w:date="2011-12-21T15:52:00Z"/>
                <w:lang w:val="en-US"/>
              </w:rPr>
            </w:pPr>
            <w:ins w:id="193" w:author="Le Duong Cong Phuc" w:date="2011-12-21T15:52:00Z">
              <w:r w:rsidRPr="006F6D76">
                <w:rPr>
                  <w:lang w:val="en-US"/>
                </w:rPr>
                <w:t>ID</w:t>
              </w:r>
            </w:ins>
          </w:p>
        </w:tc>
        <w:tc>
          <w:tcPr>
            <w:tcW w:w="2250" w:type="dxa"/>
          </w:tcPr>
          <w:p w:rsidR="008F75C7" w:rsidRPr="006F6D76" w:rsidRDefault="008F75C7" w:rsidP="006F6D76">
            <w:pPr>
              <w:rPr>
                <w:ins w:id="194" w:author="Le Duong Cong Phuc" w:date="2011-12-21T15:52:00Z"/>
                <w:lang w:val="en-US"/>
              </w:rPr>
            </w:pPr>
            <w:ins w:id="195" w:author="Le Duong Cong Phuc" w:date="2011-12-21T15:52:00Z">
              <w:r w:rsidRPr="006F6D76">
                <w:rPr>
                  <w:lang w:val="en-US"/>
                </w:rPr>
                <w:t>Tên Use Case</w:t>
              </w:r>
            </w:ins>
          </w:p>
        </w:tc>
        <w:tc>
          <w:tcPr>
            <w:tcW w:w="2070" w:type="dxa"/>
          </w:tcPr>
          <w:p w:rsidR="008F75C7" w:rsidRPr="006F6D76" w:rsidRDefault="008F75C7" w:rsidP="006F6D76">
            <w:pPr>
              <w:rPr>
                <w:ins w:id="196" w:author="Le Duong Cong Phuc" w:date="2011-12-21T15:52:00Z"/>
                <w:lang w:val="en-US"/>
              </w:rPr>
            </w:pPr>
            <w:ins w:id="197" w:author="Le Duong Cong Phuc" w:date="2011-12-21T15:52:00Z">
              <w:r w:rsidRPr="006F6D76">
                <w:rPr>
                  <w:lang w:val="en-US"/>
                </w:rPr>
                <w:t>Actor</w:t>
              </w:r>
            </w:ins>
          </w:p>
        </w:tc>
        <w:tc>
          <w:tcPr>
            <w:tcW w:w="4005" w:type="dxa"/>
          </w:tcPr>
          <w:p w:rsidR="008F75C7" w:rsidRPr="006F6D76" w:rsidRDefault="008F75C7" w:rsidP="006F6D76">
            <w:pPr>
              <w:rPr>
                <w:ins w:id="198" w:author="Le Duong Cong Phuc" w:date="2011-12-21T15:52:00Z"/>
                <w:lang w:val="en-US"/>
              </w:rPr>
            </w:pPr>
            <w:ins w:id="199" w:author="Le Duong Cong Phuc" w:date="2011-12-21T15:52:00Z">
              <w:r w:rsidRPr="006F6D76">
                <w:rPr>
                  <w:lang w:val="en-US"/>
                </w:rPr>
                <w:t>Mô tả</w:t>
              </w:r>
            </w:ins>
          </w:p>
        </w:tc>
      </w:tr>
      <w:tr w:rsidR="006F6D76" w:rsidRPr="006F6D76" w:rsidTr="008B44A1">
        <w:trPr>
          <w:ins w:id="200" w:author="Le Duong Cong Phuc" w:date="2011-12-21T15:52:00Z"/>
        </w:trPr>
        <w:tc>
          <w:tcPr>
            <w:tcW w:w="918" w:type="dxa"/>
          </w:tcPr>
          <w:p w:rsidR="008F75C7" w:rsidRPr="006F6D76" w:rsidRDefault="008F75C7" w:rsidP="006F6D76">
            <w:pPr>
              <w:rPr>
                <w:ins w:id="201" w:author="Le Duong Cong Phuc" w:date="2011-12-21T15:52:00Z"/>
                <w:lang w:val="en-US"/>
              </w:rPr>
            </w:pPr>
            <w:ins w:id="202" w:author="Le Duong Cong Phuc" w:date="2011-12-21T15:52:00Z">
              <w:r w:rsidRPr="006F6D76">
                <w:rPr>
                  <w:lang w:val="en-US"/>
                </w:rPr>
                <w:t>UC01</w:t>
              </w:r>
            </w:ins>
          </w:p>
        </w:tc>
        <w:tc>
          <w:tcPr>
            <w:tcW w:w="2250" w:type="dxa"/>
          </w:tcPr>
          <w:p w:rsidR="008F75C7" w:rsidRPr="006F6D76" w:rsidRDefault="008F75C7" w:rsidP="006F6D76">
            <w:pPr>
              <w:rPr>
                <w:ins w:id="203" w:author="Le Duong Cong Phuc" w:date="2011-12-21T15:52:00Z"/>
                <w:lang w:val="en-US"/>
              </w:rPr>
            </w:pPr>
            <w:ins w:id="204" w:author="Le Duong Cong Phuc" w:date="2011-12-21T15:52:00Z">
              <w:r w:rsidRPr="006F6D76">
                <w:rPr>
                  <w:lang w:val="en-US"/>
                </w:rPr>
                <w:t>Manage Flexible Attribute</w:t>
              </w:r>
            </w:ins>
          </w:p>
        </w:tc>
        <w:tc>
          <w:tcPr>
            <w:tcW w:w="2070" w:type="dxa"/>
          </w:tcPr>
          <w:p w:rsidR="008F75C7" w:rsidRPr="006F6D76" w:rsidRDefault="008F75C7" w:rsidP="006F6D76">
            <w:pPr>
              <w:rPr>
                <w:ins w:id="205" w:author="Le Duong Cong Phuc" w:date="2011-12-21T15:52:00Z"/>
                <w:lang w:val="en-US"/>
              </w:rPr>
            </w:pPr>
            <w:ins w:id="206" w:author="Le Duong Cong Phuc" w:date="2011-12-21T15:52:00Z">
              <w:r w:rsidRPr="006F6D76">
                <w:rPr>
                  <w:lang w:val="en-US"/>
                </w:rPr>
                <w:t>Developer</w:t>
              </w:r>
            </w:ins>
          </w:p>
        </w:tc>
        <w:tc>
          <w:tcPr>
            <w:tcW w:w="4005" w:type="dxa"/>
          </w:tcPr>
          <w:p w:rsidR="008F75C7" w:rsidRPr="006F6D76" w:rsidRDefault="008F75C7" w:rsidP="006F6D76">
            <w:pPr>
              <w:rPr>
                <w:ins w:id="207" w:author="Le Duong Cong Phuc" w:date="2011-12-21T15:52:00Z"/>
                <w:lang w:val="en-US"/>
              </w:rPr>
            </w:pPr>
            <w:ins w:id="208" w:author="Le Duong Cong Phuc" w:date="2011-12-21T15:52:00Z">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6F6D76" w:rsidRDefault="008F75C7" w:rsidP="006F6D76">
            <w:pPr>
              <w:rPr>
                <w:ins w:id="209" w:author="Le Duong Cong Phuc" w:date="2011-12-21T15:52:00Z"/>
                <w:lang w:val="en-US"/>
              </w:rPr>
            </w:pPr>
            <w:ins w:id="210" w:author="Le Duong Cong Phuc" w:date="2011-12-21T15:52:00Z">
              <w:r w:rsidRPr="006F6D76">
                <w:rPr>
                  <w:lang w:val="en-US"/>
                </w:rPr>
                <w:t>Pre-condition: thông tin người được mapping chuyển đổi sang dạng tag, tiền xử lý các tag, xử lý và lưu trữ dưới dạng cây phân cấp.</w:t>
              </w:r>
            </w:ins>
          </w:p>
          <w:p w:rsidR="008F75C7" w:rsidRPr="006F6D76" w:rsidRDefault="008F75C7" w:rsidP="006F6D76">
            <w:pPr>
              <w:rPr>
                <w:ins w:id="211" w:author="Le Duong Cong Phuc" w:date="2011-12-21T15:52:00Z"/>
                <w:lang w:val="en-US"/>
              </w:rPr>
            </w:pPr>
            <w:ins w:id="212" w:author="Le Duong Cong Phuc" w:date="2011-12-21T15:52:00Z">
              <w:r w:rsidRPr="006F6D76">
                <w:rPr>
                  <w:lang w:val="en-US"/>
                </w:rPr>
                <w:t xml:space="preserve">Post-condition: thông tin có cấu trúc (schema của các business entity </w:t>
              </w:r>
              <w:r w:rsidRPr="006F6D76">
                <w:rPr>
                  <w:lang w:val="en-US"/>
                </w:rPr>
                <w:lastRenderedPageBreak/>
                <w:t>riêng theo chiến lược xây dựng website) được chuyển đổi (mapping), tổ chức và lưu trữ sang dạng tag.</w:t>
              </w:r>
            </w:ins>
          </w:p>
        </w:tc>
      </w:tr>
      <w:tr w:rsidR="006F6D76" w:rsidRPr="006F6D76" w:rsidTr="008B44A1">
        <w:trPr>
          <w:ins w:id="213" w:author="Le Duong Cong Phuc" w:date="2011-12-21T15:52:00Z"/>
        </w:trPr>
        <w:tc>
          <w:tcPr>
            <w:tcW w:w="918" w:type="dxa"/>
          </w:tcPr>
          <w:p w:rsidR="008F75C7" w:rsidRPr="006F6D76" w:rsidRDefault="008F75C7" w:rsidP="006F6D76">
            <w:pPr>
              <w:rPr>
                <w:ins w:id="214" w:author="Le Duong Cong Phuc" w:date="2011-12-21T15:52:00Z"/>
                <w:lang w:val="en-US"/>
              </w:rPr>
            </w:pPr>
            <w:ins w:id="215" w:author="Le Duong Cong Phuc" w:date="2011-12-21T15:52:00Z">
              <w:r w:rsidRPr="006F6D76">
                <w:rPr>
                  <w:lang w:val="en-US"/>
                </w:rPr>
                <w:lastRenderedPageBreak/>
                <w:t>UC02</w:t>
              </w:r>
            </w:ins>
          </w:p>
        </w:tc>
        <w:tc>
          <w:tcPr>
            <w:tcW w:w="2250" w:type="dxa"/>
          </w:tcPr>
          <w:p w:rsidR="008F75C7" w:rsidRPr="006F6D76" w:rsidRDefault="008F75C7" w:rsidP="006F6D76">
            <w:pPr>
              <w:rPr>
                <w:ins w:id="216" w:author="Le Duong Cong Phuc" w:date="2011-12-21T15:52:00Z"/>
                <w:lang w:val="en-US"/>
              </w:rPr>
            </w:pPr>
            <w:ins w:id="217" w:author="Le Duong Cong Phuc" w:date="2011-12-21T15:52:00Z">
              <w:r w:rsidRPr="006F6D76">
                <w:rPr>
                  <w:lang w:val="en-US"/>
                </w:rPr>
                <w:t>Manage Taxonomy Engine</w:t>
              </w:r>
            </w:ins>
          </w:p>
        </w:tc>
        <w:tc>
          <w:tcPr>
            <w:tcW w:w="2070" w:type="dxa"/>
          </w:tcPr>
          <w:p w:rsidR="008F75C7" w:rsidRPr="006F6D76" w:rsidRDefault="008F75C7" w:rsidP="006F6D76">
            <w:pPr>
              <w:rPr>
                <w:ins w:id="218" w:author="Le Duong Cong Phuc" w:date="2011-12-21T15:52:00Z"/>
                <w:lang w:val="en-US"/>
              </w:rPr>
            </w:pPr>
            <w:ins w:id="219" w:author="Le Duong Cong Phuc" w:date="2011-12-21T15:52:00Z">
              <w:r w:rsidRPr="006F6D76">
                <w:rPr>
                  <w:lang w:val="en-US"/>
                </w:rPr>
                <w:t>Website owner</w:t>
              </w:r>
            </w:ins>
          </w:p>
          <w:p w:rsidR="008F75C7" w:rsidRPr="006F6D76" w:rsidRDefault="008F75C7" w:rsidP="006F6D76">
            <w:pPr>
              <w:rPr>
                <w:ins w:id="220" w:author="Le Duong Cong Phuc" w:date="2011-12-21T15:52:00Z"/>
                <w:lang w:val="en-US"/>
              </w:rPr>
            </w:pPr>
            <w:ins w:id="221" w:author="Le Duong Cong Phuc" w:date="2011-12-21T15:52:00Z">
              <w:r w:rsidRPr="006F6D76">
                <w:rPr>
                  <w:lang w:val="en-US"/>
                </w:rPr>
                <w:t>Developer</w:t>
              </w:r>
            </w:ins>
          </w:p>
        </w:tc>
        <w:tc>
          <w:tcPr>
            <w:tcW w:w="4005" w:type="dxa"/>
          </w:tcPr>
          <w:p w:rsidR="008F75C7" w:rsidRPr="006F6D76" w:rsidRDefault="008F75C7" w:rsidP="006F6D76">
            <w:pPr>
              <w:rPr>
                <w:ins w:id="222" w:author="Le Duong Cong Phuc" w:date="2011-12-21T15:52:00Z"/>
                <w:lang w:val="en-US"/>
              </w:rPr>
            </w:pPr>
            <w:ins w:id="223" w:author="Le Duong Cong Phuc" w:date="2011-12-21T15:52:00Z">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ins>
          </w:p>
          <w:p w:rsidR="008F75C7" w:rsidRPr="006F6D76" w:rsidRDefault="008F75C7" w:rsidP="006F6D76">
            <w:pPr>
              <w:rPr>
                <w:ins w:id="224" w:author="Le Duong Cong Phuc" w:date="2011-12-21T15:52:00Z"/>
                <w:lang w:val="en-US"/>
              </w:rPr>
            </w:pPr>
            <w:ins w:id="225" w:author="Le Duong Cong Phuc" w:date="2011-12-21T15:52:00Z">
              <w:r w:rsidRPr="006F6D76">
                <w:rPr>
                  <w:lang w:val="en-US"/>
                </w:rPr>
                <w:t>Developer: implement cây phân cấp tùy biến theo chiến lược website mình.</w:t>
              </w:r>
            </w:ins>
          </w:p>
          <w:p w:rsidR="008F75C7" w:rsidRPr="006F6D76" w:rsidRDefault="008F75C7" w:rsidP="006F6D76">
            <w:pPr>
              <w:rPr>
                <w:ins w:id="226" w:author="Le Duong Cong Phuc" w:date="2011-12-21T15:52:00Z"/>
                <w:lang w:val="en-US"/>
              </w:rPr>
            </w:pPr>
            <w:ins w:id="227" w:author="Le Duong Cong Phuc" w:date="2011-12-21T15:52:00Z">
              <w:r w:rsidRPr="006F6D76">
                <w:rPr>
                  <w:lang w:val="en-US"/>
                </w:rPr>
                <w:t>Pre-condition: phải có thông tin các thuộc tính phân hoạch  tùy theo chiến lược cũa mỗi website tìm kiếm việc.</w:t>
              </w:r>
            </w:ins>
          </w:p>
          <w:p w:rsidR="008F75C7" w:rsidRPr="006F6D76" w:rsidRDefault="008F75C7" w:rsidP="006F6D76">
            <w:pPr>
              <w:rPr>
                <w:ins w:id="228" w:author="Le Duong Cong Phuc" w:date="2011-12-21T15:52:00Z"/>
                <w:lang w:val="en-US"/>
              </w:rPr>
            </w:pPr>
            <w:ins w:id="229" w:author="Le Duong Cong Phuc" w:date="2011-12-21T15:52:00Z">
              <w:r w:rsidRPr="006F6D76">
                <w:rPr>
                  <w:lang w:val="en-US"/>
                </w:rPr>
                <w:t>Post-condition: tổ chức và lưu trữ thông tin phân cấp dựa theo các thông tin phân hoạch.</w:t>
              </w:r>
            </w:ins>
          </w:p>
        </w:tc>
      </w:tr>
      <w:tr w:rsidR="006F6D76" w:rsidRPr="006F6D76" w:rsidTr="008B44A1">
        <w:trPr>
          <w:ins w:id="230" w:author="Le Duong Cong Phuc" w:date="2011-12-21T15:52:00Z"/>
        </w:trPr>
        <w:tc>
          <w:tcPr>
            <w:tcW w:w="918" w:type="dxa"/>
          </w:tcPr>
          <w:p w:rsidR="008F75C7" w:rsidRPr="006F6D76" w:rsidRDefault="008F75C7" w:rsidP="006F6D76">
            <w:pPr>
              <w:rPr>
                <w:ins w:id="231" w:author="Le Duong Cong Phuc" w:date="2011-12-21T15:52:00Z"/>
                <w:lang w:val="en-US"/>
              </w:rPr>
            </w:pPr>
            <w:ins w:id="232" w:author="Le Duong Cong Phuc" w:date="2011-12-21T15:52:00Z">
              <w:r w:rsidRPr="006F6D76">
                <w:rPr>
                  <w:lang w:val="en-US"/>
                </w:rPr>
                <w:t>UC02</w:t>
              </w:r>
            </w:ins>
          </w:p>
        </w:tc>
        <w:tc>
          <w:tcPr>
            <w:tcW w:w="2250" w:type="dxa"/>
          </w:tcPr>
          <w:p w:rsidR="008F75C7" w:rsidRPr="006F6D76" w:rsidRDefault="008F75C7" w:rsidP="006F6D76">
            <w:pPr>
              <w:rPr>
                <w:ins w:id="233" w:author="Le Duong Cong Phuc" w:date="2011-12-21T15:52:00Z"/>
                <w:lang w:val="en-US"/>
              </w:rPr>
            </w:pPr>
            <w:ins w:id="234" w:author="Le Duong Cong Phuc" w:date="2011-12-21T15:52:00Z">
              <w:r w:rsidRPr="006F6D76">
                <w:rPr>
                  <w:lang w:val="en-US"/>
                </w:rPr>
                <w:t>Manage Data Mining Engine</w:t>
              </w:r>
            </w:ins>
          </w:p>
        </w:tc>
        <w:tc>
          <w:tcPr>
            <w:tcW w:w="2070" w:type="dxa"/>
          </w:tcPr>
          <w:p w:rsidR="008F75C7" w:rsidRPr="006F6D76" w:rsidRDefault="008F75C7" w:rsidP="006F6D76">
            <w:pPr>
              <w:rPr>
                <w:ins w:id="235" w:author="Le Duong Cong Phuc" w:date="2011-12-21T15:52:00Z"/>
                <w:lang w:val="en-US"/>
              </w:rPr>
            </w:pPr>
            <w:ins w:id="236" w:author="Le Duong Cong Phuc" w:date="2011-12-21T15:52:00Z">
              <w:r w:rsidRPr="006F6D76">
                <w:rPr>
                  <w:lang w:val="en-US"/>
                </w:rPr>
                <w:t>Developer</w:t>
              </w:r>
            </w:ins>
          </w:p>
        </w:tc>
        <w:tc>
          <w:tcPr>
            <w:tcW w:w="4005" w:type="dxa"/>
          </w:tcPr>
          <w:p w:rsidR="008F75C7" w:rsidRPr="006F6D76" w:rsidRDefault="008F75C7" w:rsidP="006F6D76">
            <w:pPr>
              <w:rPr>
                <w:ins w:id="237" w:author="Le Duong Cong Phuc" w:date="2011-12-21T15:52:00Z"/>
                <w:lang w:val="en-US"/>
              </w:rPr>
            </w:pPr>
            <w:ins w:id="238" w:author="Le Duong Cong Phuc" w:date="2011-12-21T15:52:00Z">
              <w:r w:rsidRPr="006F6D76">
                <w:rPr>
                  <w:lang w:val="en-US"/>
                </w:rPr>
                <w:t xml:space="preserve">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w:t>
              </w:r>
              <w:r w:rsidRPr="006F6D76">
                <w:rPr>
                  <w:lang w:val="en-US"/>
                </w:rPr>
                <w:lastRenderedPageBreak/>
                <w:t>vụ cho cung cấp công cụ khai thác dữ liệu của hệ thống.</w:t>
              </w:r>
            </w:ins>
          </w:p>
          <w:p w:rsidR="008F75C7" w:rsidRPr="006F6D76" w:rsidRDefault="008F75C7" w:rsidP="006F6D76">
            <w:pPr>
              <w:rPr>
                <w:ins w:id="239" w:author="Le Duong Cong Phuc" w:date="2011-12-21T15:52:00Z"/>
                <w:lang w:val="en-US"/>
              </w:rPr>
            </w:pPr>
            <w:ins w:id="240" w:author="Le Duong Cong Phuc" w:date="2011-12-21T15:52:00Z">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6F6D76" w:rsidRDefault="008F75C7" w:rsidP="006F6D76">
            <w:pPr>
              <w:rPr>
                <w:ins w:id="241" w:author="Le Duong Cong Phuc" w:date="2011-12-21T15:52:00Z"/>
                <w:lang w:val="en-US"/>
              </w:rPr>
            </w:pPr>
            <w:ins w:id="242" w:author="Le Duong Cong Phuc" w:date="2011-12-21T15:52:00Z">
              <w:r w:rsidRPr="006F6D76">
                <w:rPr>
                  <w:lang w:val="en-US"/>
                </w:rPr>
                <w:t>Post-condition: khai thác dữ liệu từ Core database và xây dựng cây quyết định (decision tree).</w:t>
              </w:r>
            </w:ins>
          </w:p>
        </w:tc>
      </w:tr>
      <w:tr w:rsidR="006F6D76" w:rsidRPr="006F6D76" w:rsidTr="008B44A1">
        <w:trPr>
          <w:ins w:id="243" w:author="Le Duong Cong Phuc" w:date="2011-12-21T15:52:00Z"/>
        </w:trPr>
        <w:tc>
          <w:tcPr>
            <w:tcW w:w="918" w:type="dxa"/>
          </w:tcPr>
          <w:p w:rsidR="008F75C7" w:rsidRPr="006F6D76" w:rsidRDefault="008F75C7" w:rsidP="006F6D76">
            <w:pPr>
              <w:rPr>
                <w:ins w:id="244" w:author="Le Duong Cong Phuc" w:date="2011-12-21T15:52:00Z"/>
                <w:lang w:val="en-US"/>
              </w:rPr>
            </w:pPr>
            <w:ins w:id="245" w:author="Le Duong Cong Phuc" w:date="2011-12-21T15:52:00Z">
              <w:r w:rsidRPr="006F6D76">
                <w:rPr>
                  <w:lang w:val="en-US"/>
                </w:rPr>
                <w:lastRenderedPageBreak/>
                <w:t>UC03</w:t>
              </w:r>
            </w:ins>
          </w:p>
        </w:tc>
        <w:tc>
          <w:tcPr>
            <w:tcW w:w="2250" w:type="dxa"/>
          </w:tcPr>
          <w:p w:rsidR="008F75C7" w:rsidRPr="006F6D76" w:rsidRDefault="008F75C7" w:rsidP="006F6D76">
            <w:pPr>
              <w:rPr>
                <w:ins w:id="246" w:author="Le Duong Cong Phuc" w:date="2011-12-21T15:52:00Z"/>
                <w:lang w:val="en-US"/>
              </w:rPr>
            </w:pPr>
            <w:ins w:id="247" w:author="Le Duong Cong Phuc" w:date="2011-12-21T15:52:00Z">
              <w:r w:rsidRPr="006F6D76">
                <w:rPr>
                  <w:lang w:val="en-US"/>
                </w:rPr>
                <w:t>Manage framework library (API)</w:t>
              </w:r>
            </w:ins>
          </w:p>
        </w:tc>
        <w:tc>
          <w:tcPr>
            <w:tcW w:w="2070" w:type="dxa"/>
          </w:tcPr>
          <w:p w:rsidR="008F75C7" w:rsidRPr="006F6D76" w:rsidRDefault="008F75C7" w:rsidP="006F6D76">
            <w:pPr>
              <w:rPr>
                <w:ins w:id="248" w:author="Le Duong Cong Phuc" w:date="2011-12-21T15:52:00Z"/>
                <w:lang w:val="en-US"/>
              </w:rPr>
            </w:pPr>
            <w:ins w:id="249" w:author="Le Duong Cong Phuc" w:date="2011-12-21T15:52:00Z">
              <w:r w:rsidRPr="006F6D76">
                <w:rPr>
                  <w:lang w:val="en-US"/>
                </w:rPr>
                <w:t>Developer</w:t>
              </w:r>
            </w:ins>
          </w:p>
        </w:tc>
        <w:tc>
          <w:tcPr>
            <w:tcW w:w="4005" w:type="dxa"/>
          </w:tcPr>
          <w:p w:rsidR="008F75C7" w:rsidRPr="006F6D76" w:rsidRDefault="008F75C7" w:rsidP="006F6D76">
            <w:pPr>
              <w:rPr>
                <w:ins w:id="250" w:author="Le Duong Cong Phuc" w:date="2011-12-21T15:52:00Z"/>
                <w:lang w:val="en-US"/>
              </w:rPr>
            </w:pPr>
            <w:ins w:id="251" w:author="Le Duong Cong Phuc" w:date="2011-12-21T15:52:00Z">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Pr="006F6D76" w:rsidRDefault="008F75C7" w:rsidP="006F6D76">
            <w:pPr>
              <w:rPr>
                <w:ins w:id="252" w:author="Le Duong Cong Phuc" w:date="2011-12-21T15:52:00Z"/>
                <w:lang w:val="en-US"/>
              </w:rPr>
            </w:pPr>
            <w:ins w:id="253" w:author="Le Duong Cong Phuc" w:date="2011-12-21T15:52:00Z">
              <w:r w:rsidRPr="006F6D76">
                <w:rPr>
                  <w:lang w:val="en-US"/>
                </w:rPr>
                <w:t>Pre-condition: bản mô tả chiến lược phát triển website, trong đó mô tả về các thuộc tính phân lớp thông tin của người dùng.</w:t>
              </w:r>
            </w:ins>
          </w:p>
          <w:p w:rsidR="008F75C7" w:rsidRPr="006F6D76" w:rsidRDefault="008F75C7" w:rsidP="006F6D76">
            <w:pPr>
              <w:rPr>
                <w:ins w:id="254" w:author="Le Duong Cong Phuc" w:date="2011-12-21T15:52:00Z"/>
                <w:lang w:val="en-US"/>
              </w:rPr>
            </w:pPr>
            <w:ins w:id="255" w:author="Le Duong Cong Phuc" w:date="2011-12-21T15:52:00Z">
              <w:r w:rsidRPr="006F6D76">
                <w:rPr>
                  <w:lang w:val="en-US"/>
                </w:rPr>
                <w:t>Post-condition: giao tiếp với các chức năng của framework thông qua thư viện lập trình.</w:t>
              </w:r>
            </w:ins>
          </w:p>
        </w:tc>
      </w:tr>
      <w:tr w:rsidR="006F6D76" w:rsidRPr="006F6D76" w:rsidTr="008B44A1">
        <w:trPr>
          <w:ins w:id="256" w:author="Le Duong Cong Phuc" w:date="2011-12-21T15:52:00Z"/>
        </w:trPr>
        <w:tc>
          <w:tcPr>
            <w:tcW w:w="918" w:type="dxa"/>
          </w:tcPr>
          <w:p w:rsidR="008F75C7" w:rsidRPr="006F6D76" w:rsidRDefault="008F75C7" w:rsidP="006F6D76">
            <w:pPr>
              <w:rPr>
                <w:ins w:id="257" w:author="Le Duong Cong Phuc" w:date="2011-12-21T15:52:00Z"/>
                <w:lang w:val="en-US"/>
              </w:rPr>
            </w:pPr>
            <w:ins w:id="258" w:author="Le Duong Cong Phuc" w:date="2011-12-21T15:52:00Z">
              <w:r w:rsidRPr="006F6D76">
                <w:rPr>
                  <w:lang w:val="en-US"/>
                </w:rPr>
                <w:t>UC04</w:t>
              </w:r>
            </w:ins>
          </w:p>
        </w:tc>
        <w:tc>
          <w:tcPr>
            <w:tcW w:w="2250" w:type="dxa"/>
          </w:tcPr>
          <w:p w:rsidR="008F75C7" w:rsidRPr="006F6D76" w:rsidRDefault="008F75C7" w:rsidP="006F6D76">
            <w:pPr>
              <w:rPr>
                <w:ins w:id="259" w:author="Le Duong Cong Phuc" w:date="2011-12-21T15:52:00Z"/>
                <w:lang w:val="en-US"/>
              </w:rPr>
            </w:pPr>
            <w:ins w:id="260" w:author="Le Duong Cong Phuc" w:date="2011-12-21T15:52:00Z">
              <w:r w:rsidRPr="006F6D76">
                <w:rPr>
                  <w:lang w:val="en-US"/>
                </w:rPr>
                <w:t>Support Search Engine</w:t>
              </w:r>
            </w:ins>
          </w:p>
        </w:tc>
        <w:tc>
          <w:tcPr>
            <w:tcW w:w="2070" w:type="dxa"/>
          </w:tcPr>
          <w:p w:rsidR="008F75C7" w:rsidRPr="006F6D76" w:rsidRDefault="008F75C7" w:rsidP="006F6D76">
            <w:pPr>
              <w:rPr>
                <w:ins w:id="261" w:author="Le Duong Cong Phuc" w:date="2011-12-21T15:52:00Z"/>
                <w:lang w:val="en-US"/>
              </w:rPr>
            </w:pPr>
            <w:ins w:id="262" w:author="Le Duong Cong Phuc" w:date="2011-12-21T15:52:00Z">
              <w:r w:rsidRPr="006F6D76">
                <w:rPr>
                  <w:lang w:val="en-US"/>
                </w:rPr>
                <w:t>Emloyer</w:t>
              </w:r>
            </w:ins>
          </w:p>
          <w:p w:rsidR="008F75C7" w:rsidRPr="006F6D76" w:rsidRDefault="008F75C7" w:rsidP="006F6D76">
            <w:pPr>
              <w:rPr>
                <w:ins w:id="263" w:author="Le Duong Cong Phuc" w:date="2011-12-21T15:52:00Z"/>
                <w:lang w:val="en-US"/>
              </w:rPr>
            </w:pPr>
            <w:ins w:id="264" w:author="Le Duong Cong Phuc" w:date="2011-12-21T15:52:00Z">
              <w:r w:rsidRPr="006F6D76">
                <w:rPr>
                  <w:lang w:val="en-US"/>
                </w:rPr>
                <w:t>Job seeker</w:t>
              </w:r>
            </w:ins>
          </w:p>
        </w:tc>
        <w:tc>
          <w:tcPr>
            <w:tcW w:w="4005" w:type="dxa"/>
          </w:tcPr>
          <w:p w:rsidR="008F75C7" w:rsidRPr="006F6D76" w:rsidRDefault="008F75C7" w:rsidP="006F6D76">
            <w:pPr>
              <w:rPr>
                <w:ins w:id="265" w:author="Le Duong Cong Phuc" w:date="2011-12-21T15:52:00Z"/>
                <w:lang w:val="en-US"/>
              </w:rPr>
            </w:pPr>
            <w:ins w:id="266" w:author="Le Duong Cong Phuc" w:date="2011-12-21T15:52:00Z">
              <w:r w:rsidRPr="006F6D76">
                <w:rPr>
                  <w:lang w:val="en-US"/>
                </w:rPr>
                <w:t xml:space="preserve">Use case này giúp hỗ trợ cho sự so khớp thông tin giữa hồ sơ người tìm việc và thông tin công việc của nhà </w:t>
              </w:r>
              <w:r w:rsidRPr="006F6D76">
                <w:rPr>
                  <w:lang w:val="en-US"/>
                </w:rPr>
                <w:lastRenderedPageBreak/>
                <w:t>tuyển dụng.</w:t>
              </w:r>
            </w:ins>
          </w:p>
          <w:p w:rsidR="008F75C7" w:rsidRPr="006F6D76" w:rsidRDefault="008F75C7" w:rsidP="006F6D76">
            <w:pPr>
              <w:rPr>
                <w:ins w:id="267" w:author="Le Duong Cong Phuc" w:date="2011-12-21T15:52:00Z"/>
                <w:lang w:val="en-US"/>
              </w:rPr>
            </w:pPr>
            <w:ins w:id="268" w:author="Le Duong Cong Phuc" w:date="2011-12-21T15:52:00Z">
              <w:r w:rsidRPr="006F6D76">
                <w:rPr>
                  <w:lang w:val="en-US"/>
                </w:rPr>
                <w:t>Đối với nhà tuyển dụng: dễ dàng tìm ra các hồ sơ tìm năng (các ứng viên) phù hợp với yêu cầu thông tin của công việc.</w:t>
              </w:r>
            </w:ins>
          </w:p>
          <w:p w:rsidR="008F75C7" w:rsidRPr="006F6D76" w:rsidRDefault="008F75C7" w:rsidP="006F6D76">
            <w:pPr>
              <w:rPr>
                <w:ins w:id="269" w:author="Le Duong Cong Phuc" w:date="2011-12-21T15:52:00Z"/>
                <w:lang w:val="en-US"/>
              </w:rPr>
            </w:pPr>
            <w:ins w:id="270" w:author="Le Duong Cong Phuc" w:date="2011-12-21T15:52:00Z">
              <w:r w:rsidRPr="006F6D76">
                <w:rPr>
                  <w:lang w:val="en-US"/>
                </w:rPr>
                <w:t>Đối với người tìm việc: dễ dàng tìm ra các công việc phù hợp với mình.</w:t>
              </w:r>
            </w:ins>
          </w:p>
          <w:p w:rsidR="008F75C7" w:rsidRPr="006F6D76" w:rsidRDefault="008F75C7" w:rsidP="006F6D76">
            <w:pPr>
              <w:rPr>
                <w:ins w:id="271" w:author="Le Duong Cong Phuc" w:date="2011-12-21T15:52:00Z"/>
                <w:lang w:val="en-US"/>
              </w:rPr>
            </w:pPr>
            <w:ins w:id="272" w:author="Le Duong Cong Phuc" w:date="2011-12-21T15:52:00Z">
              <w:r w:rsidRPr="006F6D76">
                <w:rPr>
                  <w:lang w:val="en-US"/>
                </w:rPr>
                <w:t>Pre-condition:</w:t>
              </w:r>
            </w:ins>
            <w:ins w:id="273" w:author="Le Duong Cong Phuc" w:date="2011-12-21T15:54:00Z">
              <w:r w:rsidR="00E57A19" w:rsidRPr="006F6D76">
                <w:rPr>
                  <w:lang w:val="en-US"/>
                </w:rPr>
                <w:t xml:space="preserve"> các hierachy tree mô tả thông tin người dùng đã được xây dựng.</w:t>
              </w:r>
            </w:ins>
          </w:p>
          <w:p w:rsidR="008F75C7" w:rsidRPr="006F6D76" w:rsidRDefault="008F75C7" w:rsidP="006F6D76">
            <w:pPr>
              <w:rPr>
                <w:ins w:id="274" w:author="Le Duong Cong Phuc" w:date="2011-12-21T15:52:00Z"/>
                <w:lang w:val="en-US"/>
              </w:rPr>
            </w:pPr>
            <w:ins w:id="275" w:author="Le Duong Cong Phuc" w:date="2011-12-21T15:52:00Z">
              <w:r w:rsidRPr="006F6D76">
                <w:rPr>
                  <w:lang w:val="en-US"/>
                </w:rPr>
                <w:t>Post-condition:</w:t>
              </w:r>
            </w:ins>
            <w:ins w:id="276" w:author="Le Duong Cong Phuc" w:date="2011-12-21T15:55:00Z">
              <w:r w:rsidR="00903517" w:rsidRPr="006F6D76">
                <w:rPr>
                  <w:lang w:val="en-US"/>
                </w:rPr>
                <w:t xml:space="preserve"> </w:t>
              </w:r>
            </w:ins>
            <w:ins w:id="277" w:author="Le Duong Cong Phuc" w:date="2011-12-21T15:56:00Z">
              <w:r w:rsidR="00903517" w:rsidRPr="006F6D76">
                <w:rPr>
                  <w:lang w:val="en-US"/>
                </w:rPr>
                <w:t>thông tin của người dùng có thể so khớp với nhau.</w:t>
              </w:r>
            </w:ins>
          </w:p>
        </w:tc>
      </w:tr>
      <w:tr w:rsidR="006F6D76" w:rsidRPr="006F6D76" w:rsidTr="008B44A1">
        <w:trPr>
          <w:ins w:id="278" w:author="Le Duong Cong Phuc" w:date="2011-12-21T15:52:00Z"/>
        </w:trPr>
        <w:tc>
          <w:tcPr>
            <w:tcW w:w="918" w:type="dxa"/>
          </w:tcPr>
          <w:p w:rsidR="008F75C7" w:rsidRPr="006F6D76" w:rsidRDefault="008F75C7" w:rsidP="006F6D76">
            <w:pPr>
              <w:rPr>
                <w:ins w:id="279" w:author="Le Duong Cong Phuc" w:date="2011-12-21T15:52:00Z"/>
                <w:lang w:val="en-US"/>
              </w:rPr>
            </w:pPr>
            <w:ins w:id="280" w:author="Le Duong Cong Phuc" w:date="2011-12-21T15:52:00Z">
              <w:r w:rsidRPr="006F6D76">
                <w:rPr>
                  <w:lang w:val="en-US"/>
                </w:rPr>
                <w:lastRenderedPageBreak/>
                <w:t>UC05</w:t>
              </w:r>
            </w:ins>
          </w:p>
        </w:tc>
        <w:tc>
          <w:tcPr>
            <w:tcW w:w="2250" w:type="dxa"/>
          </w:tcPr>
          <w:p w:rsidR="008F75C7" w:rsidRPr="006F6D76" w:rsidRDefault="008F75C7" w:rsidP="006F6D76">
            <w:pPr>
              <w:rPr>
                <w:ins w:id="281" w:author="Le Duong Cong Phuc" w:date="2011-12-21T15:52:00Z"/>
                <w:lang w:val="en-US"/>
              </w:rPr>
            </w:pPr>
            <w:ins w:id="282" w:author="Le Duong Cong Phuc" w:date="2011-12-21T15:52:00Z">
              <w:r w:rsidRPr="006F6D76">
                <w:rPr>
                  <w:lang w:val="en-US"/>
                </w:rPr>
                <w:t>Support Resume Zoomming</w:t>
              </w:r>
            </w:ins>
          </w:p>
        </w:tc>
        <w:tc>
          <w:tcPr>
            <w:tcW w:w="2070" w:type="dxa"/>
          </w:tcPr>
          <w:p w:rsidR="008F75C7" w:rsidRPr="006F6D76" w:rsidRDefault="00D13082" w:rsidP="006F6D76">
            <w:pPr>
              <w:rPr>
                <w:ins w:id="283" w:author="Le Duong Cong Phuc" w:date="2011-12-21T15:52:00Z"/>
                <w:lang w:val="en-US"/>
              </w:rPr>
            </w:pPr>
            <w:ins w:id="284" w:author="Le Duong Cong Phuc" w:date="2011-12-21T15:56:00Z">
              <w:r w:rsidRPr="006F6D76">
                <w:rPr>
                  <w:lang w:val="en-US"/>
                </w:rPr>
                <w:t>Job seeker</w:t>
              </w:r>
            </w:ins>
          </w:p>
        </w:tc>
        <w:tc>
          <w:tcPr>
            <w:tcW w:w="4005" w:type="dxa"/>
          </w:tcPr>
          <w:p w:rsidR="008F75C7" w:rsidRPr="006F6D76" w:rsidRDefault="008B44A1" w:rsidP="006F6D76">
            <w:pPr>
              <w:rPr>
                <w:ins w:id="285" w:author="Le Duong Cong Phuc" w:date="2011-12-21T16:00:00Z"/>
                <w:lang w:val="en-US"/>
              </w:rPr>
              <w:pPrChange w:id="286" w:author="Le Duong Cong Phuc" w:date="2011-12-21T15:58:00Z">
                <w:pPr>
                  <w:spacing w:after="200"/>
                  <w:jc w:val="left"/>
                </w:pPr>
              </w:pPrChange>
            </w:pPr>
            <w:ins w:id="287" w:author="Le Duong Cong Phuc" w:date="2011-12-21T15:57:00Z">
              <w:r w:rsidRPr="006F6D76">
                <w:rPr>
                  <w:lang w:val="en-US"/>
                </w:rPr>
                <w:t xml:space="preserve">JobZoom framework </w:t>
              </w:r>
            </w:ins>
            <w:ins w:id="288" w:author="Le Duong Cong Phuc" w:date="2011-12-21T15:58:00Z">
              <w:r w:rsidRPr="006F6D76">
                <w:rPr>
                  <w:lang w:val="en-US"/>
                </w:rPr>
                <w:t>giúp cho các website có thể xây dựng chức năng hỗ trợ các mẫu (</w:t>
              </w:r>
            </w:ins>
            <w:r w:rsidR="00F6796F" w:rsidRPr="006F6D76">
              <w:rPr>
                <w:lang w:val="en-US"/>
              </w:rPr>
              <w:t xml:space="preserve">resume </w:t>
            </w:r>
            <w:ins w:id="289" w:author="Le Duong Cong Phuc" w:date="2011-12-21T15:58:00Z">
              <w:r w:rsidRPr="006F6D76">
                <w:rPr>
                  <w:lang w:val="en-US"/>
                </w:rPr>
                <w:t xml:space="preserve">template) để giúp người tìm kiếm việc </w:t>
              </w:r>
            </w:ins>
            <w:ins w:id="290" w:author="Le Duong Cong Phuc" w:date="2011-12-21T15:59:00Z">
              <w:r w:rsidRPr="006F6D76">
                <w:rPr>
                  <w:lang w:val="en-US"/>
                </w:rPr>
                <w:t>mô tả thông tin resume phù hợp với công việc cần dự tuyển.</w:t>
              </w:r>
            </w:ins>
          </w:p>
          <w:p w:rsidR="00B34B1C" w:rsidRPr="006F6D76" w:rsidRDefault="00B34B1C" w:rsidP="006F6D76">
            <w:pPr>
              <w:rPr>
                <w:ins w:id="291" w:author="Le Duong Cong Phuc" w:date="2011-12-21T16:02:00Z"/>
                <w:lang w:val="en-US"/>
              </w:rPr>
              <w:pPrChange w:id="292" w:author="Le Duong Cong Phuc" w:date="2011-12-21T16:01:00Z">
                <w:pPr>
                  <w:spacing w:after="200"/>
                  <w:jc w:val="left"/>
                </w:pPr>
              </w:pPrChange>
            </w:pPr>
            <w:ins w:id="293" w:author="Le Duong Cong Phuc" w:date="2011-12-21T16:00:00Z">
              <w:r w:rsidRPr="006F6D76">
                <w:rPr>
                  <w:lang w:val="en-US"/>
                </w:rPr>
                <w:t xml:space="preserve">Người tìm kiếm việc có thể </w:t>
              </w:r>
            </w:ins>
            <w:ins w:id="294" w:author="Le Duong Cong Phuc" w:date="2011-12-21T16:01:00Z">
              <w:r w:rsidRPr="006F6D76">
                <w:rPr>
                  <w:lang w:val="en-US"/>
                </w:rPr>
                <w:t xml:space="preserve">được hệ thống gợi ý nên chú trọng vào những thông tin gì mà nhà doanh nghiệp đó quan tâm, chú trọng, hoặc những thông tin, tiêu chí gì mà </w:t>
              </w:r>
            </w:ins>
            <w:ins w:id="295" w:author="Le Duong Cong Phuc" w:date="2011-12-21T16:02:00Z">
              <w:r w:rsidRPr="006F6D76">
                <w:rPr>
                  <w:lang w:val="en-US"/>
                </w:rPr>
                <w:t>mình đang thiếu, cần bổ sung.</w:t>
              </w:r>
            </w:ins>
          </w:p>
          <w:p w:rsidR="00E606D3" w:rsidRPr="006F6D76" w:rsidRDefault="00E606D3" w:rsidP="006F6D76">
            <w:pPr>
              <w:rPr>
                <w:ins w:id="296" w:author="Le Duong Cong Phuc" w:date="2011-12-21T16:02:00Z"/>
                <w:lang w:val="en-US"/>
              </w:rPr>
              <w:pPrChange w:id="297" w:author="Le Duong Cong Phuc" w:date="2011-12-21T16:01:00Z">
                <w:pPr>
                  <w:spacing w:after="200"/>
                  <w:jc w:val="left"/>
                </w:pPr>
              </w:pPrChange>
            </w:pPr>
            <w:ins w:id="298" w:author="Le Duong Cong Phuc" w:date="2011-12-21T16:02:00Z">
              <w:r w:rsidRPr="006F6D76">
                <w:rPr>
                  <w:lang w:val="en-US"/>
                </w:rPr>
                <w:t>Pre-condition:</w:t>
              </w:r>
            </w:ins>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6F6D76">
            <w:pPr>
              <w:rPr>
                <w:ins w:id="299" w:author="Le Duong Cong Phuc" w:date="2011-12-21T15:52:00Z"/>
                <w:lang w:val="en-US"/>
              </w:rPr>
              <w:pPrChange w:id="300" w:author="Le Duong Cong Phuc" w:date="2011-12-21T16:01:00Z">
                <w:pPr>
                  <w:spacing w:after="200"/>
                  <w:jc w:val="left"/>
                </w:pPr>
              </w:pPrChange>
            </w:pPr>
            <w:ins w:id="301" w:author="Le Duong Cong Phuc" w:date="2011-12-21T16:02:00Z">
              <w:r w:rsidRPr="006F6D76">
                <w:rPr>
                  <w:lang w:val="en-US"/>
                </w:rPr>
                <w:lastRenderedPageBreak/>
                <w:t>Post-condition</w:t>
              </w:r>
            </w:ins>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8B44A1">
        <w:trPr>
          <w:ins w:id="302" w:author="Le Duong Cong Phuc" w:date="2011-12-21T15:52:00Z"/>
        </w:trPr>
        <w:tc>
          <w:tcPr>
            <w:tcW w:w="918" w:type="dxa"/>
          </w:tcPr>
          <w:p w:rsidR="008F75C7" w:rsidRPr="006F6D76" w:rsidRDefault="008F75C7" w:rsidP="006F6D76">
            <w:pPr>
              <w:rPr>
                <w:ins w:id="303" w:author="Le Duong Cong Phuc" w:date="2011-12-21T15:52:00Z"/>
                <w:lang w:val="en-US"/>
              </w:rPr>
            </w:pPr>
            <w:ins w:id="304" w:author="Le Duong Cong Phuc" w:date="2011-12-21T15:52:00Z">
              <w:r w:rsidRPr="006F6D76">
                <w:rPr>
                  <w:lang w:val="en-US"/>
                </w:rPr>
                <w:lastRenderedPageBreak/>
                <w:t>UC06</w:t>
              </w:r>
            </w:ins>
          </w:p>
        </w:tc>
        <w:tc>
          <w:tcPr>
            <w:tcW w:w="2250" w:type="dxa"/>
          </w:tcPr>
          <w:p w:rsidR="008F75C7" w:rsidRPr="006F6D76" w:rsidRDefault="008F75C7" w:rsidP="006F6D76">
            <w:pPr>
              <w:rPr>
                <w:ins w:id="305" w:author="Le Duong Cong Phuc" w:date="2011-12-21T15:52:00Z"/>
                <w:lang w:val="en-US"/>
              </w:rPr>
            </w:pPr>
            <w:ins w:id="306" w:author="Le Duong Cong Phuc" w:date="2011-12-21T15:52:00Z">
              <w:r w:rsidRPr="006F6D76">
                <w:rPr>
                  <w:lang w:val="en-US"/>
                </w:rPr>
                <w:t>Support Employer’s Decision</w:t>
              </w:r>
            </w:ins>
          </w:p>
        </w:tc>
        <w:tc>
          <w:tcPr>
            <w:tcW w:w="2070" w:type="dxa"/>
          </w:tcPr>
          <w:p w:rsidR="008F75C7" w:rsidRPr="006F6D76" w:rsidRDefault="008F75C7" w:rsidP="006F6D76">
            <w:pPr>
              <w:rPr>
                <w:ins w:id="307" w:author="Le Duong Cong Phuc" w:date="2011-12-21T15:52:00Z"/>
                <w:lang w:val="en-US"/>
              </w:rPr>
            </w:pPr>
            <w:ins w:id="308" w:author="Le Duong Cong Phuc" w:date="2011-12-21T15:52:00Z">
              <w:r w:rsidRPr="006F6D76">
                <w:rPr>
                  <w:lang w:val="en-US"/>
                </w:rPr>
                <w:t>Employer</w:t>
              </w:r>
            </w:ins>
          </w:p>
        </w:tc>
        <w:tc>
          <w:tcPr>
            <w:tcW w:w="4005" w:type="dxa"/>
          </w:tcPr>
          <w:p w:rsidR="008F75C7" w:rsidRPr="006F6D76" w:rsidRDefault="00EB6DD9" w:rsidP="006F6D76">
            <w:pPr>
              <w:rPr>
                <w:lang w:val="en-US"/>
              </w:rPr>
            </w:pPr>
            <w:r w:rsidRPr="006F6D76">
              <w:rPr>
                <w:lang w:val="en-US"/>
              </w:rPr>
              <w:t>Hỗ trợ nhà tuyển dụng đưa ra quyết định chọn ứng viên nào dựa trên cây quyết định.</w:t>
            </w:r>
          </w:p>
          <w:p w:rsidR="00EB6DD9" w:rsidRPr="006F6D76" w:rsidRDefault="00EB6DD9" w:rsidP="006F6D76">
            <w:pPr>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F6D76">
            <w:pPr>
              <w:rPr>
                <w:ins w:id="309" w:author="Le Duong Cong Phuc" w:date="2011-12-21T15:52:00Z"/>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ins w:id="310" w:author="Le Duong Cong Phuc" w:date="2011-12-22T01:54:00Z"/>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lastRenderedPageBreak/>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w:t>
      </w:r>
      <w:bookmarkStart w:id="311" w:name="_GoBack"/>
      <w:bookmarkEnd w:id="311"/>
      <w:r w:rsidRPr="0021509A">
        <w:rPr>
          <w:u w:val="single"/>
          <w:lang w:val="en-US"/>
        </w:rPr>
        <w:t>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p>
    <w:p w:rsidR="00DC52D3" w:rsidRDefault="00F004A3" w:rsidP="009032D0">
      <w:pPr>
        <w:pStyle w:val="Heading3"/>
        <w:rPr>
          <w:lang w:val="en-US"/>
        </w:rPr>
      </w:pPr>
      <w:bookmarkStart w:id="312"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31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313"/>
      <w:r w:rsidR="0064127E">
        <w:rPr>
          <w:lang w:val="en-US"/>
        </w:rPr>
        <w:t>vấn đề tạo mối tương quan giữa các business entity càng phức tạp hơn.</w:t>
      </w:r>
      <w:commentRangeEnd w:id="313"/>
      <w:r w:rsidR="0064127E">
        <w:rPr>
          <w:rStyle w:val="CommentReference"/>
        </w:rPr>
        <w:commentReference w:id="31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314"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31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315"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315"/>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316"/>
      <w:r>
        <w:rPr>
          <w:lang w:val="en-US"/>
        </w:rPr>
        <w:t>pháp</w:t>
      </w:r>
      <w:commentRangeEnd w:id="316"/>
      <w:r w:rsidR="009D051F">
        <w:rPr>
          <w:rStyle w:val="CommentReference"/>
        </w:rPr>
        <w:commentReference w:id="316"/>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3310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317" w:name="_Ref312160165"/>
      <w:bookmarkStart w:id="318" w:name="_Ref312160168"/>
      <w:bookmarkStart w:id="319" w:name="_Ref312160172"/>
      <w:bookmarkStart w:id="320"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317"/>
      <w:bookmarkEnd w:id="318"/>
      <w:bookmarkEnd w:id="319"/>
      <w:bookmarkEnd w:id="320"/>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321"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321"/>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322"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322"/>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323"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323"/>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24"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324"/>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325"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325"/>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326"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326"/>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327"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327"/>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328"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328"/>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329"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329"/>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330"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330"/>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331"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331"/>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32"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332"/>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333"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333"/>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334" w:name="_Toc312162661"/>
      <w:r>
        <w:rPr>
          <w:lang w:val="en-US"/>
        </w:rPr>
        <w:t xml:space="preserve">So sánh Job Zoom với các website </w:t>
      </w:r>
      <w:r w:rsidR="00604CFE">
        <w:rPr>
          <w:lang w:val="en-US"/>
        </w:rPr>
        <w:t>tìm việc</w:t>
      </w:r>
      <w:r>
        <w:rPr>
          <w:lang w:val="en-US"/>
        </w:rPr>
        <w:t xml:space="preserve"> hiện tại</w:t>
      </w:r>
      <w:bookmarkEnd w:id="33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335"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335"/>
    </w:p>
    <w:p w:rsidR="002D613D" w:rsidRDefault="00AE3181" w:rsidP="009032D0">
      <w:pPr>
        <w:pStyle w:val="Heading1"/>
        <w:rPr>
          <w:lang w:val="en-US"/>
        </w:rPr>
      </w:pPr>
      <w:bookmarkStart w:id="336" w:name="_Toc312162662"/>
      <w:r>
        <w:rPr>
          <w:lang w:val="en-US"/>
        </w:rPr>
        <w:t>Đánh giá và hướng phát triển</w:t>
      </w:r>
      <w:bookmarkEnd w:id="336"/>
    </w:p>
    <w:p w:rsidR="00A00BAF" w:rsidRDefault="003241E3" w:rsidP="009032D0">
      <w:pPr>
        <w:pStyle w:val="Heading2"/>
        <w:rPr>
          <w:lang w:val="en-US"/>
        </w:rPr>
      </w:pPr>
      <w:bookmarkStart w:id="337" w:name="_Toc312162663"/>
      <w:r>
        <w:rPr>
          <w:lang w:val="en-US"/>
        </w:rPr>
        <w:t>Những điểm làm được</w:t>
      </w:r>
      <w:bookmarkEnd w:id="33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338" w:name="_Toc312162664"/>
      <w:r>
        <w:rPr>
          <w:lang w:val="en-US"/>
        </w:rPr>
        <w:t>Những điểm hạn chế</w:t>
      </w:r>
      <w:bookmarkEnd w:id="33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339" w:name="_Toc312162665"/>
      <w:r>
        <w:rPr>
          <w:lang w:val="en-US"/>
        </w:rPr>
        <w:t>Hướng phát triển</w:t>
      </w:r>
      <w:bookmarkEnd w:id="339"/>
    </w:p>
    <w:p w:rsidR="00C3472C" w:rsidRDefault="00C3472C" w:rsidP="009032D0">
      <w:pPr>
        <w:pStyle w:val="Heading3"/>
        <w:rPr>
          <w:lang w:val="en-US"/>
        </w:rPr>
      </w:pPr>
      <w:bookmarkStart w:id="340" w:name="_Toc312162666"/>
      <w:r>
        <w:rPr>
          <w:lang w:val="en-US"/>
        </w:rPr>
        <w:t>Xác thực độ tin cậy của CV</w:t>
      </w:r>
      <w:r w:rsidR="007F4587">
        <w:rPr>
          <w:lang w:val="en-US"/>
        </w:rPr>
        <w:t xml:space="preserve"> và yêu cầu tuyển dụng</w:t>
      </w:r>
      <w:bookmarkEnd w:id="34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341" w:name="_Toc312162667"/>
      <w:r>
        <w:rPr>
          <w:lang w:val="en-US"/>
        </w:rPr>
        <w:t xml:space="preserve">Phát triển </w:t>
      </w:r>
      <w:r w:rsidR="00A00BAF">
        <w:rPr>
          <w:lang w:val="en-US"/>
        </w:rPr>
        <w:t>Sema</w:t>
      </w:r>
      <w:r>
        <w:rPr>
          <w:lang w:val="en-US"/>
        </w:rPr>
        <w:t>n</w:t>
      </w:r>
      <w:r w:rsidR="00A00BAF">
        <w:rPr>
          <w:lang w:val="en-US"/>
        </w:rPr>
        <w:t>tic web</w:t>
      </w:r>
      <w:bookmarkEnd w:id="34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342"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34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343" w:name="_Toc312162669"/>
      <w:r>
        <w:rPr>
          <w:lang w:val="en-US"/>
        </w:rPr>
        <w:t xml:space="preserve">Phân </w:t>
      </w:r>
      <w:r w:rsidR="00EE0C9A">
        <w:rPr>
          <w:lang w:val="en-US"/>
        </w:rPr>
        <w:t>tán</w:t>
      </w:r>
      <w:r>
        <w:rPr>
          <w:lang w:val="en-US"/>
        </w:rPr>
        <w:t xml:space="preserve"> dữ liệu</w:t>
      </w:r>
      <w:bookmarkEnd w:id="34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344" w:name="_Toc312162670"/>
      <w:r>
        <w:rPr>
          <w:lang w:val="en-US"/>
        </w:rPr>
        <w:t>Công cụ hỗ trợ lựa chọn ứng viên</w:t>
      </w:r>
      <w:bookmarkEnd w:id="34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345" w:name="_Toc312162671"/>
      <w:r>
        <w:rPr>
          <w:lang w:val="en-US"/>
        </w:rPr>
        <w:t>Thu thập thông tin việc làm tự động</w:t>
      </w:r>
      <w:bookmarkEnd w:id="34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346" w:name="_Toc312162672"/>
      <w:r>
        <w:rPr>
          <w:lang w:val="en-US"/>
        </w:rPr>
        <w:t>Áp dụng quy trình tuyển dụng vào hệ thống</w:t>
      </w:r>
      <w:bookmarkEnd w:id="34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347" w:name="_Toc312162673"/>
      <w:r w:rsidRPr="008A0DFE">
        <w:rPr>
          <w:rStyle w:val="Heading1Char"/>
          <w:b w:val="0"/>
          <w:bCs/>
          <w:noProof w:val="0"/>
          <w:sz w:val="48"/>
          <w:lang w:val="en-US"/>
        </w:rPr>
        <w:lastRenderedPageBreak/>
        <w:t>TÀI LIỆU THAM KHẢO</w:t>
      </w:r>
      <w:bookmarkEnd w:id="34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33105A" w:rsidRDefault="0033105A">
      <w:pPr>
        <w:pStyle w:val="CommentText"/>
        <w:rPr>
          <w:lang w:val="en-US"/>
        </w:rPr>
      </w:pPr>
      <w:r>
        <w:rPr>
          <w:rStyle w:val="CommentReference"/>
        </w:rPr>
        <w:annotationRef/>
      </w:r>
      <w:r>
        <w:rPr>
          <w:lang w:val="en-US"/>
        </w:rPr>
        <w:t>Trình bày tại sao chọn Kiến trúc phần mềm.</w:t>
      </w:r>
    </w:p>
    <w:p w:rsidR="0033105A" w:rsidRDefault="0033105A">
      <w:pPr>
        <w:pStyle w:val="CommentText"/>
        <w:rPr>
          <w:lang w:val="en-US"/>
        </w:rPr>
      </w:pPr>
    </w:p>
    <w:p w:rsidR="0033105A" w:rsidRPr="00CE1BF5" w:rsidRDefault="0033105A">
      <w:pPr>
        <w:pStyle w:val="CommentText"/>
        <w:rPr>
          <w:lang w:val="en-US"/>
        </w:rPr>
      </w:pPr>
    </w:p>
  </w:comment>
  <w:comment w:id="12" w:author="Le Duong Cong Phuc" w:date="2011-12-21T16:32:00Z" w:initials="CPL(RRV">
    <w:p w:rsidR="0033105A" w:rsidRDefault="0033105A">
      <w:pPr>
        <w:pStyle w:val="CommentText"/>
        <w:rPr>
          <w:lang w:val="en-US"/>
        </w:rPr>
      </w:pPr>
      <w:r>
        <w:rPr>
          <w:rStyle w:val="CommentReference"/>
        </w:rPr>
        <w:annotationRef/>
      </w:r>
      <w:r>
        <w:rPr>
          <w:lang w:val="en-US"/>
        </w:rPr>
        <w:t>Cái này là nói bừa.</w:t>
      </w:r>
    </w:p>
    <w:p w:rsidR="0033105A" w:rsidRDefault="0033105A">
      <w:pPr>
        <w:pStyle w:val="CommentText"/>
        <w:rPr>
          <w:lang w:val="en-US"/>
        </w:rPr>
      </w:pPr>
    </w:p>
    <w:p w:rsidR="0033105A" w:rsidRDefault="0033105A">
      <w:pPr>
        <w:pStyle w:val="CommentText"/>
        <w:rPr>
          <w:lang w:val="en-US"/>
        </w:rPr>
      </w:pPr>
      <w:r>
        <w:rPr>
          <w:lang w:val="en-US"/>
        </w:rPr>
        <w:t>Bài toán nghiệp vụ (còn gọi là Business Application) và họ có cách giải quyết riêng của họ, kiến trúc riêng của họ.</w:t>
      </w:r>
    </w:p>
    <w:p w:rsidR="0033105A" w:rsidRDefault="0033105A">
      <w:pPr>
        <w:pStyle w:val="CommentText"/>
        <w:rPr>
          <w:lang w:val="en-US"/>
        </w:rPr>
      </w:pPr>
    </w:p>
    <w:p w:rsidR="0033105A" w:rsidRDefault="0033105A">
      <w:pPr>
        <w:pStyle w:val="CommentText"/>
        <w:rPr>
          <w:lang w:val="en-US"/>
        </w:rPr>
      </w:pPr>
      <w:r>
        <w:rPr>
          <w:lang w:val="en-US"/>
        </w:rPr>
        <w:t>Mà Business Application thì không có ít</w:t>
      </w:r>
    </w:p>
    <w:p w:rsidR="0033105A" w:rsidRDefault="0033105A">
      <w:pPr>
        <w:pStyle w:val="CommentText"/>
        <w:rPr>
          <w:lang w:val="en-US"/>
        </w:rPr>
      </w:pPr>
    </w:p>
    <w:p w:rsidR="0033105A" w:rsidRDefault="0033105A">
      <w:pPr>
        <w:pStyle w:val="CommentText"/>
        <w:rPr>
          <w:lang w:val="en-US"/>
        </w:rPr>
      </w:pPr>
    </w:p>
    <w:p w:rsidR="0033105A" w:rsidRPr="00323383" w:rsidRDefault="0033105A">
      <w:pPr>
        <w:pStyle w:val="CommentText"/>
        <w:rPr>
          <w:lang w:val="en-US"/>
        </w:rPr>
      </w:pPr>
      <w:r>
        <w:rPr>
          <w:lang w:val="en-US"/>
        </w:rPr>
        <w:t>Không có số liệu thì không nên nói vậy được.</w:t>
      </w:r>
    </w:p>
  </w:comment>
  <w:comment w:id="13" w:author="Le Duong Cong Phuc" w:date="2011-12-21T16:39:00Z" w:initials="CPL(RRV">
    <w:p w:rsidR="0033105A" w:rsidRDefault="003310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33105A" w:rsidRDefault="0033105A">
      <w:pPr>
        <w:pStyle w:val="CommentText"/>
        <w:rPr>
          <w:lang w:val="en-US"/>
        </w:rPr>
      </w:pPr>
    </w:p>
    <w:p w:rsidR="0033105A" w:rsidRPr="000E575A" w:rsidRDefault="0033105A">
      <w:pPr>
        <w:pStyle w:val="CommentText"/>
        <w:rPr>
          <w:lang w:val="en-US"/>
        </w:rPr>
      </w:pPr>
      <w:r>
        <w:rPr>
          <w:lang w:val="en-US"/>
        </w:rPr>
        <w:t>Mình xét khía cạnh nào để nói là hỏng giống nhau.</w:t>
      </w:r>
    </w:p>
  </w:comment>
  <w:comment w:id="14" w:author="Le Duong Cong Phuc" w:date="2011-12-21T16:45:00Z" w:initials="CPL(RRV">
    <w:p w:rsidR="0033105A" w:rsidRPr="00CE1BF5" w:rsidRDefault="0033105A">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33105A" w:rsidRPr="0086250E" w:rsidRDefault="0033105A">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33105A" w:rsidRDefault="0033105A">
      <w:pPr>
        <w:pStyle w:val="CommentText"/>
        <w:rPr>
          <w:lang w:val="en-US"/>
        </w:rPr>
      </w:pPr>
      <w:r>
        <w:rPr>
          <w:rStyle w:val="CommentReference"/>
        </w:rPr>
        <w:annotationRef/>
      </w:r>
      <w:r>
        <w:rPr>
          <w:lang w:val="en-US"/>
        </w:rPr>
        <w:t>Các ví dụ:</w:t>
      </w:r>
    </w:p>
    <w:p w:rsidR="0033105A" w:rsidRDefault="0033105A" w:rsidP="009B596A">
      <w:pPr>
        <w:pStyle w:val="CommentText"/>
        <w:rPr>
          <w:lang w:val="en-US"/>
        </w:rPr>
      </w:pPr>
      <w:r>
        <w:rPr>
          <w:lang w:val="en-US"/>
        </w:rPr>
        <w:t>Các ví dụ về việc tổ chức thông tin:</w:t>
      </w:r>
    </w:p>
    <w:p w:rsidR="0033105A" w:rsidRDefault="0033105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33105A" w:rsidRDefault="0033105A">
      <w:pPr>
        <w:pStyle w:val="CommentText"/>
        <w:rPr>
          <w:lang w:val="en-US"/>
        </w:rPr>
      </w:pPr>
    </w:p>
    <w:p w:rsidR="0033105A" w:rsidRDefault="0033105A">
      <w:pPr>
        <w:pStyle w:val="CommentText"/>
        <w:rPr>
          <w:lang w:val="en-US"/>
        </w:rPr>
      </w:pPr>
      <w:r>
        <w:rPr>
          <w:lang w:val="en-US"/>
        </w:rPr>
        <w:t>Email</w:t>
      </w:r>
    </w:p>
    <w:p w:rsidR="0033105A" w:rsidRPr="009B596A" w:rsidRDefault="0033105A">
      <w:pPr>
        <w:pStyle w:val="CommentText"/>
        <w:rPr>
          <w:lang w:val="en-US"/>
        </w:rPr>
      </w:pPr>
    </w:p>
  </w:comment>
  <w:comment w:id="22" w:author="Le Duong Cong Phuc" w:date="2011-12-21T17:04:00Z" w:initials="CPL(RRV">
    <w:p w:rsidR="0033105A" w:rsidRPr="0047412F" w:rsidRDefault="0033105A">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33105A" w:rsidRDefault="0033105A">
      <w:pPr>
        <w:pStyle w:val="CommentText"/>
        <w:rPr>
          <w:lang w:val="en-US"/>
        </w:rPr>
      </w:pPr>
      <w:r>
        <w:rPr>
          <w:rStyle w:val="CommentReference"/>
        </w:rPr>
        <w:annotationRef/>
      </w:r>
      <w:r>
        <w:rPr>
          <w:lang w:val="en-US"/>
        </w:rPr>
        <w:t>Bài toán 1:</w:t>
      </w:r>
    </w:p>
    <w:p w:rsidR="0033105A" w:rsidRDefault="0033105A" w:rsidP="00BB1B98">
      <w:pPr>
        <w:pStyle w:val="CommentText"/>
        <w:numPr>
          <w:ilvl w:val="0"/>
          <w:numId w:val="60"/>
        </w:numPr>
        <w:rPr>
          <w:lang w:val="en-US"/>
        </w:rPr>
      </w:pPr>
      <w:r>
        <w:rPr>
          <w:lang w:val="en-US"/>
        </w:rPr>
        <w:t>OK</w:t>
      </w:r>
    </w:p>
    <w:p w:rsidR="0033105A" w:rsidRDefault="0033105A"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33105A" w:rsidRDefault="0033105A" w:rsidP="00BB1B98">
      <w:pPr>
        <w:pStyle w:val="CommentText"/>
        <w:rPr>
          <w:lang w:val="en-US"/>
        </w:rPr>
      </w:pPr>
    </w:p>
    <w:p w:rsidR="0033105A" w:rsidRPr="00D14074" w:rsidRDefault="0033105A"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33105A" w:rsidRPr="00C366EE" w:rsidRDefault="0033105A"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33105A" w:rsidRDefault="0033105A" w:rsidP="00F14442">
      <w:pPr>
        <w:pStyle w:val="CommentText"/>
        <w:rPr>
          <w:lang w:val="en-US"/>
        </w:rPr>
      </w:pPr>
      <w:r>
        <w:rPr>
          <w:rStyle w:val="CommentReference"/>
        </w:rPr>
        <w:annotationRef/>
      </w:r>
      <w:r>
        <w:rPr>
          <w:lang w:val="en-US"/>
        </w:rPr>
        <w:t>Giới thiệu các Stack cơ bản: component, connects, contrains</w:t>
      </w:r>
    </w:p>
    <w:p w:rsidR="0033105A" w:rsidRDefault="0033105A" w:rsidP="00F14442">
      <w:pPr>
        <w:pStyle w:val="CommentText"/>
        <w:numPr>
          <w:ilvl w:val="0"/>
          <w:numId w:val="43"/>
        </w:numPr>
        <w:rPr>
          <w:lang w:val="en-US"/>
        </w:rPr>
      </w:pPr>
      <w:r>
        <w:rPr>
          <w:lang w:val="en-US"/>
        </w:rPr>
        <w:t xml:space="preserve">Từ đó xác định các giải </w:t>
      </w:r>
    </w:p>
    <w:p w:rsidR="0033105A" w:rsidRDefault="0033105A" w:rsidP="00F14442">
      <w:pPr>
        <w:pStyle w:val="CommentText"/>
        <w:rPr>
          <w:lang w:val="en-US"/>
        </w:rPr>
      </w:pPr>
    </w:p>
    <w:p w:rsidR="0033105A" w:rsidRPr="00903DED" w:rsidRDefault="0033105A" w:rsidP="00F14442">
      <w:pPr>
        <w:pStyle w:val="CommentText"/>
        <w:rPr>
          <w:lang w:val="en-US"/>
        </w:rPr>
      </w:pPr>
      <w:r>
        <w:rPr>
          <w:lang w:val="en-US"/>
        </w:rPr>
        <w:t>Đủ ý nhưng chưa mượt  mà, suống sẽ (cần Fix)</w:t>
      </w:r>
    </w:p>
  </w:comment>
  <w:comment w:id="135" w:author="Le Duong Cong Phuc" w:date="2011-12-21T19:22:00Z" w:initials="CPL(RRV">
    <w:p w:rsidR="0033105A" w:rsidRDefault="0033105A">
      <w:pPr>
        <w:pStyle w:val="CommentText"/>
        <w:rPr>
          <w:lang w:val="en-US"/>
        </w:rPr>
      </w:pPr>
      <w:r>
        <w:rPr>
          <w:rStyle w:val="CommentReference"/>
        </w:rPr>
        <w:annotationRef/>
      </w:r>
      <w:r>
        <w:rPr>
          <w:lang w:val="en-US"/>
        </w:rPr>
        <w:t>Sự so khớp thông tin</w:t>
      </w:r>
    </w:p>
    <w:p w:rsidR="0033105A" w:rsidRPr="006302AD" w:rsidRDefault="0033105A">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33105A" w:rsidRDefault="0033105A">
      <w:pPr>
        <w:pStyle w:val="CommentText"/>
        <w:rPr>
          <w:lang w:val="en-US"/>
        </w:rPr>
      </w:pPr>
      <w:r>
        <w:rPr>
          <w:rStyle w:val="CommentReference"/>
        </w:rPr>
        <w:annotationRef/>
      </w:r>
    </w:p>
    <w:p w:rsidR="0033105A" w:rsidRDefault="0033105A">
      <w:pPr>
        <w:pStyle w:val="CommentText"/>
        <w:rPr>
          <w:lang w:val="en-US"/>
        </w:rPr>
      </w:pPr>
      <w:r>
        <w:rPr>
          <w:lang w:val="en-US"/>
        </w:rPr>
        <w:t>Phần này là viết về điều kiện ra đời của JobZoom Framework để giải quyết:</w:t>
      </w:r>
    </w:p>
    <w:p w:rsidR="0033105A" w:rsidRDefault="003310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33105A" w:rsidRDefault="0033105A">
      <w:pPr>
        <w:pStyle w:val="CommentText"/>
        <w:rPr>
          <w:lang w:val="en-US"/>
        </w:rPr>
      </w:pPr>
    </w:p>
    <w:p w:rsidR="0033105A" w:rsidRDefault="0033105A">
      <w:pPr>
        <w:pStyle w:val="CommentText"/>
        <w:rPr>
          <w:lang w:val="en-US"/>
        </w:rPr>
      </w:pPr>
      <w:r>
        <w:rPr>
          <w:lang w:val="en-US"/>
        </w:rPr>
        <w:t>(còn phần này thì nói không sát nên đẩy lên 5.1 thực trạng website tuyển dụng hiện nay)</w:t>
      </w:r>
    </w:p>
    <w:p w:rsidR="0033105A" w:rsidRDefault="0033105A">
      <w:pPr>
        <w:pStyle w:val="CommentText"/>
        <w:rPr>
          <w:lang w:val="en-US"/>
        </w:rPr>
      </w:pPr>
    </w:p>
    <w:p w:rsidR="0033105A" w:rsidRPr="00AD1E56" w:rsidRDefault="0033105A">
      <w:pPr>
        <w:pStyle w:val="CommentText"/>
        <w:rPr>
          <w:lang w:val="en-US"/>
        </w:rPr>
      </w:pPr>
      <w:r>
        <w:rPr>
          <w:lang w:val="en-US"/>
        </w:rPr>
        <w:t>Phần này Phúc sẽ viết lại</w:t>
      </w:r>
    </w:p>
  </w:comment>
  <w:comment w:id="164" w:author="Le Duong Cong Phuc" w:date="2011-12-21T14:13:00Z" w:initials="CPL(RRV">
    <w:p w:rsidR="0033105A" w:rsidRDefault="0033105A">
      <w:pPr>
        <w:pStyle w:val="CommentText"/>
        <w:rPr>
          <w:lang w:val="en-US"/>
        </w:rPr>
      </w:pPr>
      <w:r>
        <w:rPr>
          <w:rStyle w:val="CommentReference"/>
        </w:rPr>
        <w:annotationRef/>
      </w:r>
      <w:r>
        <w:rPr>
          <w:lang w:val="en-US"/>
        </w:rPr>
        <w:t>Cần sửa gì trong Use Case này:</w:t>
      </w:r>
    </w:p>
    <w:p w:rsidR="0033105A" w:rsidRDefault="0033105A" w:rsidP="002312F0">
      <w:pPr>
        <w:pStyle w:val="CommentText"/>
        <w:numPr>
          <w:ilvl w:val="0"/>
          <w:numId w:val="48"/>
        </w:numPr>
        <w:rPr>
          <w:lang w:val="en-US"/>
        </w:rPr>
      </w:pPr>
      <w:r>
        <w:rPr>
          <w:lang w:val="en-US"/>
        </w:rPr>
        <w:t xml:space="preserve"> Cách đặt tên các Use Case có rõ ràng thể hiện ý nghĩa chưa.</w:t>
      </w:r>
    </w:p>
    <w:p w:rsidR="0033105A" w:rsidRDefault="0033105A" w:rsidP="002312F0">
      <w:pPr>
        <w:pStyle w:val="CommentText"/>
        <w:numPr>
          <w:ilvl w:val="0"/>
          <w:numId w:val="48"/>
        </w:numPr>
        <w:rPr>
          <w:lang w:val="en-US"/>
        </w:rPr>
      </w:pPr>
      <w:r>
        <w:rPr>
          <w:lang w:val="en-US"/>
        </w:rPr>
        <w:t>Các mối quan hệ đã thể hiện đúng chưa</w:t>
      </w:r>
    </w:p>
    <w:p w:rsidR="0033105A" w:rsidRPr="002312F0" w:rsidRDefault="0033105A" w:rsidP="002312F0">
      <w:pPr>
        <w:pStyle w:val="CommentText"/>
        <w:numPr>
          <w:ilvl w:val="0"/>
          <w:numId w:val="48"/>
        </w:numPr>
        <w:rPr>
          <w:lang w:val="en-US"/>
        </w:rPr>
      </w:pPr>
      <w:r>
        <w:rPr>
          <w:lang w:val="en-US"/>
        </w:rPr>
        <w:t>Còn thiếu use case nào không</w:t>
      </w:r>
    </w:p>
  </w:comment>
  <w:comment w:id="313" w:author="Le Duong Cong Phuc" w:date="2011-12-19T05:02:00Z" w:initials="CPL(RRV">
    <w:p w:rsidR="0033105A" w:rsidRDefault="003310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33105A" w:rsidRPr="0064127E" w:rsidRDefault="0033105A">
      <w:pPr>
        <w:pStyle w:val="CommentText"/>
        <w:rPr>
          <w:lang w:val="en-US"/>
        </w:rPr>
      </w:pPr>
      <w:r>
        <w:rPr>
          <w:lang w:val="en-US"/>
        </w:rPr>
        <w:t>????</w:t>
      </w:r>
    </w:p>
  </w:comment>
  <w:comment w:id="316" w:author="Kyo" w:date="2011-12-20T17:49:00Z" w:initials="K">
    <w:p w:rsidR="0033105A" w:rsidRPr="009D051F" w:rsidRDefault="003310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662" w:rsidRDefault="00691662" w:rsidP="00897824">
      <w:pPr>
        <w:spacing w:line="240" w:lineRule="auto"/>
      </w:pPr>
      <w:r>
        <w:separator/>
      </w:r>
    </w:p>
  </w:endnote>
  <w:endnote w:type="continuationSeparator" w:id="0">
    <w:p w:rsidR="00691662" w:rsidRDefault="0069166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33105A">
      <w:tc>
        <w:tcPr>
          <w:tcW w:w="500" w:type="pct"/>
          <w:tcBorders>
            <w:top w:val="single" w:sz="4" w:space="0" w:color="943634" w:themeColor="accent2" w:themeShade="BF"/>
          </w:tcBorders>
          <w:shd w:val="clear" w:color="auto" w:fill="943634" w:themeFill="accent2" w:themeFillShade="BF"/>
        </w:tcPr>
        <w:p w:rsidR="0033105A" w:rsidRDefault="003310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33105A" w:rsidRDefault="003310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33105A" w:rsidRDefault="00331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33105A" w:rsidRDefault="003310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Pr="001E17AF">
            <w:rPr>
              <w:color w:val="FFFFFF" w:themeColor="background1"/>
            </w:rPr>
            <w:t>xiii</w:t>
          </w:r>
          <w:r>
            <w:rPr>
              <w:color w:val="FFFFFF" w:themeColor="background1"/>
            </w:rPr>
            <w:fldChar w:fldCharType="end"/>
          </w:r>
        </w:p>
      </w:tc>
    </w:tr>
  </w:tbl>
  <w:p w:rsidR="0033105A" w:rsidRDefault="00331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tc>
        <w:tcPr>
          <w:tcW w:w="4500" w:type="pct"/>
          <w:tcBorders>
            <w:top w:val="single" w:sz="4" w:space="0" w:color="000000" w:themeColor="text1"/>
          </w:tcBorders>
        </w:tcPr>
        <w:p w:rsidR="0033105A" w:rsidRDefault="0033105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21509A">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21509A" w:rsidRPr="0021509A">
            <w:rPr>
              <w:color w:val="FFFFFF" w:themeColor="background1"/>
            </w:rPr>
            <w:t>78</w:t>
          </w:r>
          <w:r>
            <w:rPr>
              <w:color w:val="FFFFFF" w:themeColor="background1"/>
            </w:rPr>
            <w:fldChar w:fldCharType="end"/>
          </w:r>
        </w:p>
      </w:tc>
    </w:tr>
  </w:tbl>
  <w:p w:rsidR="0033105A" w:rsidRDefault="00331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662" w:rsidRDefault="00691662" w:rsidP="00897824">
      <w:pPr>
        <w:spacing w:line="240" w:lineRule="auto"/>
      </w:pPr>
      <w:r>
        <w:separator/>
      </w:r>
    </w:p>
  </w:footnote>
  <w:footnote w:type="continuationSeparator" w:id="0">
    <w:p w:rsidR="00691662" w:rsidRDefault="00691662" w:rsidP="00897824">
      <w:pPr>
        <w:spacing w:line="240" w:lineRule="auto"/>
      </w:pPr>
      <w:r>
        <w:continuationSeparator/>
      </w:r>
    </w:p>
  </w:footnote>
  <w:footnote w:id="1">
    <w:p w:rsidR="0033105A" w:rsidRPr="006511B4" w:rsidRDefault="003310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33105A" w:rsidRDefault="0033105A" w:rsidP="00F419F5">
      <w:pPr>
        <w:pStyle w:val="FootnoteText"/>
        <w:rPr>
          <w:lang w:val="en-US"/>
        </w:rPr>
      </w:pPr>
      <w:r>
        <w:rPr>
          <w:rStyle w:val="FootnoteReference"/>
        </w:rPr>
        <w:footnoteRef/>
      </w:r>
      <w:r>
        <w:t xml:space="preserve"> http://www.internetworldstats.com/stats.htm</w:t>
      </w:r>
    </w:p>
  </w:footnote>
  <w:footnote w:id="3">
    <w:p w:rsidR="0033105A" w:rsidRPr="00FC65F3" w:rsidRDefault="003310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33105A" w:rsidRPr="009C7984" w:rsidRDefault="0033105A" w:rsidP="00F14442">
      <w:pPr>
        <w:pStyle w:val="FootnoteText"/>
        <w:rPr>
          <w:lang w:val="en-US"/>
        </w:rPr>
      </w:pPr>
      <w:r>
        <w:rPr>
          <w:rStyle w:val="FootnoteReference"/>
        </w:rPr>
        <w:footnoteRef/>
      </w:r>
      <w:r>
        <w:t xml:space="preserve"> </w:t>
      </w:r>
      <w:r>
        <w:rPr>
          <w:lang w:val="en-US"/>
        </w:rPr>
        <w:t>Tham khảo [5]</w:t>
      </w:r>
    </w:p>
  </w:footnote>
  <w:footnote w:id="5">
    <w:p w:rsidR="0033105A" w:rsidRPr="00847D31" w:rsidRDefault="003310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33105A" w:rsidRPr="009C7984" w:rsidRDefault="0033105A" w:rsidP="00F14442">
      <w:pPr>
        <w:pStyle w:val="FootnoteText"/>
        <w:rPr>
          <w:lang w:val="en-US"/>
        </w:rPr>
      </w:pPr>
      <w:r>
        <w:rPr>
          <w:rStyle w:val="FootnoteReference"/>
        </w:rPr>
        <w:footnoteRef/>
      </w:r>
      <w:r>
        <w:t xml:space="preserve"> </w:t>
      </w:r>
      <w:r>
        <w:rPr>
          <w:lang w:val="en-US"/>
        </w:rPr>
        <w:t>Tham khảo [5], [13], [23]</w:t>
      </w:r>
    </w:p>
  </w:footnote>
  <w:footnote w:id="7">
    <w:p w:rsidR="0033105A" w:rsidRPr="00AA66C8" w:rsidRDefault="003310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33105A" w:rsidRPr="001377F4" w:rsidRDefault="0033105A" w:rsidP="00F14442">
      <w:pPr>
        <w:pStyle w:val="FootnoteText"/>
        <w:rPr>
          <w:lang w:val="en-US"/>
        </w:rPr>
      </w:pPr>
      <w:r>
        <w:rPr>
          <w:rStyle w:val="FootnoteReference"/>
        </w:rPr>
        <w:footnoteRef/>
      </w:r>
      <w:r>
        <w:t xml:space="preserve"> </w:t>
      </w:r>
      <w:r>
        <w:rPr>
          <w:lang w:val="en-US"/>
        </w:rPr>
        <w:t>Tài liệu tham khảo [15]</w:t>
      </w:r>
    </w:p>
  </w:footnote>
  <w:footnote w:id="9">
    <w:p w:rsidR="0033105A" w:rsidRPr="001377F4" w:rsidRDefault="0033105A" w:rsidP="00F14442">
      <w:pPr>
        <w:pStyle w:val="FootnoteText"/>
        <w:rPr>
          <w:lang w:val="en-US"/>
        </w:rPr>
      </w:pPr>
      <w:r>
        <w:rPr>
          <w:rStyle w:val="FootnoteReference"/>
        </w:rPr>
        <w:footnoteRef/>
      </w:r>
      <w:r>
        <w:t xml:space="preserve"> </w:t>
      </w:r>
      <w:r>
        <w:rPr>
          <w:lang w:val="en-US"/>
        </w:rPr>
        <w:t>Tài liệu tham khảo [13]</w:t>
      </w:r>
    </w:p>
  </w:footnote>
  <w:footnote w:id="10">
    <w:p w:rsidR="0033105A" w:rsidRPr="001377F4" w:rsidRDefault="0033105A" w:rsidP="00F14442">
      <w:pPr>
        <w:pStyle w:val="FootnoteText"/>
        <w:rPr>
          <w:lang w:val="en-US"/>
        </w:rPr>
      </w:pPr>
      <w:r>
        <w:rPr>
          <w:rStyle w:val="FootnoteReference"/>
        </w:rPr>
        <w:footnoteRef/>
      </w:r>
      <w:r>
        <w:t xml:space="preserve"> </w:t>
      </w:r>
      <w:r>
        <w:rPr>
          <w:lang w:val="en-US"/>
        </w:rPr>
        <w:t>Tài liệu tham khảo [14]</w:t>
      </w:r>
    </w:p>
  </w:footnote>
  <w:footnote w:id="11">
    <w:p w:rsidR="0033105A" w:rsidRPr="00C07415" w:rsidRDefault="0033105A" w:rsidP="00F14442">
      <w:pPr>
        <w:pStyle w:val="FootnoteText"/>
        <w:rPr>
          <w:lang w:val="en-US"/>
        </w:rPr>
      </w:pPr>
      <w:r>
        <w:rPr>
          <w:rStyle w:val="FootnoteReference"/>
        </w:rPr>
        <w:footnoteRef/>
      </w:r>
      <w:r>
        <w:t xml:space="preserve"> </w:t>
      </w:r>
      <w:r>
        <w:rPr>
          <w:lang w:val="en-US"/>
        </w:rPr>
        <w:t>Tham khảo [9], [10]</w:t>
      </w:r>
    </w:p>
  </w:footnote>
  <w:footnote w:id="12">
    <w:p w:rsidR="0033105A" w:rsidRPr="009B68DC" w:rsidRDefault="0033105A" w:rsidP="00F14442">
      <w:pPr>
        <w:pStyle w:val="FootnoteText"/>
        <w:rPr>
          <w:lang w:val="en-US"/>
        </w:rPr>
      </w:pPr>
      <w:r>
        <w:rPr>
          <w:rStyle w:val="FootnoteReference"/>
        </w:rPr>
        <w:footnoteRef/>
      </w:r>
      <w:r>
        <w:t xml:space="preserve"> </w:t>
      </w:r>
      <w:r>
        <w:rPr>
          <w:lang w:val="en-US"/>
        </w:rPr>
        <w:t>Tham khảo [12], [21]</w:t>
      </w:r>
    </w:p>
  </w:footnote>
  <w:footnote w:id="13">
    <w:p w:rsidR="0033105A" w:rsidRPr="00312372" w:rsidRDefault="0033105A">
      <w:pPr>
        <w:pStyle w:val="FootnoteText"/>
        <w:rPr>
          <w:lang w:val="en-US"/>
        </w:rPr>
      </w:pPr>
      <w:r>
        <w:rPr>
          <w:rStyle w:val="FootnoteReference"/>
        </w:rPr>
        <w:footnoteRef/>
      </w:r>
      <w:r>
        <w:t xml:space="preserve"> </w:t>
      </w:r>
      <w:r>
        <w:rPr>
          <w:lang w:val="en-US"/>
        </w:rPr>
        <w:t>Tham khảo [22]</w:t>
      </w:r>
    </w:p>
  </w:footnote>
  <w:footnote w:id="14">
    <w:p w:rsidR="0033105A" w:rsidRPr="00615C72" w:rsidRDefault="0033105A" w:rsidP="00F14442">
      <w:pPr>
        <w:pStyle w:val="FootnoteText"/>
        <w:rPr>
          <w:lang w:val="en-US"/>
        </w:rPr>
      </w:pPr>
      <w:r>
        <w:rPr>
          <w:rStyle w:val="FootnoteReference"/>
        </w:rPr>
        <w:footnoteRef/>
      </w:r>
      <w:r>
        <w:t xml:space="preserve"> </w:t>
      </w:r>
      <w:r>
        <w:rPr>
          <w:lang w:val="en-US"/>
        </w:rPr>
        <w:t>Tài liệu tham khảo: [16], [17], [18]</w:t>
      </w:r>
    </w:p>
  </w:footnote>
  <w:footnote w:id="15">
    <w:p w:rsidR="0033105A" w:rsidRPr="00DD4EF6" w:rsidRDefault="0033105A" w:rsidP="00FE1AFD">
      <w:pPr>
        <w:pStyle w:val="FootnoteText"/>
        <w:rPr>
          <w:lang w:val="en-US"/>
        </w:rPr>
      </w:pPr>
      <w:r>
        <w:rPr>
          <w:rStyle w:val="FootnoteReference"/>
        </w:rPr>
        <w:footnoteRef/>
      </w:r>
      <w:r>
        <w:t xml:space="preserve"> </w:t>
      </w:r>
      <w:r w:rsidRPr="00926DAA">
        <w:t>http://www.internetworldstats.com/stats.htm</w:t>
      </w:r>
    </w:p>
  </w:footnote>
  <w:footnote w:id="16">
    <w:p w:rsidR="0033105A" w:rsidRPr="00C47A81" w:rsidRDefault="0033105A" w:rsidP="00FE1AFD">
      <w:pPr>
        <w:pStyle w:val="FootnoteText"/>
        <w:rPr>
          <w:lang w:val="en-US"/>
        </w:rPr>
      </w:pPr>
      <w:r>
        <w:rPr>
          <w:rStyle w:val="FootnoteReference"/>
        </w:rPr>
        <w:footnoteRef/>
      </w:r>
      <w:r>
        <w:t xml:space="preserve"> </w:t>
      </w:r>
      <w:r w:rsidRPr="00C47A81">
        <w:t>http://www.internetworldstats.com/asia.htm#vn</w:t>
      </w:r>
    </w:p>
  </w:footnote>
  <w:footnote w:id="17">
    <w:p w:rsidR="0033105A" w:rsidRPr="009D1029" w:rsidRDefault="003310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33105A" w:rsidRPr="009C4DB3" w:rsidRDefault="003310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33105A" w:rsidRPr="00F3066B" w:rsidRDefault="003310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05A" w:rsidRDefault="0033105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33105A" w:rsidRPr="00513DD1" w:rsidRDefault="0033105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28"/>
  </w:num>
  <w:num w:numId="4">
    <w:abstractNumId w:val="51"/>
  </w:num>
  <w:num w:numId="5">
    <w:abstractNumId w:val="49"/>
  </w:num>
  <w:num w:numId="6">
    <w:abstractNumId w:val="53"/>
  </w:num>
  <w:num w:numId="7">
    <w:abstractNumId w:val="38"/>
  </w:num>
  <w:num w:numId="8">
    <w:abstractNumId w:val="44"/>
  </w:num>
  <w:num w:numId="9">
    <w:abstractNumId w:val="48"/>
  </w:num>
  <w:num w:numId="10">
    <w:abstractNumId w:val="32"/>
  </w:num>
  <w:num w:numId="11">
    <w:abstractNumId w:val="34"/>
  </w:num>
  <w:num w:numId="12">
    <w:abstractNumId w:val="21"/>
  </w:num>
  <w:num w:numId="13">
    <w:abstractNumId w:val="16"/>
  </w:num>
  <w:num w:numId="14">
    <w:abstractNumId w:val="7"/>
  </w:num>
  <w:num w:numId="15">
    <w:abstractNumId w:val="55"/>
  </w:num>
  <w:num w:numId="16">
    <w:abstractNumId w:val="10"/>
  </w:num>
  <w:num w:numId="17">
    <w:abstractNumId w:val="0"/>
  </w:num>
  <w:num w:numId="18">
    <w:abstractNumId w:val="2"/>
  </w:num>
  <w:num w:numId="19">
    <w:abstractNumId w:val="50"/>
  </w:num>
  <w:num w:numId="20">
    <w:abstractNumId w:val="27"/>
  </w:num>
  <w:num w:numId="21">
    <w:abstractNumId w:val="56"/>
  </w:num>
  <w:num w:numId="22">
    <w:abstractNumId w:val="24"/>
  </w:num>
  <w:num w:numId="23">
    <w:abstractNumId w:val="47"/>
  </w:num>
  <w:num w:numId="24">
    <w:abstractNumId w:val="26"/>
  </w:num>
  <w:num w:numId="25">
    <w:abstractNumId w:val="41"/>
  </w:num>
  <w:num w:numId="26">
    <w:abstractNumId w:val="52"/>
  </w:num>
  <w:num w:numId="27">
    <w:abstractNumId w:val="31"/>
  </w:num>
  <w:num w:numId="28">
    <w:abstractNumId w:val="45"/>
  </w:num>
  <w:num w:numId="29">
    <w:abstractNumId w:val="4"/>
  </w:num>
  <w:num w:numId="30">
    <w:abstractNumId w:val="25"/>
  </w:num>
  <w:num w:numId="31">
    <w:abstractNumId w:val="42"/>
  </w:num>
  <w:num w:numId="32">
    <w:abstractNumId w:val="36"/>
  </w:num>
  <w:num w:numId="33">
    <w:abstractNumId w:val="39"/>
  </w:num>
  <w:num w:numId="34">
    <w:abstractNumId w:val="43"/>
  </w:num>
  <w:num w:numId="35">
    <w:abstractNumId w:val="1"/>
  </w:num>
  <w:num w:numId="36">
    <w:abstractNumId w:val="19"/>
  </w:num>
  <w:num w:numId="37">
    <w:abstractNumId w:val="43"/>
  </w:num>
  <w:num w:numId="38">
    <w:abstractNumId w:val="43"/>
  </w:num>
  <w:num w:numId="39">
    <w:abstractNumId w:val="29"/>
  </w:num>
  <w:num w:numId="40">
    <w:abstractNumId w:val="43"/>
  </w:num>
  <w:num w:numId="41">
    <w:abstractNumId w:val="43"/>
  </w:num>
  <w:num w:numId="42">
    <w:abstractNumId w:val="43"/>
  </w:num>
  <w:num w:numId="43">
    <w:abstractNumId w:val="13"/>
  </w:num>
  <w:num w:numId="44">
    <w:abstractNumId w:val="9"/>
  </w:num>
  <w:num w:numId="45">
    <w:abstractNumId w:val="20"/>
  </w:num>
  <w:num w:numId="46">
    <w:abstractNumId w:val="17"/>
  </w:num>
  <w:num w:numId="47">
    <w:abstractNumId w:val="33"/>
  </w:num>
  <w:num w:numId="48">
    <w:abstractNumId w:val="3"/>
  </w:num>
  <w:num w:numId="49">
    <w:abstractNumId w:val="37"/>
  </w:num>
  <w:num w:numId="50">
    <w:abstractNumId w:val="46"/>
  </w:num>
  <w:num w:numId="51">
    <w:abstractNumId w:val="8"/>
  </w:num>
  <w:num w:numId="52">
    <w:abstractNumId w:val="35"/>
  </w:num>
  <w:num w:numId="53">
    <w:abstractNumId w:val="30"/>
  </w:num>
  <w:num w:numId="54">
    <w:abstractNumId w:val="12"/>
  </w:num>
  <w:num w:numId="55">
    <w:abstractNumId w:val="6"/>
  </w:num>
  <w:num w:numId="56">
    <w:abstractNumId w:val="40"/>
  </w:num>
  <w:num w:numId="57">
    <w:abstractNumId w:val="54"/>
  </w:num>
  <w:num w:numId="58">
    <w:abstractNumId w:val="18"/>
  </w:num>
  <w:num w:numId="59">
    <w:abstractNumId w:val="14"/>
  </w:num>
  <w:num w:numId="60">
    <w:abstractNumId w:val="5"/>
  </w:num>
  <w:num w:numId="61">
    <w:abstractNumId w:val="11"/>
  </w:num>
  <w:num w:numId="62">
    <w:abstractNumId w:val="15"/>
  </w:num>
  <w:num w:numId="63">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0688"/>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7AF"/>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05A"/>
    <w:rsid w:val="00331849"/>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662"/>
    <w:rsid w:val="006919BB"/>
    <w:rsid w:val="00692069"/>
    <w:rsid w:val="006936F4"/>
    <w:rsid w:val="00693A89"/>
    <w:rsid w:val="0069591C"/>
    <w:rsid w:val="006A1853"/>
    <w:rsid w:val="006A1FC6"/>
    <w:rsid w:val="006A7536"/>
    <w:rsid w:val="006A7852"/>
    <w:rsid w:val="006B08DB"/>
    <w:rsid w:val="006B188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12C"/>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3BB7"/>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4A17E-F421-4879-B3DE-09511276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12490</TotalTime>
  <Pages>120</Pages>
  <Words>24385</Words>
  <Characters>138999</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163058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1141</cp:revision>
  <dcterms:created xsi:type="dcterms:W3CDTF">2011-10-04T06:57:00Z</dcterms:created>
  <dcterms:modified xsi:type="dcterms:W3CDTF">2011-12-22T04:08:00Z</dcterms:modified>
  <cp:contentStatus>Not finished</cp:contentStatus>
</cp:coreProperties>
</file>