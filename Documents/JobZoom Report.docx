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92703D"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92703D"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642637"/>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642638"/>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642639"/>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AD4D4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642637" w:history="1">
            <w:r w:rsidR="00AD4D42" w:rsidRPr="006421D1">
              <w:rPr>
                <w:rStyle w:val="Hyperlink"/>
              </w:rPr>
              <w:t>TRÍCH YẾU</w:t>
            </w:r>
            <w:r w:rsidR="00AD4D42">
              <w:rPr>
                <w:webHidden/>
              </w:rPr>
              <w:tab/>
            </w:r>
            <w:r w:rsidR="00AD4D42">
              <w:rPr>
                <w:webHidden/>
              </w:rPr>
              <w:fldChar w:fldCharType="begin"/>
            </w:r>
            <w:r w:rsidR="00AD4D42">
              <w:rPr>
                <w:webHidden/>
              </w:rPr>
              <w:instrText xml:space="preserve"> PAGEREF _Toc311642637 \h </w:instrText>
            </w:r>
            <w:r w:rsidR="00AD4D42">
              <w:rPr>
                <w:webHidden/>
              </w:rPr>
            </w:r>
            <w:r w:rsidR="00AD4D42">
              <w:rPr>
                <w:webHidden/>
              </w:rPr>
              <w:fldChar w:fldCharType="separate"/>
            </w:r>
            <w:r w:rsidR="00AD4D42">
              <w:rPr>
                <w:webHidden/>
              </w:rPr>
              <w:t>i</w:t>
            </w:r>
            <w:r w:rsidR="00AD4D42">
              <w:rPr>
                <w:webHidden/>
              </w:rPr>
              <w:fldChar w:fldCharType="end"/>
            </w:r>
          </w:hyperlink>
        </w:p>
        <w:p w:rsidR="00AD4D42" w:rsidRDefault="0092703D">
          <w:pPr>
            <w:pStyle w:val="TOC1"/>
            <w:tabs>
              <w:tab w:val="right" w:leader="dot" w:pos="9017"/>
            </w:tabs>
            <w:rPr>
              <w:rFonts w:asciiTheme="minorHAnsi" w:eastAsiaTheme="minorEastAsia" w:hAnsiTheme="minorHAnsi"/>
              <w:sz w:val="22"/>
              <w:lang w:val="en-US"/>
            </w:rPr>
          </w:pPr>
          <w:hyperlink w:anchor="_Toc311642638" w:history="1">
            <w:r w:rsidR="00AD4D42" w:rsidRPr="006421D1">
              <w:rPr>
                <w:rStyle w:val="Hyperlink"/>
              </w:rPr>
              <w:t>LỜI CẢM ƠN</w:t>
            </w:r>
            <w:r w:rsidR="00AD4D42">
              <w:rPr>
                <w:webHidden/>
              </w:rPr>
              <w:tab/>
            </w:r>
            <w:r w:rsidR="00AD4D42">
              <w:rPr>
                <w:webHidden/>
              </w:rPr>
              <w:fldChar w:fldCharType="begin"/>
            </w:r>
            <w:r w:rsidR="00AD4D42">
              <w:rPr>
                <w:webHidden/>
              </w:rPr>
              <w:instrText xml:space="preserve"> PAGEREF _Toc311642638 \h </w:instrText>
            </w:r>
            <w:r w:rsidR="00AD4D42">
              <w:rPr>
                <w:webHidden/>
              </w:rPr>
            </w:r>
            <w:r w:rsidR="00AD4D42">
              <w:rPr>
                <w:webHidden/>
              </w:rPr>
              <w:fldChar w:fldCharType="separate"/>
            </w:r>
            <w:r w:rsidR="00AD4D42">
              <w:rPr>
                <w:webHidden/>
              </w:rPr>
              <w:t>ii</w:t>
            </w:r>
            <w:r w:rsidR="00AD4D42">
              <w:rPr>
                <w:webHidden/>
              </w:rPr>
              <w:fldChar w:fldCharType="end"/>
            </w:r>
          </w:hyperlink>
        </w:p>
        <w:p w:rsidR="00AD4D42" w:rsidRDefault="0092703D">
          <w:pPr>
            <w:pStyle w:val="TOC1"/>
            <w:tabs>
              <w:tab w:val="right" w:leader="dot" w:pos="9017"/>
            </w:tabs>
            <w:rPr>
              <w:rFonts w:asciiTheme="minorHAnsi" w:eastAsiaTheme="minorEastAsia" w:hAnsiTheme="minorHAnsi"/>
              <w:sz w:val="22"/>
              <w:lang w:val="en-US"/>
            </w:rPr>
          </w:pPr>
          <w:hyperlink w:anchor="_Toc311642639" w:history="1">
            <w:r w:rsidR="00AD4D42" w:rsidRPr="006421D1">
              <w:rPr>
                <w:rStyle w:val="Hyperlink"/>
              </w:rPr>
              <w:t>MỤC LỤC</w:t>
            </w:r>
            <w:r w:rsidR="00AD4D42">
              <w:rPr>
                <w:webHidden/>
              </w:rPr>
              <w:tab/>
            </w:r>
            <w:r w:rsidR="00AD4D42">
              <w:rPr>
                <w:webHidden/>
              </w:rPr>
              <w:fldChar w:fldCharType="begin"/>
            </w:r>
            <w:r w:rsidR="00AD4D42">
              <w:rPr>
                <w:webHidden/>
              </w:rPr>
              <w:instrText xml:space="preserve"> PAGEREF _Toc311642639 \h </w:instrText>
            </w:r>
            <w:r w:rsidR="00AD4D42">
              <w:rPr>
                <w:webHidden/>
              </w:rPr>
            </w:r>
            <w:r w:rsidR="00AD4D42">
              <w:rPr>
                <w:webHidden/>
              </w:rPr>
              <w:fldChar w:fldCharType="separate"/>
            </w:r>
            <w:r w:rsidR="00AD4D42">
              <w:rPr>
                <w:webHidden/>
              </w:rPr>
              <w:t>iii</w:t>
            </w:r>
            <w:r w:rsidR="00AD4D42">
              <w:rPr>
                <w:webHidden/>
              </w:rPr>
              <w:fldChar w:fldCharType="end"/>
            </w:r>
          </w:hyperlink>
        </w:p>
        <w:p w:rsidR="00AD4D42" w:rsidRDefault="0092703D">
          <w:pPr>
            <w:pStyle w:val="TOC1"/>
            <w:tabs>
              <w:tab w:val="right" w:leader="dot" w:pos="9017"/>
            </w:tabs>
            <w:rPr>
              <w:rFonts w:asciiTheme="minorHAnsi" w:eastAsiaTheme="minorEastAsia" w:hAnsiTheme="minorHAnsi"/>
              <w:sz w:val="22"/>
              <w:lang w:val="en-US"/>
            </w:rPr>
          </w:pPr>
          <w:hyperlink w:anchor="_Toc311642640" w:history="1">
            <w:r w:rsidR="00AD4D42" w:rsidRPr="006421D1">
              <w:rPr>
                <w:rStyle w:val="Hyperlink"/>
              </w:rPr>
              <w:t>DANH MỤC HÌNH ẢNH</w:t>
            </w:r>
            <w:r w:rsidR="00AD4D42">
              <w:rPr>
                <w:webHidden/>
              </w:rPr>
              <w:tab/>
            </w:r>
            <w:r w:rsidR="00AD4D42">
              <w:rPr>
                <w:webHidden/>
              </w:rPr>
              <w:fldChar w:fldCharType="begin"/>
            </w:r>
            <w:r w:rsidR="00AD4D42">
              <w:rPr>
                <w:webHidden/>
              </w:rPr>
              <w:instrText xml:space="preserve"> PAGEREF _Toc311642640 \h </w:instrText>
            </w:r>
            <w:r w:rsidR="00AD4D42">
              <w:rPr>
                <w:webHidden/>
              </w:rPr>
            </w:r>
            <w:r w:rsidR="00AD4D42">
              <w:rPr>
                <w:webHidden/>
              </w:rPr>
              <w:fldChar w:fldCharType="separate"/>
            </w:r>
            <w:r w:rsidR="00AD4D42">
              <w:rPr>
                <w:webHidden/>
              </w:rPr>
              <w:t>vii</w:t>
            </w:r>
            <w:r w:rsidR="00AD4D42">
              <w:rPr>
                <w:webHidden/>
              </w:rPr>
              <w:fldChar w:fldCharType="end"/>
            </w:r>
          </w:hyperlink>
        </w:p>
        <w:p w:rsidR="00AD4D42" w:rsidRDefault="0092703D">
          <w:pPr>
            <w:pStyle w:val="TOC1"/>
            <w:tabs>
              <w:tab w:val="right" w:leader="dot" w:pos="9017"/>
            </w:tabs>
            <w:rPr>
              <w:rFonts w:asciiTheme="minorHAnsi" w:eastAsiaTheme="minorEastAsia" w:hAnsiTheme="minorHAnsi"/>
              <w:sz w:val="22"/>
              <w:lang w:val="en-US"/>
            </w:rPr>
          </w:pPr>
          <w:hyperlink w:anchor="_Toc311642641" w:history="1">
            <w:r w:rsidR="00AD4D42" w:rsidRPr="006421D1">
              <w:rPr>
                <w:rStyle w:val="Hyperlink"/>
              </w:rPr>
              <w:t>DANH MỤC BẢNG</w:t>
            </w:r>
            <w:r w:rsidR="00AD4D42">
              <w:rPr>
                <w:webHidden/>
              </w:rPr>
              <w:tab/>
            </w:r>
            <w:r w:rsidR="00AD4D42">
              <w:rPr>
                <w:webHidden/>
              </w:rPr>
              <w:fldChar w:fldCharType="begin"/>
            </w:r>
            <w:r w:rsidR="00AD4D42">
              <w:rPr>
                <w:webHidden/>
              </w:rPr>
              <w:instrText xml:space="preserve"> PAGEREF _Toc311642641 \h </w:instrText>
            </w:r>
            <w:r w:rsidR="00AD4D42">
              <w:rPr>
                <w:webHidden/>
              </w:rPr>
            </w:r>
            <w:r w:rsidR="00AD4D42">
              <w:rPr>
                <w:webHidden/>
              </w:rPr>
              <w:fldChar w:fldCharType="separate"/>
            </w:r>
            <w:r w:rsidR="00AD4D42">
              <w:rPr>
                <w:webHidden/>
              </w:rPr>
              <w:t>viii</w:t>
            </w:r>
            <w:r w:rsidR="00AD4D42">
              <w:rPr>
                <w:webHidden/>
              </w:rPr>
              <w:fldChar w:fldCharType="end"/>
            </w:r>
          </w:hyperlink>
        </w:p>
        <w:p w:rsidR="00AD4D42" w:rsidRDefault="0092703D">
          <w:pPr>
            <w:pStyle w:val="TOC1"/>
            <w:tabs>
              <w:tab w:val="right" w:leader="dot" w:pos="9017"/>
            </w:tabs>
            <w:rPr>
              <w:rFonts w:asciiTheme="minorHAnsi" w:eastAsiaTheme="minorEastAsia" w:hAnsiTheme="minorHAnsi"/>
              <w:sz w:val="22"/>
              <w:lang w:val="en-US"/>
            </w:rPr>
          </w:pPr>
          <w:hyperlink w:anchor="_Toc311642642" w:history="1">
            <w:r w:rsidR="00AD4D42" w:rsidRPr="006421D1">
              <w:rPr>
                <w:rStyle w:val="Hyperlink"/>
              </w:rPr>
              <w:t>DANH MỤC BIỂU ĐỒ</w:t>
            </w:r>
            <w:r w:rsidR="00AD4D42">
              <w:rPr>
                <w:webHidden/>
              </w:rPr>
              <w:tab/>
            </w:r>
            <w:r w:rsidR="00AD4D42">
              <w:rPr>
                <w:webHidden/>
              </w:rPr>
              <w:fldChar w:fldCharType="begin"/>
            </w:r>
            <w:r w:rsidR="00AD4D42">
              <w:rPr>
                <w:webHidden/>
              </w:rPr>
              <w:instrText xml:space="preserve"> PAGEREF _Toc311642642 \h </w:instrText>
            </w:r>
            <w:r w:rsidR="00AD4D42">
              <w:rPr>
                <w:webHidden/>
              </w:rPr>
            </w:r>
            <w:r w:rsidR="00AD4D42">
              <w:rPr>
                <w:webHidden/>
              </w:rPr>
              <w:fldChar w:fldCharType="separate"/>
            </w:r>
            <w:r w:rsidR="00AD4D42">
              <w:rPr>
                <w:webHidden/>
              </w:rPr>
              <w:t>ix</w:t>
            </w:r>
            <w:r w:rsidR="00AD4D42">
              <w:rPr>
                <w:webHidden/>
              </w:rPr>
              <w:fldChar w:fldCharType="end"/>
            </w:r>
          </w:hyperlink>
        </w:p>
        <w:p w:rsidR="00AD4D42" w:rsidRDefault="0092703D">
          <w:pPr>
            <w:pStyle w:val="TOC1"/>
            <w:tabs>
              <w:tab w:val="right" w:leader="dot" w:pos="9017"/>
            </w:tabs>
            <w:rPr>
              <w:rFonts w:asciiTheme="minorHAnsi" w:eastAsiaTheme="minorEastAsia" w:hAnsiTheme="minorHAnsi"/>
              <w:sz w:val="22"/>
              <w:lang w:val="en-US"/>
            </w:rPr>
          </w:pPr>
          <w:hyperlink w:anchor="_Toc311642643" w:history="1">
            <w:r w:rsidR="00AD4D42" w:rsidRPr="006421D1">
              <w:rPr>
                <w:rStyle w:val="Hyperlink"/>
              </w:rPr>
              <w:t>THUẬT NGỮ</w:t>
            </w:r>
            <w:r w:rsidR="00AD4D42">
              <w:rPr>
                <w:webHidden/>
              </w:rPr>
              <w:tab/>
            </w:r>
            <w:r w:rsidR="00AD4D42">
              <w:rPr>
                <w:webHidden/>
              </w:rPr>
              <w:fldChar w:fldCharType="begin"/>
            </w:r>
            <w:r w:rsidR="00AD4D42">
              <w:rPr>
                <w:webHidden/>
              </w:rPr>
              <w:instrText xml:space="preserve"> PAGEREF _Toc311642643 \h </w:instrText>
            </w:r>
            <w:r w:rsidR="00AD4D42">
              <w:rPr>
                <w:webHidden/>
              </w:rPr>
            </w:r>
            <w:r w:rsidR="00AD4D42">
              <w:rPr>
                <w:webHidden/>
              </w:rPr>
              <w:fldChar w:fldCharType="separate"/>
            </w:r>
            <w:r w:rsidR="00AD4D42">
              <w:rPr>
                <w:webHidden/>
              </w:rPr>
              <w:t>x</w:t>
            </w:r>
            <w:r w:rsidR="00AD4D42">
              <w:rPr>
                <w:webHidden/>
              </w:rPr>
              <w:fldChar w:fldCharType="end"/>
            </w:r>
          </w:hyperlink>
        </w:p>
        <w:p w:rsidR="00AD4D42" w:rsidRDefault="0092703D">
          <w:pPr>
            <w:pStyle w:val="TOC1"/>
            <w:tabs>
              <w:tab w:val="right" w:leader="dot" w:pos="9017"/>
            </w:tabs>
            <w:rPr>
              <w:rFonts w:asciiTheme="minorHAnsi" w:eastAsiaTheme="minorEastAsia" w:hAnsiTheme="minorHAnsi"/>
              <w:sz w:val="22"/>
              <w:lang w:val="en-US"/>
            </w:rPr>
          </w:pPr>
          <w:hyperlink w:anchor="_Toc311642644" w:history="1">
            <w:r w:rsidR="00AD4D42" w:rsidRPr="006421D1">
              <w:rPr>
                <w:rStyle w:val="Hyperlink"/>
              </w:rPr>
              <w:t>NHẬN XÉT CỦA GIẢNG VIÊN HƯỚNG DẪN</w:t>
            </w:r>
            <w:r w:rsidR="00AD4D42">
              <w:rPr>
                <w:webHidden/>
              </w:rPr>
              <w:tab/>
            </w:r>
            <w:r w:rsidR="00AD4D42">
              <w:rPr>
                <w:webHidden/>
              </w:rPr>
              <w:fldChar w:fldCharType="begin"/>
            </w:r>
            <w:r w:rsidR="00AD4D42">
              <w:rPr>
                <w:webHidden/>
              </w:rPr>
              <w:instrText xml:space="preserve"> PAGEREF _Toc311642644 \h </w:instrText>
            </w:r>
            <w:r w:rsidR="00AD4D42">
              <w:rPr>
                <w:webHidden/>
              </w:rPr>
            </w:r>
            <w:r w:rsidR="00AD4D42">
              <w:rPr>
                <w:webHidden/>
              </w:rPr>
              <w:fldChar w:fldCharType="separate"/>
            </w:r>
            <w:r w:rsidR="00AD4D42">
              <w:rPr>
                <w:webHidden/>
              </w:rPr>
              <w:t>xi</w:t>
            </w:r>
            <w:r w:rsidR="00AD4D42">
              <w:rPr>
                <w:webHidden/>
              </w:rPr>
              <w:fldChar w:fldCharType="end"/>
            </w:r>
          </w:hyperlink>
        </w:p>
        <w:p w:rsidR="00AD4D42" w:rsidRDefault="0092703D">
          <w:pPr>
            <w:pStyle w:val="TOC1"/>
            <w:tabs>
              <w:tab w:val="left" w:pos="480"/>
              <w:tab w:val="right" w:leader="dot" w:pos="9017"/>
            </w:tabs>
            <w:rPr>
              <w:rFonts w:asciiTheme="minorHAnsi" w:eastAsiaTheme="minorEastAsia" w:hAnsiTheme="minorHAnsi"/>
              <w:sz w:val="22"/>
              <w:lang w:val="en-US"/>
            </w:rPr>
          </w:pPr>
          <w:hyperlink w:anchor="_Toc311642645" w:history="1">
            <w:r w:rsidR="00AD4D42" w:rsidRPr="006421D1">
              <w:rPr>
                <w:rStyle w:val="Hyperlink"/>
                <w:lang w:val="en-US"/>
              </w:rPr>
              <w:t>1</w:t>
            </w:r>
            <w:r w:rsidR="00AD4D42">
              <w:rPr>
                <w:rFonts w:asciiTheme="minorHAnsi" w:eastAsiaTheme="minorEastAsia" w:hAnsiTheme="minorHAnsi"/>
                <w:sz w:val="22"/>
                <w:lang w:val="en-US"/>
              </w:rPr>
              <w:tab/>
            </w:r>
            <w:r w:rsidR="00AD4D42" w:rsidRPr="006421D1">
              <w:rPr>
                <w:rStyle w:val="Hyperlink"/>
                <w:lang w:val="en-US"/>
              </w:rPr>
              <w:t>Nhập đề</w:t>
            </w:r>
            <w:r w:rsidR="00AD4D42">
              <w:rPr>
                <w:webHidden/>
              </w:rPr>
              <w:tab/>
            </w:r>
            <w:r w:rsidR="00AD4D42">
              <w:rPr>
                <w:webHidden/>
              </w:rPr>
              <w:fldChar w:fldCharType="begin"/>
            </w:r>
            <w:r w:rsidR="00AD4D42">
              <w:rPr>
                <w:webHidden/>
              </w:rPr>
              <w:instrText xml:space="preserve"> PAGEREF _Toc311642645 \h </w:instrText>
            </w:r>
            <w:r w:rsidR="00AD4D42">
              <w:rPr>
                <w:webHidden/>
              </w:rPr>
            </w:r>
            <w:r w:rsidR="00AD4D42">
              <w:rPr>
                <w:webHidden/>
              </w:rPr>
              <w:fldChar w:fldCharType="separate"/>
            </w:r>
            <w:r w:rsidR="00AD4D42">
              <w:rPr>
                <w:webHidden/>
              </w:rPr>
              <w:t>1</w:t>
            </w:r>
            <w:r w:rsidR="00AD4D42">
              <w:rPr>
                <w:webHidden/>
              </w:rPr>
              <w:fldChar w:fldCharType="end"/>
            </w:r>
          </w:hyperlink>
        </w:p>
        <w:p w:rsidR="00AD4D42" w:rsidRDefault="0092703D">
          <w:pPr>
            <w:pStyle w:val="TOC1"/>
            <w:tabs>
              <w:tab w:val="left" w:pos="480"/>
              <w:tab w:val="right" w:leader="dot" w:pos="9017"/>
            </w:tabs>
            <w:rPr>
              <w:rFonts w:asciiTheme="minorHAnsi" w:eastAsiaTheme="minorEastAsia" w:hAnsiTheme="minorHAnsi"/>
              <w:sz w:val="22"/>
              <w:lang w:val="en-US"/>
            </w:rPr>
          </w:pPr>
          <w:hyperlink w:anchor="_Toc311642646" w:history="1">
            <w:r w:rsidR="00AD4D42" w:rsidRPr="006421D1">
              <w:rPr>
                <w:rStyle w:val="Hyperlink"/>
                <w:lang w:val="en-US"/>
              </w:rPr>
              <w:t>2</w:t>
            </w:r>
            <w:r w:rsidR="00AD4D42">
              <w:rPr>
                <w:rFonts w:asciiTheme="minorHAnsi" w:eastAsiaTheme="minorEastAsia" w:hAnsiTheme="minorHAnsi"/>
                <w:sz w:val="22"/>
                <w:lang w:val="en-US"/>
              </w:rPr>
              <w:tab/>
            </w:r>
            <w:r w:rsidR="00AD4D42" w:rsidRPr="006421D1">
              <w:rPr>
                <w:rStyle w:val="Hyperlink"/>
                <w:lang w:val="en-US"/>
              </w:rPr>
              <w:t>Giới thiệu bài toán kiến trúc</w:t>
            </w:r>
            <w:r w:rsidR="00AD4D42">
              <w:rPr>
                <w:webHidden/>
              </w:rPr>
              <w:tab/>
            </w:r>
            <w:r w:rsidR="00AD4D42">
              <w:rPr>
                <w:webHidden/>
              </w:rPr>
              <w:fldChar w:fldCharType="begin"/>
            </w:r>
            <w:r w:rsidR="00AD4D42">
              <w:rPr>
                <w:webHidden/>
              </w:rPr>
              <w:instrText xml:space="preserve"> PAGEREF _Toc311642646 \h </w:instrText>
            </w:r>
            <w:r w:rsidR="00AD4D42">
              <w:rPr>
                <w:webHidden/>
              </w:rPr>
            </w:r>
            <w:r w:rsidR="00AD4D42">
              <w:rPr>
                <w:webHidden/>
              </w:rPr>
              <w:fldChar w:fldCharType="separate"/>
            </w:r>
            <w:r w:rsidR="00AD4D42">
              <w:rPr>
                <w:webHidden/>
              </w:rPr>
              <w:t>2</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47" w:history="1">
            <w:r w:rsidR="00AD4D42" w:rsidRPr="006421D1">
              <w:rPr>
                <w:rStyle w:val="Hyperlink"/>
                <w:lang w:val="en-US"/>
              </w:rPr>
              <w:t>2.1</w:t>
            </w:r>
            <w:r w:rsidR="00AD4D42">
              <w:rPr>
                <w:rFonts w:asciiTheme="minorHAnsi" w:eastAsiaTheme="minorEastAsia" w:hAnsiTheme="minorHAnsi"/>
                <w:sz w:val="22"/>
                <w:lang w:val="en-US"/>
              </w:rPr>
              <w:tab/>
            </w:r>
            <w:r w:rsidR="00AD4D42" w:rsidRPr="006421D1">
              <w:rPr>
                <w:rStyle w:val="Hyperlink"/>
                <w:lang w:val="en-US"/>
              </w:rPr>
              <w:t>Bài toán 1: Tổ chức thông tin và sự linh hoạt của hệ thống so khớp</w:t>
            </w:r>
            <w:r w:rsidR="00AD4D42">
              <w:rPr>
                <w:webHidden/>
              </w:rPr>
              <w:tab/>
            </w:r>
            <w:r w:rsidR="00AD4D42">
              <w:rPr>
                <w:webHidden/>
              </w:rPr>
              <w:fldChar w:fldCharType="begin"/>
            </w:r>
            <w:r w:rsidR="00AD4D42">
              <w:rPr>
                <w:webHidden/>
              </w:rPr>
              <w:instrText xml:space="preserve"> PAGEREF _Toc311642647 \h </w:instrText>
            </w:r>
            <w:r w:rsidR="00AD4D42">
              <w:rPr>
                <w:webHidden/>
              </w:rPr>
            </w:r>
            <w:r w:rsidR="00AD4D42">
              <w:rPr>
                <w:webHidden/>
              </w:rPr>
              <w:fldChar w:fldCharType="separate"/>
            </w:r>
            <w:r w:rsidR="00AD4D42">
              <w:rPr>
                <w:webHidden/>
              </w:rPr>
              <w:t>3</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48" w:history="1">
            <w:r w:rsidR="00AD4D42" w:rsidRPr="006421D1">
              <w:rPr>
                <w:rStyle w:val="Hyperlink"/>
                <w:lang w:val="en-US"/>
              </w:rPr>
              <w:t>2.2</w:t>
            </w:r>
            <w:r w:rsidR="00AD4D42">
              <w:rPr>
                <w:rFonts w:asciiTheme="minorHAnsi" w:eastAsiaTheme="minorEastAsia" w:hAnsiTheme="minorHAnsi"/>
                <w:sz w:val="22"/>
                <w:lang w:val="en-US"/>
              </w:rPr>
              <w:tab/>
            </w:r>
            <w:r w:rsidR="00AD4D42" w:rsidRPr="006421D1">
              <w:rPr>
                <w:rStyle w:val="Hyperlink"/>
                <w:lang w:val="en-US"/>
              </w:rPr>
              <w:t>Bài toán 2: Mức độ tương quan giữa những thẻ thông tin bất kỳ</w:t>
            </w:r>
            <w:r w:rsidR="00AD4D42">
              <w:rPr>
                <w:webHidden/>
              </w:rPr>
              <w:tab/>
            </w:r>
            <w:r w:rsidR="00AD4D42">
              <w:rPr>
                <w:webHidden/>
              </w:rPr>
              <w:fldChar w:fldCharType="begin"/>
            </w:r>
            <w:r w:rsidR="00AD4D42">
              <w:rPr>
                <w:webHidden/>
              </w:rPr>
              <w:instrText xml:space="preserve"> PAGEREF _Toc311642648 \h </w:instrText>
            </w:r>
            <w:r w:rsidR="00AD4D42">
              <w:rPr>
                <w:webHidden/>
              </w:rPr>
            </w:r>
            <w:r w:rsidR="00AD4D42">
              <w:rPr>
                <w:webHidden/>
              </w:rPr>
              <w:fldChar w:fldCharType="separate"/>
            </w:r>
            <w:r w:rsidR="00AD4D42">
              <w:rPr>
                <w:webHidden/>
              </w:rPr>
              <w:t>4</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49" w:history="1">
            <w:r w:rsidR="00AD4D42" w:rsidRPr="006421D1">
              <w:rPr>
                <w:rStyle w:val="Hyperlink"/>
                <w:lang w:val="en-US"/>
              </w:rPr>
              <w:t>2.3</w:t>
            </w:r>
            <w:r w:rsidR="00AD4D42">
              <w:rPr>
                <w:rFonts w:asciiTheme="minorHAnsi" w:eastAsiaTheme="minorEastAsia" w:hAnsiTheme="minorHAnsi"/>
                <w:sz w:val="22"/>
                <w:lang w:val="en-US"/>
              </w:rPr>
              <w:tab/>
            </w:r>
            <w:r w:rsidR="00AD4D42" w:rsidRPr="006421D1">
              <w:rPr>
                <w:rStyle w:val="Hyperlink"/>
                <w:lang w:val="en-US"/>
              </w:rPr>
              <w:t>Bài toán 3: Phương pháp kết hợp việc so khớp và mức độ tương quan giữa các tag</w:t>
            </w:r>
            <w:r w:rsidR="00AD4D42">
              <w:rPr>
                <w:webHidden/>
              </w:rPr>
              <w:tab/>
            </w:r>
            <w:r w:rsidR="00AD4D42">
              <w:rPr>
                <w:webHidden/>
              </w:rPr>
              <w:fldChar w:fldCharType="begin"/>
            </w:r>
            <w:r w:rsidR="00AD4D42">
              <w:rPr>
                <w:webHidden/>
              </w:rPr>
              <w:instrText xml:space="preserve"> PAGEREF _Toc311642649 \h </w:instrText>
            </w:r>
            <w:r w:rsidR="00AD4D42">
              <w:rPr>
                <w:webHidden/>
              </w:rPr>
            </w:r>
            <w:r w:rsidR="00AD4D42">
              <w:rPr>
                <w:webHidden/>
              </w:rPr>
              <w:fldChar w:fldCharType="separate"/>
            </w:r>
            <w:r w:rsidR="00AD4D42">
              <w:rPr>
                <w:webHidden/>
              </w:rPr>
              <w:t>5</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50" w:history="1">
            <w:r w:rsidR="00AD4D42" w:rsidRPr="006421D1">
              <w:rPr>
                <w:rStyle w:val="Hyperlink"/>
                <w:lang w:val="en-US"/>
              </w:rPr>
              <w:t>2.4</w:t>
            </w:r>
            <w:r w:rsidR="00AD4D42">
              <w:rPr>
                <w:rFonts w:asciiTheme="minorHAnsi" w:eastAsiaTheme="minorEastAsia" w:hAnsiTheme="minorHAnsi"/>
                <w:sz w:val="22"/>
                <w:lang w:val="en-US"/>
              </w:rPr>
              <w:tab/>
            </w:r>
            <w:r w:rsidR="00AD4D42" w:rsidRPr="006421D1">
              <w:rPr>
                <w:rStyle w:val="Hyperlink"/>
                <w:lang w:val="en-US"/>
              </w:rPr>
              <w:t>Kết quả mong muốn</w:t>
            </w:r>
            <w:r w:rsidR="00AD4D42">
              <w:rPr>
                <w:webHidden/>
              </w:rPr>
              <w:tab/>
            </w:r>
            <w:r w:rsidR="00AD4D42">
              <w:rPr>
                <w:webHidden/>
              </w:rPr>
              <w:fldChar w:fldCharType="begin"/>
            </w:r>
            <w:r w:rsidR="00AD4D42">
              <w:rPr>
                <w:webHidden/>
              </w:rPr>
              <w:instrText xml:space="preserve"> PAGEREF _Toc311642650 \h </w:instrText>
            </w:r>
            <w:r w:rsidR="00AD4D42">
              <w:rPr>
                <w:webHidden/>
              </w:rPr>
            </w:r>
            <w:r w:rsidR="00AD4D42">
              <w:rPr>
                <w:webHidden/>
              </w:rPr>
              <w:fldChar w:fldCharType="separate"/>
            </w:r>
            <w:r w:rsidR="00AD4D42">
              <w:rPr>
                <w:webHidden/>
              </w:rPr>
              <w:t>5</w:t>
            </w:r>
            <w:r w:rsidR="00AD4D42">
              <w:rPr>
                <w:webHidden/>
              </w:rPr>
              <w:fldChar w:fldCharType="end"/>
            </w:r>
          </w:hyperlink>
        </w:p>
        <w:p w:rsidR="00AD4D42" w:rsidRDefault="0092703D">
          <w:pPr>
            <w:pStyle w:val="TOC1"/>
            <w:tabs>
              <w:tab w:val="left" w:pos="480"/>
              <w:tab w:val="right" w:leader="dot" w:pos="9017"/>
            </w:tabs>
            <w:rPr>
              <w:rFonts w:asciiTheme="minorHAnsi" w:eastAsiaTheme="minorEastAsia" w:hAnsiTheme="minorHAnsi"/>
              <w:sz w:val="22"/>
              <w:lang w:val="en-US"/>
            </w:rPr>
          </w:pPr>
          <w:hyperlink w:anchor="_Toc311642651" w:history="1">
            <w:r w:rsidR="00AD4D42" w:rsidRPr="006421D1">
              <w:rPr>
                <w:rStyle w:val="Hyperlink"/>
                <w:lang w:val="en-US"/>
              </w:rPr>
              <w:t>3</w:t>
            </w:r>
            <w:r w:rsidR="00AD4D42">
              <w:rPr>
                <w:rFonts w:asciiTheme="minorHAnsi" w:eastAsiaTheme="minorEastAsia" w:hAnsiTheme="minorHAnsi"/>
                <w:sz w:val="22"/>
                <w:lang w:val="en-US"/>
              </w:rPr>
              <w:tab/>
            </w:r>
            <w:r w:rsidR="00AD4D42" w:rsidRPr="006421D1">
              <w:rPr>
                <w:rStyle w:val="Hyperlink"/>
                <w:lang w:val="en-US"/>
              </w:rPr>
              <w:t>Lý thuyết về nền tảng kiến trúc</w:t>
            </w:r>
            <w:r w:rsidR="00AD4D42">
              <w:rPr>
                <w:webHidden/>
              </w:rPr>
              <w:tab/>
            </w:r>
            <w:r w:rsidR="00AD4D42">
              <w:rPr>
                <w:webHidden/>
              </w:rPr>
              <w:fldChar w:fldCharType="begin"/>
            </w:r>
            <w:r w:rsidR="00AD4D42">
              <w:rPr>
                <w:webHidden/>
              </w:rPr>
              <w:instrText xml:space="preserve"> PAGEREF _Toc311642651 \h </w:instrText>
            </w:r>
            <w:r w:rsidR="00AD4D42">
              <w:rPr>
                <w:webHidden/>
              </w:rPr>
            </w:r>
            <w:r w:rsidR="00AD4D42">
              <w:rPr>
                <w:webHidden/>
              </w:rPr>
              <w:fldChar w:fldCharType="separate"/>
            </w:r>
            <w:r w:rsidR="00AD4D42">
              <w:rPr>
                <w:webHidden/>
              </w:rPr>
              <w:t>6</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52" w:history="1">
            <w:r w:rsidR="00AD4D42" w:rsidRPr="006421D1">
              <w:rPr>
                <w:rStyle w:val="Hyperlink"/>
                <w:lang w:val="en-US"/>
              </w:rPr>
              <w:t>3.1</w:t>
            </w:r>
            <w:r w:rsidR="00AD4D42">
              <w:rPr>
                <w:rFonts w:asciiTheme="minorHAnsi" w:eastAsiaTheme="minorEastAsia" w:hAnsiTheme="minorHAnsi"/>
                <w:sz w:val="22"/>
                <w:lang w:val="en-US"/>
              </w:rPr>
              <w:tab/>
            </w:r>
            <w:r w:rsidR="00AD4D42" w:rsidRPr="006421D1">
              <w:rPr>
                <w:rStyle w:val="Hyperlink"/>
                <w:lang w:val="en-US"/>
              </w:rPr>
              <w:t>Lý thuyết và phương pháp</w:t>
            </w:r>
            <w:r w:rsidR="00AD4D42">
              <w:rPr>
                <w:webHidden/>
              </w:rPr>
              <w:tab/>
            </w:r>
            <w:r w:rsidR="00AD4D42">
              <w:rPr>
                <w:webHidden/>
              </w:rPr>
              <w:fldChar w:fldCharType="begin"/>
            </w:r>
            <w:r w:rsidR="00AD4D42">
              <w:rPr>
                <w:webHidden/>
              </w:rPr>
              <w:instrText xml:space="preserve"> PAGEREF _Toc311642652 \h </w:instrText>
            </w:r>
            <w:r w:rsidR="00AD4D42">
              <w:rPr>
                <w:webHidden/>
              </w:rPr>
            </w:r>
            <w:r w:rsidR="00AD4D42">
              <w:rPr>
                <w:webHidden/>
              </w:rPr>
              <w:fldChar w:fldCharType="separate"/>
            </w:r>
            <w:r w:rsidR="00AD4D42">
              <w:rPr>
                <w:webHidden/>
              </w:rPr>
              <w:t>7</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53" w:history="1">
            <w:r w:rsidR="00AD4D42" w:rsidRPr="006421D1">
              <w:rPr>
                <w:rStyle w:val="Hyperlink"/>
                <w:lang w:val="en-US"/>
              </w:rPr>
              <w:t>3.1.1</w:t>
            </w:r>
            <w:r w:rsidR="00AD4D42">
              <w:rPr>
                <w:rFonts w:asciiTheme="minorHAnsi" w:eastAsiaTheme="minorEastAsia" w:hAnsiTheme="minorHAnsi"/>
                <w:sz w:val="22"/>
                <w:lang w:val="en-US"/>
              </w:rPr>
              <w:tab/>
            </w:r>
            <w:r w:rsidR="00AD4D42" w:rsidRPr="006421D1">
              <w:rPr>
                <w:rStyle w:val="Hyperlink"/>
                <w:lang w:val="en-US"/>
              </w:rPr>
              <w:t>Tag</w:t>
            </w:r>
            <w:r w:rsidR="00AD4D42">
              <w:rPr>
                <w:webHidden/>
              </w:rPr>
              <w:tab/>
            </w:r>
            <w:r w:rsidR="00AD4D42">
              <w:rPr>
                <w:webHidden/>
              </w:rPr>
              <w:fldChar w:fldCharType="begin"/>
            </w:r>
            <w:r w:rsidR="00AD4D42">
              <w:rPr>
                <w:webHidden/>
              </w:rPr>
              <w:instrText xml:space="preserve"> PAGEREF _Toc311642653 \h </w:instrText>
            </w:r>
            <w:r w:rsidR="00AD4D42">
              <w:rPr>
                <w:webHidden/>
              </w:rPr>
            </w:r>
            <w:r w:rsidR="00AD4D42">
              <w:rPr>
                <w:webHidden/>
              </w:rPr>
              <w:fldChar w:fldCharType="separate"/>
            </w:r>
            <w:r w:rsidR="00AD4D42">
              <w:rPr>
                <w:webHidden/>
              </w:rPr>
              <w:t>7</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54" w:history="1">
            <w:r w:rsidR="00AD4D42" w:rsidRPr="006421D1">
              <w:rPr>
                <w:rStyle w:val="Hyperlink"/>
                <w:lang w:val="en-US"/>
              </w:rPr>
              <w:t>3.1.2</w:t>
            </w:r>
            <w:r w:rsidR="00AD4D42">
              <w:rPr>
                <w:rFonts w:asciiTheme="minorHAnsi" w:eastAsiaTheme="minorEastAsia" w:hAnsiTheme="minorHAnsi"/>
                <w:sz w:val="22"/>
                <w:lang w:val="en-US"/>
              </w:rPr>
              <w:tab/>
            </w:r>
            <w:r w:rsidR="00AD4D42" w:rsidRPr="006421D1">
              <w:rPr>
                <w:rStyle w:val="Hyperlink"/>
                <w:lang w:val="en-US"/>
              </w:rPr>
              <w:t>Taxonomy</w:t>
            </w:r>
            <w:r w:rsidR="00AD4D42">
              <w:rPr>
                <w:webHidden/>
              </w:rPr>
              <w:tab/>
            </w:r>
            <w:r w:rsidR="00AD4D42">
              <w:rPr>
                <w:webHidden/>
              </w:rPr>
              <w:fldChar w:fldCharType="begin"/>
            </w:r>
            <w:r w:rsidR="00AD4D42">
              <w:rPr>
                <w:webHidden/>
              </w:rPr>
              <w:instrText xml:space="preserve"> PAGEREF _Toc311642654 \h </w:instrText>
            </w:r>
            <w:r w:rsidR="00AD4D42">
              <w:rPr>
                <w:webHidden/>
              </w:rPr>
            </w:r>
            <w:r w:rsidR="00AD4D42">
              <w:rPr>
                <w:webHidden/>
              </w:rPr>
              <w:fldChar w:fldCharType="separate"/>
            </w:r>
            <w:r w:rsidR="00AD4D42">
              <w:rPr>
                <w:webHidden/>
              </w:rPr>
              <w:t>7</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55" w:history="1">
            <w:r w:rsidR="00AD4D42" w:rsidRPr="006421D1">
              <w:rPr>
                <w:rStyle w:val="Hyperlink"/>
                <w:lang w:val="en-US"/>
              </w:rPr>
              <w:t>3.1.3</w:t>
            </w:r>
            <w:r w:rsidR="00AD4D42">
              <w:rPr>
                <w:rFonts w:asciiTheme="minorHAnsi" w:eastAsiaTheme="minorEastAsia" w:hAnsiTheme="minorHAnsi"/>
                <w:sz w:val="22"/>
                <w:lang w:val="en-US"/>
              </w:rPr>
              <w:tab/>
            </w:r>
            <w:r w:rsidR="00AD4D42" w:rsidRPr="006421D1">
              <w:rPr>
                <w:rStyle w:val="Hyperlink"/>
                <w:lang w:val="en-US"/>
              </w:rPr>
              <w:t>Độ tương quan giữa các tag</w:t>
            </w:r>
            <w:r w:rsidR="00AD4D42">
              <w:rPr>
                <w:webHidden/>
              </w:rPr>
              <w:tab/>
            </w:r>
            <w:r w:rsidR="00AD4D42">
              <w:rPr>
                <w:webHidden/>
              </w:rPr>
              <w:fldChar w:fldCharType="begin"/>
            </w:r>
            <w:r w:rsidR="00AD4D42">
              <w:rPr>
                <w:webHidden/>
              </w:rPr>
              <w:instrText xml:space="preserve"> PAGEREF _Toc311642655 \h </w:instrText>
            </w:r>
            <w:r w:rsidR="00AD4D42">
              <w:rPr>
                <w:webHidden/>
              </w:rPr>
            </w:r>
            <w:r w:rsidR="00AD4D42">
              <w:rPr>
                <w:webHidden/>
              </w:rPr>
              <w:fldChar w:fldCharType="separate"/>
            </w:r>
            <w:r w:rsidR="00AD4D42">
              <w:rPr>
                <w:webHidden/>
              </w:rPr>
              <w:t>11</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56" w:history="1">
            <w:r w:rsidR="00AD4D42" w:rsidRPr="006421D1">
              <w:rPr>
                <w:rStyle w:val="Hyperlink"/>
                <w:lang w:val="en-US"/>
              </w:rPr>
              <w:t>3.1.4</w:t>
            </w:r>
            <w:r w:rsidR="00AD4D42">
              <w:rPr>
                <w:rFonts w:asciiTheme="minorHAnsi" w:eastAsiaTheme="minorEastAsia" w:hAnsiTheme="minorHAnsi"/>
                <w:sz w:val="22"/>
                <w:lang w:val="en-US"/>
              </w:rPr>
              <w:tab/>
            </w:r>
            <w:r w:rsidR="00AD4D42" w:rsidRPr="006421D1">
              <w:rPr>
                <w:rStyle w:val="Hyperlink"/>
                <w:lang w:val="en-US"/>
              </w:rPr>
              <w:t>Kết hợp so khớp tag và độ tương quan giữa các tag</w:t>
            </w:r>
            <w:r w:rsidR="00AD4D42">
              <w:rPr>
                <w:webHidden/>
              </w:rPr>
              <w:tab/>
            </w:r>
            <w:r w:rsidR="00AD4D42">
              <w:rPr>
                <w:webHidden/>
              </w:rPr>
              <w:fldChar w:fldCharType="begin"/>
            </w:r>
            <w:r w:rsidR="00AD4D42">
              <w:rPr>
                <w:webHidden/>
              </w:rPr>
              <w:instrText xml:space="preserve"> PAGEREF _Toc311642656 \h </w:instrText>
            </w:r>
            <w:r w:rsidR="00AD4D42">
              <w:rPr>
                <w:webHidden/>
              </w:rPr>
            </w:r>
            <w:r w:rsidR="00AD4D42">
              <w:rPr>
                <w:webHidden/>
              </w:rPr>
              <w:fldChar w:fldCharType="separate"/>
            </w:r>
            <w:r w:rsidR="00AD4D42">
              <w:rPr>
                <w:webHidden/>
              </w:rPr>
              <w:t>12</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57" w:history="1">
            <w:r w:rsidR="00AD4D42" w:rsidRPr="006421D1">
              <w:rPr>
                <w:rStyle w:val="Hyperlink"/>
                <w:lang w:val="en-US"/>
              </w:rPr>
              <w:t>3.1.5</w:t>
            </w:r>
            <w:r w:rsidR="00AD4D42">
              <w:rPr>
                <w:rFonts w:asciiTheme="minorHAnsi" w:eastAsiaTheme="minorEastAsia" w:hAnsiTheme="minorHAnsi"/>
                <w:sz w:val="22"/>
                <w:lang w:val="en-US"/>
              </w:rPr>
              <w:tab/>
            </w:r>
            <w:r w:rsidR="00AD4D42" w:rsidRPr="006421D1">
              <w:rPr>
                <w:rStyle w:val="Hyperlink"/>
                <w:lang w:val="en-US"/>
              </w:rPr>
              <w:t>Cây quyết định</w:t>
            </w:r>
            <w:r w:rsidR="00AD4D42">
              <w:rPr>
                <w:webHidden/>
              </w:rPr>
              <w:tab/>
            </w:r>
            <w:r w:rsidR="00AD4D42">
              <w:rPr>
                <w:webHidden/>
              </w:rPr>
              <w:fldChar w:fldCharType="begin"/>
            </w:r>
            <w:r w:rsidR="00AD4D42">
              <w:rPr>
                <w:webHidden/>
              </w:rPr>
              <w:instrText xml:space="preserve"> PAGEREF _Toc311642657 \h </w:instrText>
            </w:r>
            <w:r w:rsidR="00AD4D42">
              <w:rPr>
                <w:webHidden/>
              </w:rPr>
            </w:r>
            <w:r w:rsidR="00AD4D42">
              <w:rPr>
                <w:webHidden/>
              </w:rPr>
              <w:fldChar w:fldCharType="separate"/>
            </w:r>
            <w:r w:rsidR="00AD4D42">
              <w:rPr>
                <w:webHidden/>
              </w:rPr>
              <w:t>12</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58" w:history="1">
            <w:r w:rsidR="00AD4D42" w:rsidRPr="006421D1">
              <w:rPr>
                <w:rStyle w:val="Hyperlink"/>
                <w:lang w:val="en-US"/>
              </w:rPr>
              <w:t>3.2</w:t>
            </w:r>
            <w:r w:rsidR="00AD4D42">
              <w:rPr>
                <w:rFonts w:asciiTheme="minorHAnsi" w:eastAsiaTheme="minorEastAsia" w:hAnsiTheme="minorHAnsi"/>
                <w:sz w:val="22"/>
                <w:lang w:val="en-US"/>
              </w:rPr>
              <w:tab/>
            </w:r>
            <w:r w:rsidR="00AD4D42" w:rsidRPr="006421D1">
              <w:rPr>
                <w:rStyle w:val="Hyperlink"/>
                <w:lang w:val="en-US"/>
              </w:rPr>
              <w:t>Kiến trúc phần mềm</w:t>
            </w:r>
            <w:r w:rsidR="00AD4D42">
              <w:rPr>
                <w:webHidden/>
              </w:rPr>
              <w:tab/>
            </w:r>
            <w:r w:rsidR="00AD4D42">
              <w:rPr>
                <w:webHidden/>
              </w:rPr>
              <w:fldChar w:fldCharType="begin"/>
            </w:r>
            <w:r w:rsidR="00AD4D42">
              <w:rPr>
                <w:webHidden/>
              </w:rPr>
              <w:instrText xml:space="preserve"> PAGEREF _Toc311642658 \h </w:instrText>
            </w:r>
            <w:r w:rsidR="00AD4D42">
              <w:rPr>
                <w:webHidden/>
              </w:rPr>
            </w:r>
            <w:r w:rsidR="00AD4D42">
              <w:rPr>
                <w:webHidden/>
              </w:rPr>
              <w:fldChar w:fldCharType="separate"/>
            </w:r>
            <w:r w:rsidR="00AD4D42">
              <w:rPr>
                <w:webHidden/>
              </w:rPr>
              <w:t>31</w:t>
            </w:r>
            <w:r w:rsidR="00AD4D42">
              <w:rPr>
                <w:webHidden/>
              </w:rPr>
              <w:fldChar w:fldCharType="end"/>
            </w:r>
          </w:hyperlink>
        </w:p>
        <w:p w:rsidR="00AD4D42" w:rsidRDefault="0092703D">
          <w:pPr>
            <w:pStyle w:val="TOC1"/>
            <w:tabs>
              <w:tab w:val="left" w:pos="480"/>
              <w:tab w:val="right" w:leader="dot" w:pos="9017"/>
            </w:tabs>
            <w:rPr>
              <w:rFonts w:asciiTheme="minorHAnsi" w:eastAsiaTheme="minorEastAsia" w:hAnsiTheme="minorHAnsi"/>
              <w:sz w:val="22"/>
              <w:lang w:val="en-US"/>
            </w:rPr>
          </w:pPr>
          <w:hyperlink w:anchor="_Toc311642659" w:history="1">
            <w:r w:rsidR="00AD4D42" w:rsidRPr="006421D1">
              <w:rPr>
                <w:rStyle w:val="Hyperlink"/>
                <w:lang w:val="en-US"/>
              </w:rPr>
              <w:t>4</w:t>
            </w:r>
            <w:r w:rsidR="00AD4D42">
              <w:rPr>
                <w:rFonts w:asciiTheme="minorHAnsi" w:eastAsiaTheme="minorEastAsia" w:hAnsiTheme="minorHAnsi"/>
                <w:sz w:val="22"/>
                <w:lang w:val="en-US"/>
              </w:rPr>
              <w:tab/>
            </w:r>
            <w:r w:rsidR="00AD4D42" w:rsidRPr="006421D1">
              <w:rPr>
                <w:rStyle w:val="Hyperlink"/>
                <w:lang w:val="en-US"/>
              </w:rPr>
              <w:t>Giải quyết bài toán kiến trúc</w:t>
            </w:r>
            <w:r w:rsidR="00AD4D42">
              <w:rPr>
                <w:webHidden/>
              </w:rPr>
              <w:tab/>
            </w:r>
            <w:r w:rsidR="00AD4D42">
              <w:rPr>
                <w:webHidden/>
              </w:rPr>
              <w:fldChar w:fldCharType="begin"/>
            </w:r>
            <w:r w:rsidR="00AD4D42">
              <w:rPr>
                <w:webHidden/>
              </w:rPr>
              <w:instrText xml:space="preserve"> PAGEREF _Toc311642659 \h </w:instrText>
            </w:r>
            <w:r w:rsidR="00AD4D42">
              <w:rPr>
                <w:webHidden/>
              </w:rPr>
            </w:r>
            <w:r w:rsidR="00AD4D42">
              <w:rPr>
                <w:webHidden/>
              </w:rPr>
              <w:fldChar w:fldCharType="separate"/>
            </w:r>
            <w:r w:rsidR="00AD4D42">
              <w:rPr>
                <w:webHidden/>
              </w:rPr>
              <w:t>31</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60" w:history="1">
            <w:r w:rsidR="00AD4D42" w:rsidRPr="006421D1">
              <w:rPr>
                <w:rStyle w:val="Hyperlink"/>
                <w:lang w:val="en-US"/>
              </w:rPr>
              <w:t>4.1</w:t>
            </w:r>
            <w:r w:rsidR="00AD4D42">
              <w:rPr>
                <w:rFonts w:asciiTheme="minorHAnsi" w:eastAsiaTheme="minorEastAsia" w:hAnsiTheme="minorHAnsi"/>
                <w:sz w:val="22"/>
                <w:lang w:val="en-US"/>
              </w:rPr>
              <w:tab/>
            </w:r>
            <w:r w:rsidR="00AD4D42" w:rsidRPr="006421D1">
              <w:rPr>
                <w:rStyle w:val="Hyperlink"/>
                <w:lang w:val="en-US"/>
              </w:rPr>
              <w:t>Áp dụng lý thuyết và phương pháp vào bài toán</w:t>
            </w:r>
            <w:r w:rsidR="00AD4D42">
              <w:rPr>
                <w:webHidden/>
              </w:rPr>
              <w:tab/>
            </w:r>
            <w:r w:rsidR="00AD4D42">
              <w:rPr>
                <w:webHidden/>
              </w:rPr>
              <w:fldChar w:fldCharType="begin"/>
            </w:r>
            <w:r w:rsidR="00AD4D42">
              <w:rPr>
                <w:webHidden/>
              </w:rPr>
              <w:instrText xml:space="preserve"> PAGEREF _Toc311642660 \h </w:instrText>
            </w:r>
            <w:r w:rsidR="00AD4D42">
              <w:rPr>
                <w:webHidden/>
              </w:rPr>
            </w:r>
            <w:r w:rsidR="00AD4D42">
              <w:rPr>
                <w:webHidden/>
              </w:rPr>
              <w:fldChar w:fldCharType="separate"/>
            </w:r>
            <w:r w:rsidR="00AD4D42">
              <w:rPr>
                <w:webHidden/>
              </w:rPr>
              <w:t>31</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61" w:history="1">
            <w:r w:rsidR="00AD4D42" w:rsidRPr="006421D1">
              <w:rPr>
                <w:rStyle w:val="Hyperlink"/>
                <w:lang w:val="en-US"/>
              </w:rPr>
              <w:t>4.1.1</w:t>
            </w:r>
            <w:r w:rsidR="00AD4D42">
              <w:rPr>
                <w:rFonts w:asciiTheme="minorHAnsi" w:eastAsiaTheme="minorEastAsia" w:hAnsiTheme="minorHAnsi"/>
                <w:sz w:val="22"/>
                <w:lang w:val="en-US"/>
              </w:rPr>
              <w:tab/>
            </w:r>
            <w:r w:rsidR="00AD4D42" w:rsidRPr="006421D1">
              <w:rPr>
                <w:rStyle w:val="Hyperlink"/>
                <w:lang w:val="en-US"/>
              </w:rPr>
              <w:t>Áp dụng tag và taxonomy</w:t>
            </w:r>
            <w:r w:rsidR="00AD4D42">
              <w:rPr>
                <w:webHidden/>
              </w:rPr>
              <w:tab/>
            </w:r>
            <w:r w:rsidR="00AD4D42">
              <w:rPr>
                <w:webHidden/>
              </w:rPr>
              <w:fldChar w:fldCharType="begin"/>
            </w:r>
            <w:r w:rsidR="00AD4D42">
              <w:rPr>
                <w:webHidden/>
              </w:rPr>
              <w:instrText xml:space="preserve"> PAGEREF _Toc311642661 \h </w:instrText>
            </w:r>
            <w:r w:rsidR="00AD4D42">
              <w:rPr>
                <w:webHidden/>
              </w:rPr>
            </w:r>
            <w:r w:rsidR="00AD4D42">
              <w:rPr>
                <w:webHidden/>
              </w:rPr>
              <w:fldChar w:fldCharType="separate"/>
            </w:r>
            <w:r w:rsidR="00AD4D42">
              <w:rPr>
                <w:webHidden/>
              </w:rPr>
              <w:t>31</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62" w:history="1">
            <w:r w:rsidR="00AD4D42" w:rsidRPr="006421D1">
              <w:rPr>
                <w:rStyle w:val="Hyperlink"/>
                <w:lang w:val="en-US"/>
              </w:rPr>
              <w:t>4.1.2</w:t>
            </w:r>
            <w:r w:rsidR="00AD4D42">
              <w:rPr>
                <w:rFonts w:asciiTheme="minorHAnsi" w:eastAsiaTheme="minorEastAsia" w:hAnsiTheme="minorHAnsi"/>
                <w:sz w:val="22"/>
                <w:lang w:val="en-US"/>
              </w:rPr>
              <w:tab/>
            </w:r>
            <w:r w:rsidR="00AD4D42" w:rsidRPr="006421D1">
              <w:rPr>
                <w:rStyle w:val="Hyperlink"/>
                <w:lang w:val="en-US"/>
              </w:rPr>
              <w:t>Áp dụng độ tương quan giữa các tag vào việc so khớp</w:t>
            </w:r>
            <w:r w:rsidR="00AD4D42">
              <w:rPr>
                <w:webHidden/>
              </w:rPr>
              <w:tab/>
            </w:r>
            <w:r w:rsidR="00AD4D42">
              <w:rPr>
                <w:webHidden/>
              </w:rPr>
              <w:fldChar w:fldCharType="begin"/>
            </w:r>
            <w:r w:rsidR="00AD4D42">
              <w:rPr>
                <w:webHidden/>
              </w:rPr>
              <w:instrText xml:space="preserve"> PAGEREF _Toc311642662 \h </w:instrText>
            </w:r>
            <w:r w:rsidR="00AD4D42">
              <w:rPr>
                <w:webHidden/>
              </w:rPr>
            </w:r>
            <w:r w:rsidR="00AD4D42">
              <w:rPr>
                <w:webHidden/>
              </w:rPr>
              <w:fldChar w:fldCharType="separate"/>
            </w:r>
            <w:r w:rsidR="00AD4D42">
              <w:rPr>
                <w:webHidden/>
              </w:rPr>
              <w:t>32</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63" w:history="1">
            <w:r w:rsidR="00AD4D42" w:rsidRPr="006421D1">
              <w:rPr>
                <w:rStyle w:val="Hyperlink"/>
                <w:lang w:val="en-US"/>
              </w:rPr>
              <w:t>4.1.3</w:t>
            </w:r>
            <w:r w:rsidR="00AD4D42">
              <w:rPr>
                <w:rFonts w:asciiTheme="minorHAnsi" w:eastAsiaTheme="minorEastAsia" w:hAnsiTheme="minorHAnsi"/>
                <w:sz w:val="22"/>
                <w:lang w:val="en-US"/>
              </w:rPr>
              <w:tab/>
            </w:r>
            <w:r w:rsidR="00AD4D42" w:rsidRPr="006421D1">
              <w:rPr>
                <w:rStyle w:val="Hyperlink"/>
                <w:lang w:val="en-US"/>
              </w:rPr>
              <w:t>Áp dụng cây quyết định</w:t>
            </w:r>
            <w:r w:rsidR="00AD4D42">
              <w:rPr>
                <w:webHidden/>
              </w:rPr>
              <w:tab/>
            </w:r>
            <w:r w:rsidR="00AD4D42">
              <w:rPr>
                <w:webHidden/>
              </w:rPr>
              <w:fldChar w:fldCharType="begin"/>
            </w:r>
            <w:r w:rsidR="00AD4D42">
              <w:rPr>
                <w:webHidden/>
              </w:rPr>
              <w:instrText xml:space="preserve"> PAGEREF _Toc311642663 \h </w:instrText>
            </w:r>
            <w:r w:rsidR="00AD4D42">
              <w:rPr>
                <w:webHidden/>
              </w:rPr>
            </w:r>
            <w:r w:rsidR="00AD4D42">
              <w:rPr>
                <w:webHidden/>
              </w:rPr>
              <w:fldChar w:fldCharType="separate"/>
            </w:r>
            <w:r w:rsidR="00AD4D42">
              <w:rPr>
                <w:webHidden/>
              </w:rPr>
              <w:t>32</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64" w:history="1">
            <w:r w:rsidR="00AD4D42" w:rsidRPr="006421D1">
              <w:rPr>
                <w:rStyle w:val="Hyperlink"/>
                <w:lang w:val="en-US"/>
              </w:rPr>
              <w:t>4.2</w:t>
            </w:r>
            <w:r w:rsidR="00AD4D42">
              <w:rPr>
                <w:rFonts w:asciiTheme="minorHAnsi" w:eastAsiaTheme="minorEastAsia" w:hAnsiTheme="minorHAnsi"/>
                <w:sz w:val="22"/>
                <w:lang w:val="en-US"/>
              </w:rPr>
              <w:tab/>
            </w:r>
            <w:r w:rsidR="00AD4D42" w:rsidRPr="006421D1">
              <w:rPr>
                <w:rStyle w:val="Hyperlink"/>
                <w:lang w:val="en-US"/>
              </w:rPr>
              <w:t>Áp dụng kiến trúc phần mềm vào bài toán</w:t>
            </w:r>
            <w:r w:rsidR="00AD4D42">
              <w:rPr>
                <w:webHidden/>
              </w:rPr>
              <w:tab/>
            </w:r>
            <w:r w:rsidR="00AD4D42">
              <w:rPr>
                <w:webHidden/>
              </w:rPr>
              <w:fldChar w:fldCharType="begin"/>
            </w:r>
            <w:r w:rsidR="00AD4D42">
              <w:rPr>
                <w:webHidden/>
              </w:rPr>
              <w:instrText xml:space="preserve"> PAGEREF _Toc311642664 \h </w:instrText>
            </w:r>
            <w:r w:rsidR="00AD4D42">
              <w:rPr>
                <w:webHidden/>
              </w:rPr>
            </w:r>
            <w:r w:rsidR="00AD4D42">
              <w:rPr>
                <w:webHidden/>
              </w:rPr>
              <w:fldChar w:fldCharType="separate"/>
            </w:r>
            <w:r w:rsidR="00AD4D42">
              <w:rPr>
                <w:webHidden/>
              </w:rPr>
              <w:t>32</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65" w:history="1">
            <w:r w:rsidR="00AD4D42" w:rsidRPr="006421D1">
              <w:rPr>
                <w:rStyle w:val="Hyperlink"/>
                <w:lang w:val="en-US"/>
              </w:rPr>
              <w:t>4.3</w:t>
            </w:r>
            <w:r w:rsidR="00AD4D42">
              <w:rPr>
                <w:rFonts w:asciiTheme="minorHAnsi" w:eastAsiaTheme="minorEastAsia" w:hAnsiTheme="minorHAnsi"/>
                <w:sz w:val="22"/>
                <w:lang w:val="en-US"/>
              </w:rPr>
              <w:tab/>
            </w:r>
            <w:r w:rsidR="00AD4D42" w:rsidRPr="006421D1">
              <w:rPr>
                <w:rStyle w:val="Hyperlink"/>
                <w:lang w:val="en-US"/>
              </w:rPr>
              <w:t>Đánh giá kiến trúc</w:t>
            </w:r>
            <w:r w:rsidR="00AD4D42">
              <w:rPr>
                <w:webHidden/>
              </w:rPr>
              <w:tab/>
            </w:r>
            <w:r w:rsidR="00AD4D42">
              <w:rPr>
                <w:webHidden/>
              </w:rPr>
              <w:fldChar w:fldCharType="begin"/>
            </w:r>
            <w:r w:rsidR="00AD4D42">
              <w:rPr>
                <w:webHidden/>
              </w:rPr>
              <w:instrText xml:space="preserve"> PAGEREF _Toc311642665 \h </w:instrText>
            </w:r>
            <w:r w:rsidR="00AD4D42">
              <w:rPr>
                <w:webHidden/>
              </w:rPr>
            </w:r>
            <w:r w:rsidR="00AD4D42">
              <w:rPr>
                <w:webHidden/>
              </w:rPr>
              <w:fldChar w:fldCharType="separate"/>
            </w:r>
            <w:r w:rsidR="00AD4D42">
              <w:rPr>
                <w:webHidden/>
              </w:rPr>
              <w:t>32</w:t>
            </w:r>
            <w:r w:rsidR="00AD4D42">
              <w:rPr>
                <w:webHidden/>
              </w:rPr>
              <w:fldChar w:fldCharType="end"/>
            </w:r>
          </w:hyperlink>
        </w:p>
        <w:p w:rsidR="00AD4D42" w:rsidRDefault="0092703D">
          <w:pPr>
            <w:pStyle w:val="TOC1"/>
            <w:tabs>
              <w:tab w:val="left" w:pos="480"/>
              <w:tab w:val="right" w:leader="dot" w:pos="9017"/>
            </w:tabs>
            <w:rPr>
              <w:rFonts w:asciiTheme="minorHAnsi" w:eastAsiaTheme="minorEastAsia" w:hAnsiTheme="minorHAnsi"/>
              <w:sz w:val="22"/>
              <w:lang w:val="en-US"/>
            </w:rPr>
          </w:pPr>
          <w:hyperlink w:anchor="_Toc311642666" w:history="1">
            <w:r w:rsidR="00AD4D42" w:rsidRPr="006421D1">
              <w:rPr>
                <w:rStyle w:val="Hyperlink"/>
                <w:lang w:val="en-US"/>
              </w:rPr>
              <w:t>5</w:t>
            </w:r>
            <w:r w:rsidR="00AD4D42">
              <w:rPr>
                <w:rFonts w:asciiTheme="minorHAnsi" w:eastAsiaTheme="minorEastAsia" w:hAnsiTheme="minorHAnsi"/>
                <w:sz w:val="22"/>
                <w:lang w:val="en-US"/>
              </w:rPr>
              <w:tab/>
            </w:r>
            <w:r w:rsidR="00AD4D42" w:rsidRPr="006421D1">
              <w:rPr>
                <w:rStyle w:val="Hyperlink"/>
                <w:lang w:val="en-US"/>
              </w:rPr>
              <w:t>Áp dụng giải pháp vào bài toán Job Zoom</w:t>
            </w:r>
            <w:r w:rsidR="00AD4D42">
              <w:rPr>
                <w:webHidden/>
              </w:rPr>
              <w:tab/>
            </w:r>
            <w:r w:rsidR="00AD4D42">
              <w:rPr>
                <w:webHidden/>
              </w:rPr>
              <w:fldChar w:fldCharType="begin"/>
            </w:r>
            <w:r w:rsidR="00AD4D42">
              <w:rPr>
                <w:webHidden/>
              </w:rPr>
              <w:instrText xml:space="preserve"> PAGEREF _Toc311642666 \h </w:instrText>
            </w:r>
            <w:r w:rsidR="00AD4D42">
              <w:rPr>
                <w:webHidden/>
              </w:rPr>
            </w:r>
            <w:r w:rsidR="00AD4D42">
              <w:rPr>
                <w:webHidden/>
              </w:rPr>
              <w:fldChar w:fldCharType="separate"/>
            </w:r>
            <w:r w:rsidR="00AD4D42">
              <w:rPr>
                <w:webHidden/>
              </w:rPr>
              <w:t>33</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67" w:history="1">
            <w:r w:rsidR="00AD4D42" w:rsidRPr="006421D1">
              <w:rPr>
                <w:rStyle w:val="Hyperlink"/>
                <w:lang w:val="en-US"/>
              </w:rPr>
              <w:t>5.1</w:t>
            </w:r>
            <w:r w:rsidR="00AD4D42">
              <w:rPr>
                <w:rFonts w:asciiTheme="minorHAnsi" w:eastAsiaTheme="minorEastAsia" w:hAnsiTheme="minorHAnsi"/>
                <w:sz w:val="22"/>
                <w:lang w:val="en-US"/>
              </w:rPr>
              <w:tab/>
            </w:r>
            <w:r w:rsidR="00AD4D42" w:rsidRPr="006421D1">
              <w:rPr>
                <w:rStyle w:val="Hyperlink"/>
                <w:lang w:val="en-US"/>
              </w:rPr>
              <w:t>Thực trạng các website tuyển dụng hiện nay</w:t>
            </w:r>
            <w:r w:rsidR="00AD4D42">
              <w:rPr>
                <w:webHidden/>
              </w:rPr>
              <w:tab/>
            </w:r>
            <w:r w:rsidR="00AD4D42">
              <w:rPr>
                <w:webHidden/>
              </w:rPr>
              <w:fldChar w:fldCharType="begin"/>
            </w:r>
            <w:r w:rsidR="00AD4D42">
              <w:rPr>
                <w:webHidden/>
              </w:rPr>
              <w:instrText xml:space="preserve"> PAGEREF _Toc311642667 \h </w:instrText>
            </w:r>
            <w:r w:rsidR="00AD4D42">
              <w:rPr>
                <w:webHidden/>
              </w:rPr>
            </w:r>
            <w:r w:rsidR="00AD4D42">
              <w:rPr>
                <w:webHidden/>
              </w:rPr>
              <w:fldChar w:fldCharType="separate"/>
            </w:r>
            <w:r w:rsidR="00AD4D42">
              <w:rPr>
                <w:webHidden/>
              </w:rPr>
              <w:t>33</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68" w:history="1">
            <w:r w:rsidR="00AD4D42" w:rsidRPr="006421D1">
              <w:rPr>
                <w:rStyle w:val="Hyperlink"/>
                <w:lang w:val="en-US"/>
              </w:rPr>
              <w:t>5.2</w:t>
            </w:r>
            <w:r w:rsidR="00AD4D42">
              <w:rPr>
                <w:rFonts w:asciiTheme="minorHAnsi" w:eastAsiaTheme="minorEastAsia" w:hAnsiTheme="minorHAnsi"/>
                <w:sz w:val="22"/>
                <w:lang w:val="en-US"/>
              </w:rPr>
              <w:tab/>
            </w:r>
            <w:r w:rsidR="00AD4D42" w:rsidRPr="006421D1">
              <w:rPr>
                <w:rStyle w:val="Hyperlink"/>
                <w:lang w:val="en-US"/>
              </w:rPr>
              <w:t>Những vấn đề Job Zoom cần giải quyết</w:t>
            </w:r>
            <w:r w:rsidR="00AD4D42">
              <w:rPr>
                <w:webHidden/>
              </w:rPr>
              <w:tab/>
            </w:r>
            <w:r w:rsidR="00AD4D42">
              <w:rPr>
                <w:webHidden/>
              </w:rPr>
              <w:fldChar w:fldCharType="begin"/>
            </w:r>
            <w:r w:rsidR="00AD4D42">
              <w:rPr>
                <w:webHidden/>
              </w:rPr>
              <w:instrText xml:space="preserve"> PAGEREF _Toc311642668 \h </w:instrText>
            </w:r>
            <w:r w:rsidR="00AD4D42">
              <w:rPr>
                <w:webHidden/>
              </w:rPr>
            </w:r>
            <w:r w:rsidR="00AD4D42">
              <w:rPr>
                <w:webHidden/>
              </w:rPr>
              <w:fldChar w:fldCharType="separate"/>
            </w:r>
            <w:r w:rsidR="00AD4D42">
              <w:rPr>
                <w:webHidden/>
              </w:rPr>
              <w:t>33</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69" w:history="1">
            <w:r w:rsidR="00AD4D42" w:rsidRPr="006421D1">
              <w:rPr>
                <w:rStyle w:val="Hyperlink"/>
                <w:lang w:val="en-US"/>
              </w:rPr>
              <w:t>5.2.1</w:t>
            </w:r>
            <w:r w:rsidR="00AD4D42">
              <w:rPr>
                <w:rFonts w:asciiTheme="minorHAnsi" w:eastAsiaTheme="minorEastAsia" w:hAnsiTheme="minorHAnsi"/>
                <w:sz w:val="22"/>
                <w:lang w:val="en-US"/>
              </w:rPr>
              <w:tab/>
            </w:r>
            <w:r w:rsidR="00AD4D42" w:rsidRPr="006421D1">
              <w:rPr>
                <w:rStyle w:val="Hyperlink"/>
                <w:lang w:val="en-US"/>
              </w:rPr>
              <w:t>Vấn đề 1: Hỗ trợ người dùng viết CV theo ngành nghề.</w:t>
            </w:r>
            <w:r w:rsidR="00AD4D42">
              <w:rPr>
                <w:webHidden/>
              </w:rPr>
              <w:tab/>
            </w:r>
            <w:r w:rsidR="00AD4D42">
              <w:rPr>
                <w:webHidden/>
              </w:rPr>
              <w:fldChar w:fldCharType="begin"/>
            </w:r>
            <w:r w:rsidR="00AD4D42">
              <w:rPr>
                <w:webHidden/>
              </w:rPr>
              <w:instrText xml:space="preserve"> PAGEREF _Toc311642669 \h </w:instrText>
            </w:r>
            <w:r w:rsidR="00AD4D42">
              <w:rPr>
                <w:webHidden/>
              </w:rPr>
            </w:r>
            <w:r w:rsidR="00AD4D42">
              <w:rPr>
                <w:webHidden/>
              </w:rPr>
              <w:fldChar w:fldCharType="separate"/>
            </w:r>
            <w:r w:rsidR="00AD4D42">
              <w:rPr>
                <w:webHidden/>
              </w:rPr>
              <w:t>33</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70" w:history="1">
            <w:r w:rsidR="00AD4D42" w:rsidRPr="006421D1">
              <w:rPr>
                <w:rStyle w:val="Hyperlink"/>
                <w:lang w:val="en-US"/>
              </w:rPr>
              <w:t>5.2.2</w:t>
            </w:r>
            <w:r w:rsidR="00AD4D42">
              <w:rPr>
                <w:rFonts w:asciiTheme="minorHAnsi" w:eastAsiaTheme="minorEastAsia" w:hAnsiTheme="minorHAnsi"/>
                <w:sz w:val="22"/>
                <w:lang w:val="en-US"/>
              </w:rPr>
              <w:tab/>
            </w:r>
            <w:r w:rsidR="00AD4D42" w:rsidRPr="006421D1">
              <w:rPr>
                <w:rStyle w:val="Hyperlink"/>
                <w:lang w:val="en-US"/>
              </w:rPr>
              <w:t>Vấn đề 2: Hỗ trợ nhà tuyển dụng trong việc đăng tải yêu cầu công việc một cách chi tiết và có trọng số theo ngành nghề.</w:t>
            </w:r>
            <w:r w:rsidR="00AD4D42">
              <w:rPr>
                <w:webHidden/>
              </w:rPr>
              <w:tab/>
            </w:r>
            <w:r w:rsidR="00AD4D42">
              <w:rPr>
                <w:webHidden/>
              </w:rPr>
              <w:fldChar w:fldCharType="begin"/>
            </w:r>
            <w:r w:rsidR="00AD4D42">
              <w:rPr>
                <w:webHidden/>
              </w:rPr>
              <w:instrText xml:space="preserve"> PAGEREF _Toc311642670 \h </w:instrText>
            </w:r>
            <w:r w:rsidR="00AD4D42">
              <w:rPr>
                <w:webHidden/>
              </w:rPr>
            </w:r>
            <w:r w:rsidR="00AD4D42">
              <w:rPr>
                <w:webHidden/>
              </w:rPr>
              <w:fldChar w:fldCharType="separate"/>
            </w:r>
            <w:r w:rsidR="00AD4D42">
              <w:rPr>
                <w:webHidden/>
              </w:rPr>
              <w:t>34</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71" w:history="1">
            <w:r w:rsidR="00AD4D42" w:rsidRPr="006421D1">
              <w:rPr>
                <w:rStyle w:val="Hyperlink"/>
                <w:lang w:val="en-US"/>
              </w:rPr>
              <w:t>5.2.3</w:t>
            </w:r>
            <w:r w:rsidR="00AD4D42">
              <w:rPr>
                <w:rFonts w:asciiTheme="minorHAnsi" w:eastAsiaTheme="minorEastAsia" w:hAnsiTheme="minorHAnsi"/>
                <w:sz w:val="22"/>
                <w:lang w:val="en-US"/>
              </w:rPr>
              <w:tab/>
            </w:r>
            <w:r w:rsidR="00AD4D42" w:rsidRPr="006421D1">
              <w:rPr>
                <w:rStyle w:val="Hyperlink"/>
                <w:lang w:val="en-US"/>
              </w:rPr>
              <w:t>Vấn đề 3: So khớp hồ sơ ứng viên với yêu cầu tuyển dụng (Matching tool)</w:t>
            </w:r>
            <w:r w:rsidR="00AD4D42">
              <w:rPr>
                <w:webHidden/>
              </w:rPr>
              <w:tab/>
            </w:r>
            <w:r w:rsidR="00E00137">
              <w:rPr>
                <w:webHidden/>
                <w:lang w:val="en-US"/>
              </w:rPr>
              <w:tab/>
            </w:r>
            <w:r w:rsidR="00AD4D42">
              <w:rPr>
                <w:webHidden/>
              </w:rPr>
              <w:fldChar w:fldCharType="begin"/>
            </w:r>
            <w:r w:rsidR="00AD4D42">
              <w:rPr>
                <w:webHidden/>
              </w:rPr>
              <w:instrText xml:space="preserve"> PAGEREF _Toc311642671 \h </w:instrText>
            </w:r>
            <w:r w:rsidR="00AD4D42">
              <w:rPr>
                <w:webHidden/>
              </w:rPr>
            </w:r>
            <w:r w:rsidR="00AD4D42">
              <w:rPr>
                <w:webHidden/>
              </w:rPr>
              <w:fldChar w:fldCharType="separate"/>
            </w:r>
            <w:r w:rsidR="00AD4D42">
              <w:rPr>
                <w:webHidden/>
              </w:rPr>
              <w:t>34</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72" w:history="1">
            <w:r w:rsidR="00AD4D42" w:rsidRPr="006421D1">
              <w:rPr>
                <w:rStyle w:val="Hyperlink"/>
                <w:lang w:val="en-US"/>
              </w:rPr>
              <w:t>5.3</w:t>
            </w:r>
            <w:r w:rsidR="00AD4D42">
              <w:rPr>
                <w:rFonts w:asciiTheme="minorHAnsi" w:eastAsiaTheme="minorEastAsia" w:hAnsiTheme="minorHAnsi"/>
                <w:sz w:val="22"/>
                <w:lang w:val="en-US"/>
              </w:rPr>
              <w:tab/>
            </w:r>
            <w:r w:rsidR="00AD4D42" w:rsidRPr="006421D1">
              <w:rPr>
                <w:rStyle w:val="Hyperlink"/>
                <w:lang w:val="en-US"/>
              </w:rPr>
              <w:t>Kết quả mong muốn</w:t>
            </w:r>
            <w:r w:rsidR="00AD4D42">
              <w:rPr>
                <w:webHidden/>
              </w:rPr>
              <w:tab/>
            </w:r>
            <w:r w:rsidR="00AD4D42">
              <w:rPr>
                <w:webHidden/>
              </w:rPr>
              <w:fldChar w:fldCharType="begin"/>
            </w:r>
            <w:r w:rsidR="00AD4D42">
              <w:rPr>
                <w:webHidden/>
              </w:rPr>
              <w:instrText xml:space="preserve"> PAGEREF _Toc311642672 \h </w:instrText>
            </w:r>
            <w:r w:rsidR="00AD4D42">
              <w:rPr>
                <w:webHidden/>
              </w:rPr>
            </w:r>
            <w:r w:rsidR="00AD4D42">
              <w:rPr>
                <w:webHidden/>
              </w:rPr>
              <w:fldChar w:fldCharType="separate"/>
            </w:r>
            <w:r w:rsidR="00AD4D42">
              <w:rPr>
                <w:webHidden/>
              </w:rPr>
              <w:t>34</w:t>
            </w:r>
            <w:r w:rsidR="00AD4D42">
              <w:rPr>
                <w:webHidden/>
              </w:rPr>
              <w:fldChar w:fldCharType="end"/>
            </w:r>
          </w:hyperlink>
        </w:p>
        <w:p w:rsidR="00AD4D42" w:rsidRDefault="0092703D">
          <w:pPr>
            <w:pStyle w:val="TOC1"/>
            <w:tabs>
              <w:tab w:val="left" w:pos="480"/>
              <w:tab w:val="right" w:leader="dot" w:pos="9017"/>
            </w:tabs>
            <w:rPr>
              <w:rFonts w:asciiTheme="minorHAnsi" w:eastAsiaTheme="minorEastAsia" w:hAnsiTheme="minorHAnsi"/>
              <w:sz w:val="22"/>
              <w:lang w:val="en-US"/>
            </w:rPr>
          </w:pPr>
          <w:hyperlink w:anchor="_Toc311642673" w:history="1">
            <w:r w:rsidR="00AD4D42" w:rsidRPr="006421D1">
              <w:rPr>
                <w:rStyle w:val="Hyperlink"/>
                <w:lang w:val="en-US"/>
              </w:rPr>
              <w:t>6</w:t>
            </w:r>
            <w:r w:rsidR="00AD4D42">
              <w:rPr>
                <w:rFonts w:asciiTheme="minorHAnsi" w:eastAsiaTheme="minorEastAsia" w:hAnsiTheme="minorHAnsi"/>
                <w:sz w:val="22"/>
                <w:lang w:val="en-US"/>
              </w:rPr>
              <w:tab/>
            </w:r>
            <w:r w:rsidR="00AD4D42" w:rsidRPr="006421D1">
              <w:rPr>
                <w:rStyle w:val="Hyperlink"/>
                <w:lang w:val="en-US"/>
              </w:rPr>
              <w:t>Giải quyết những vấn đề trong Job Zoom</w:t>
            </w:r>
            <w:r w:rsidR="00AD4D42">
              <w:rPr>
                <w:webHidden/>
              </w:rPr>
              <w:tab/>
            </w:r>
            <w:r w:rsidR="00AD4D42">
              <w:rPr>
                <w:webHidden/>
              </w:rPr>
              <w:fldChar w:fldCharType="begin"/>
            </w:r>
            <w:r w:rsidR="00AD4D42">
              <w:rPr>
                <w:webHidden/>
              </w:rPr>
              <w:instrText xml:space="preserve"> PAGEREF _Toc311642673 \h </w:instrText>
            </w:r>
            <w:r w:rsidR="00AD4D42">
              <w:rPr>
                <w:webHidden/>
              </w:rPr>
            </w:r>
            <w:r w:rsidR="00AD4D42">
              <w:rPr>
                <w:webHidden/>
              </w:rPr>
              <w:fldChar w:fldCharType="separate"/>
            </w:r>
            <w:r w:rsidR="00AD4D42">
              <w:rPr>
                <w:webHidden/>
              </w:rPr>
              <w:t>35</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74" w:history="1">
            <w:r w:rsidR="00AD4D42" w:rsidRPr="006421D1">
              <w:rPr>
                <w:rStyle w:val="Hyperlink"/>
                <w:lang w:val="en-US"/>
              </w:rPr>
              <w:t>6.1</w:t>
            </w:r>
            <w:r w:rsidR="00AD4D42">
              <w:rPr>
                <w:rFonts w:asciiTheme="minorHAnsi" w:eastAsiaTheme="minorEastAsia" w:hAnsiTheme="minorHAnsi"/>
                <w:sz w:val="22"/>
                <w:lang w:val="en-US"/>
              </w:rPr>
              <w:tab/>
            </w:r>
            <w:r w:rsidR="00AD4D42" w:rsidRPr="006421D1">
              <w:rPr>
                <w:rStyle w:val="Hyperlink"/>
                <w:lang w:val="en-US"/>
              </w:rPr>
              <w:t>Khái quát phương pháp giải quyết vấn đề</w:t>
            </w:r>
            <w:r w:rsidR="00AD4D42">
              <w:rPr>
                <w:webHidden/>
              </w:rPr>
              <w:tab/>
            </w:r>
            <w:r w:rsidR="00AD4D42">
              <w:rPr>
                <w:webHidden/>
              </w:rPr>
              <w:fldChar w:fldCharType="begin"/>
            </w:r>
            <w:r w:rsidR="00AD4D42">
              <w:rPr>
                <w:webHidden/>
              </w:rPr>
              <w:instrText xml:space="preserve"> PAGEREF _Toc311642674 \h </w:instrText>
            </w:r>
            <w:r w:rsidR="00AD4D42">
              <w:rPr>
                <w:webHidden/>
              </w:rPr>
            </w:r>
            <w:r w:rsidR="00AD4D42">
              <w:rPr>
                <w:webHidden/>
              </w:rPr>
              <w:fldChar w:fldCharType="separate"/>
            </w:r>
            <w:r w:rsidR="00AD4D42">
              <w:rPr>
                <w:webHidden/>
              </w:rPr>
              <w:t>35</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75" w:history="1">
            <w:r w:rsidR="00AD4D42" w:rsidRPr="006421D1">
              <w:rPr>
                <w:rStyle w:val="Hyperlink"/>
                <w:lang w:val="en-US"/>
              </w:rPr>
              <w:t>6.2</w:t>
            </w:r>
            <w:r w:rsidR="00AD4D42">
              <w:rPr>
                <w:rFonts w:asciiTheme="minorHAnsi" w:eastAsiaTheme="minorEastAsia" w:hAnsiTheme="minorHAnsi"/>
                <w:sz w:val="22"/>
                <w:lang w:val="en-US"/>
              </w:rPr>
              <w:tab/>
            </w:r>
            <w:r w:rsidR="00AD4D42" w:rsidRPr="006421D1">
              <w:rPr>
                <w:rStyle w:val="Hyperlink"/>
              </w:rPr>
              <w:t>Ứng dụng cây quyết định vào bài toán</w:t>
            </w:r>
            <w:r w:rsidR="00AD4D42">
              <w:rPr>
                <w:webHidden/>
              </w:rPr>
              <w:tab/>
            </w:r>
            <w:r w:rsidR="00AD4D42">
              <w:rPr>
                <w:webHidden/>
              </w:rPr>
              <w:fldChar w:fldCharType="begin"/>
            </w:r>
            <w:r w:rsidR="00AD4D42">
              <w:rPr>
                <w:webHidden/>
              </w:rPr>
              <w:instrText xml:space="preserve"> PAGEREF _Toc311642675 \h </w:instrText>
            </w:r>
            <w:r w:rsidR="00AD4D42">
              <w:rPr>
                <w:webHidden/>
              </w:rPr>
            </w:r>
            <w:r w:rsidR="00AD4D42">
              <w:rPr>
                <w:webHidden/>
              </w:rPr>
              <w:fldChar w:fldCharType="separate"/>
            </w:r>
            <w:r w:rsidR="00AD4D42">
              <w:rPr>
                <w:webHidden/>
              </w:rPr>
              <w:t>36</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76" w:history="1">
            <w:r w:rsidR="00AD4D42" w:rsidRPr="006421D1">
              <w:rPr>
                <w:rStyle w:val="Hyperlink"/>
                <w:lang w:val="en-US"/>
              </w:rPr>
              <w:t>6.3</w:t>
            </w:r>
            <w:r w:rsidR="00AD4D42">
              <w:rPr>
                <w:rFonts w:asciiTheme="minorHAnsi" w:eastAsiaTheme="minorEastAsia" w:hAnsiTheme="minorHAnsi"/>
                <w:sz w:val="22"/>
                <w:lang w:val="en-US"/>
              </w:rPr>
              <w:tab/>
            </w:r>
            <w:r w:rsidR="00AD4D42" w:rsidRPr="006421D1">
              <w:rPr>
                <w:rStyle w:val="Hyperlink"/>
                <w:lang w:val="en-US"/>
              </w:rPr>
              <w:t>Phương pháp tiền xử lý dữ liệu khi ứng dụng cây quyết định</w:t>
            </w:r>
            <w:r w:rsidR="00AD4D42">
              <w:rPr>
                <w:webHidden/>
              </w:rPr>
              <w:tab/>
            </w:r>
            <w:r w:rsidR="00AD4D42">
              <w:rPr>
                <w:webHidden/>
              </w:rPr>
              <w:fldChar w:fldCharType="begin"/>
            </w:r>
            <w:r w:rsidR="00AD4D42">
              <w:rPr>
                <w:webHidden/>
              </w:rPr>
              <w:instrText xml:space="preserve"> PAGEREF _Toc311642676 \h </w:instrText>
            </w:r>
            <w:r w:rsidR="00AD4D42">
              <w:rPr>
                <w:webHidden/>
              </w:rPr>
            </w:r>
            <w:r w:rsidR="00AD4D42">
              <w:rPr>
                <w:webHidden/>
              </w:rPr>
              <w:fldChar w:fldCharType="separate"/>
            </w:r>
            <w:r w:rsidR="00AD4D42">
              <w:rPr>
                <w:webHidden/>
              </w:rPr>
              <w:t>37</w:t>
            </w:r>
            <w:r w:rsidR="00AD4D42">
              <w:rPr>
                <w:webHidden/>
              </w:rPr>
              <w:fldChar w:fldCharType="end"/>
            </w:r>
          </w:hyperlink>
        </w:p>
        <w:p w:rsidR="00AD4D42" w:rsidRDefault="0092703D">
          <w:pPr>
            <w:pStyle w:val="TOC1"/>
            <w:tabs>
              <w:tab w:val="left" w:pos="480"/>
              <w:tab w:val="right" w:leader="dot" w:pos="9017"/>
            </w:tabs>
            <w:rPr>
              <w:rFonts w:asciiTheme="minorHAnsi" w:eastAsiaTheme="minorEastAsia" w:hAnsiTheme="minorHAnsi"/>
              <w:sz w:val="22"/>
              <w:lang w:val="en-US"/>
            </w:rPr>
          </w:pPr>
          <w:hyperlink w:anchor="_Toc311642677" w:history="1">
            <w:r w:rsidR="00AD4D42" w:rsidRPr="006421D1">
              <w:rPr>
                <w:rStyle w:val="Hyperlink"/>
                <w:lang w:val="en-US"/>
              </w:rPr>
              <w:t>7</w:t>
            </w:r>
            <w:r w:rsidR="00AD4D42">
              <w:rPr>
                <w:rFonts w:asciiTheme="minorHAnsi" w:eastAsiaTheme="minorEastAsia" w:hAnsiTheme="minorHAnsi"/>
                <w:sz w:val="22"/>
                <w:lang w:val="en-US"/>
              </w:rPr>
              <w:tab/>
            </w:r>
            <w:r w:rsidR="00AD4D42" w:rsidRPr="006421D1">
              <w:rPr>
                <w:rStyle w:val="Hyperlink"/>
                <w:lang w:val="en-US"/>
              </w:rPr>
              <w:t>Kiến trúc cổng thông tin tìm việc JobZoom</w:t>
            </w:r>
            <w:r w:rsidR="00AD4D42">
              <w:rPr>
                <w:webHidden/>
              </w:rPr>
              <w:tab/>
            </w:r>
            <w:r w:rsidR="00AD4D42">
              <w:rPr>
                <w:webHidden/>
              </w:rPr>
              <w:fldChar w:fldCharType="begin"/>
            </w:r>
            <w:r w:rsidR="00AD4D42">
              <w:rPr>
                <w:webHidden/>
              </w:rPr>
              <w:instrText xml:space="preserve"> PAGEREF _Toc311642677 \h </w:instrText>
            </w:r>
            <w:r w:rsidR="00AD4D42">
              <w:rPr>
                <w:webHidden/>
              </w:rPr>
            </w:r>
            <w:r w:rsidR="00AD4D42">
              <w:rPr>
                <w:webHidden/>
              </w:rPr>
              <w:fldChar w:fldCharType="separate"/>
            </w:r>
            <w:r w:rsidR="00AD4D42">
              <w:rPr>
                <w:webHidden/>
              </w:rPr>
              <w:t>37</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78" w:history="1">
            <w:r w:rsidR="00AD4D42" w:rsidRPr="006421D1">
              <w:rPr>
                <w:rStyle w:val="Hyperlink"/>
                <w:lang w:val="en-US"/>
              </w:rPr>
              <w:t>7.1</w:t>
            </w:r>
            <w:r w:rsidR="00AD4D42">
              <w:rPr>
                <w:rFonts w:asciiTheme="minorHAnsi" w:eastAsiaTheme="minorEastAsia" w:hAnsiTheme="minorHAnsi"/>
                <w:sz w:val="22"/>
                <w:lang w:val="en-US"/>
              </w:rPr>
              <w:tab/>
            </w:r>
            <w:r w:rsidR="00AD4D42" w:rsidRPr="006421D1">
              <w:rPr>
                <w:rStyle w:val="Hyperlink"/>
                <w:lang w:val="en-US"/>
              </w:rPr>
              <w:t>Điều kiện ra đời</w:t>
            </w:r>
            <w:r w:rsidR="00AD4D42">
              <w:rPr>
                <w:webHidden/>
              </w:rPr>
              <w:tab/>
            </w:r>
            <w:r w:rsidR="00AD4D42">
              <w:rPr>
                <w:webHidden/>
              </w:rPr>
              <w:fldChar w:fldCharType="begin"/>
            </w:r>
            <w:r w:rsidR="00AD4D42">
              <w:rPr>
                <w:webHidden/>
              </w:rPr>
              <w:instrText xml:space="preserve"> PAGEREF _Toc311642678 \h </w:instrText>
            </w:r>
            <w:r w:rsidR="00AD4D42">
              <w:rPr>
                <w:webHidden/>
              </w:rPr>
            </w:r>
            <w:r w:rsidR="00AD4D42">
              <w:rPr>
                <w:webHidden/>
              </w:rPr>
              <w:fldChar w:fldCharType="separate"/>
            </w:r>
            <w:r w:rsidR="00AD4D42">
              <w:rPr>
                <w:webHidden/>
              </w:rPr>
              <w:t>37</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79" w:history="1">
            <w:r w:rsidR="00AD4D42" w:rsidRPr="006421D1">
              <w:rPr>
                <w:rStyle w:val="Hyperlink"/>
                <w:lang w:val="en-US"/>
              </w:rPr>
              <w:t>7.2</w:t>
            </w:r>
            <w:r w:rsidR="00AD4D42">
              <w:rPr>
                <w:rFonts w:asciiTheme="minorHAnsi" w:eastAsiaTheme="minorEastAsia" w:hAnsiTheme="minorHAnsi"/>
                <w:sz w:val="22"/>
                <w:lang w:val="en-US"/>
              </w:rPr>
              <w:tab/>
            </w:r>
            <w:r w:rsidR="00AD4D42" w:rsidRPr="006421D1">
              <w:rPr>
                <w:rStyle w:val="Hyperlink"/>
                <w:lang w:val="en-US"/>
              </w:rPr>
              <w:t>Mô hình kiến trúc khắc phục những điểm yếu của các website tìm việc hiện có</w:t>
            </w:r>
            <w:r w:rsidR="00AD4D42">
              <w:rPr>
                <w:webHidden/>
              </w:rPr>
              <w:tab/>
            </w:r>
            <w:r w:rsidR="00AD4D42">
              <w:rPr>
                <w:webHidden/>
              </w:rPr>
              <w:fldChar w:fldCharType="begin"/>
            </w:r>
            <w:r w:rsidR="00AD4D42">
              <w:rPr>
                <w:webHidden/>
              </w:rPr>
              <w:instrText xml:space="preserve"> PAGEREF _Toc311642679 \h </w:instrText>
            </w:r>
            <w:r w:rsidR="00AD4D42">
              <w:rPr>
                <w:webHidden/>
              </w:rPr>
            </w:r>
            <w:r w:rsidR="00AD4D42">
              <w:rPr>
                <w:webHidden/>
              </w:rPr>
              <w:fldChar w:fldCharType="separate"/>
            </w:r>
            <w:r w:rsidR="00AD4D42">
              <w:rPr>
                <w:webHidden/>
              </w:rPr>
              <w:t>38</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80" w:history="1">
            <w:r w:rsidR="00AD4D42" w:rsidRPr="006421D1">
              <w:rPr>
                <w:rStyle w:val="Hyperlink"/>
                <w:lang w:val="en-US"/>
              </w:rPr>
              <w:t>7.3</w:t>
            </w:r>
            <w:r w:rsidR="00AD4D42">
              <w:rPr>
                <w:rFonts w:asciiTheme="minorHAnsi" w:eastAsiaTheme="minorEastAsia" w:hAnsiTheme="minorHAnsi"/>
                <w:sz w:val="22"/>
                <w:lang w:val="en-US"/>
              </w:rPr>
              <w:tab/>
            </w:r>
            <w:r w:rsidR="00AD4D42" w:rsidRPr="006421D1">
              <w:rPr>
                <w:rStyle w:val="Hyperlink"/>
                <w:lang w:val="en-US"/>
              </w:rPr>
              <w:t>Kiến trúc framework</w:t>
            </w:r>
            <w:r w:rsidR="00AD4D42">
              <w:rPr>
                <w:webHidden/>
              </w:rPr>
              <w:tab/>
            </w:r>
            <w:r w:rsidR="00AD4D42">
              <w:rPr>
                <w:webHidden/>
              </w:rPr>
              <w:fldChar w:fldCharType="begin"/>
            </w:r>
            <w:r w:rsidR="00AD4D42">
              <w:rPr>
                <w:webHidden/>
              </w:rPr>
              <w:instrText xml:space="preserve"> PAGEREF _Toc311642680 \h </w:instrText>
            </w:r>
            <w:r w:rsidR="00AD4D42">
              <w:rPr>
                <w:webHidden/>
              </w:rPr>
            </w:r>
            <w:r w:rsidR="00AD4D42">
              <w:rPr>
                <w:webHidden/>
              </w:rPr>
              <w:fldChar w:fldCharType="separate"/>
            </w:r>
            <w:r w:rsidR="00AD4D42">
              <w:rPr>
                <w:webHidden/>
              </w:rPr>
              <w:t>38</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81" w:history="1">
            <w:r w:rsidR="00AD4D42" w:rsidRPr="006421D1">
              <w:rPr>
                <w:rStyle w:val="Hyperlink"/>
                <w:lang w:val="en-US"/>
              </w:rPr>
              <w:t>7.3.1</w:t>
            </w:r>
            <w:r w:rsidR="00AD4D42">
              <w:rPr>
                <w:rFonts w:asciiTheme="minorHAnsi" w:eastAsiaTheme="minorEastAsia" w:hAnsiTheme="minorHAnsi"/>
                <w:sz w:val="22"/>
                <w:lang w:val="en-US"/>
              </w:rPr>
              <w:tab/>
            </w:r>
            <w:r w:rsidR="00AD4D42" w:rsidRPr="006421D1">
              <w:rPr>
                <w:rStyle w:val="Hyperlink"/>
                <w:lang w:val="en-US"/>
              </w:rPr>
              <w:t>Kiến trúc tổng quan framework</w:t>
            </w:r>
            <w:r w:rsidR="00AD4D42">
              <w:rPr>
                <w:webHidden/>
              </w:rPr>
              <w:tab/>
            </w:r>
            <w:r w:rsidR="00AD4D42">
              <w:rPr>
                <w:webHidden/>
              </w:rPr>
              <w:fldChar w:fldCharType="begin"/>
            </w:r>
            <w:r w:rsidR="00AD4D42">
              <w:rPr>
                <w:webHidden/>
              </w:rPr>
              <w:instrText xml:space="preserve"> PAGEREF _Toc311642681 \h </w:instrText>
            </w:r>
            <w:r w:rsidR="00AD4D42">
              <w:rPr>
                <w:webHidden/>
              </w:rPr>
            </w:r>
            <w:r w:rsidR="00AD4D42">
              <w:rPr>
                <w:webHidden/>
              </w:rPr>
              <w:fldChar w:fldCharType="separate"/>
            </w:r>
            <w:r w:rsidR="00AD4D42">
              <w:rPr>
                <w:webHidden/>
              </w:rPr>
              <w:t>38</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82" w:history="1">
            <w:r w:rsidR="00AD4D42" w:rsidRPr="006421D1">
              <w:rPr>
                <w:rStyle w:val="Hyperlink"/>
                <w:lang w:val="en-US"/>
              </w:rPr>
              <w:t>7.3.2</w:t>
            </w:r>
            <w:r w:rsidR="00AD4D42">
              <w:rPr>
                <w:rFonts w:asciiTheme="minorHAnsi" w:eastAsiaTheme="minorEastAsia" w:hAnsiTheme="minorHAnsi"/>
                <w:sz w:val="22"/>
                <w:lang w:val="en-US"/>
              </w:rPr>
              <w:tab/>
            </w:r>
            <w:r w:rsidR="00AD4D42" w:rsidRPr="006421D1">
              <w:rPr>
                <w:rStyle w:val="Hyperlink"/>
                <w:lang w:val="en-US"/>
              </w:rPr>
              <w:t>Matching tool</w:t>
            </w:r>
            <w:r w:rsidR="00AD4D42">
              <w:rPr>
                <w:webHidden/>
              </w:rPr>
              <w:tab/>
            </w:r>
            <w:r w:rsidR="00AD4D42">
              <w:rPr>
                <w:webHidden/>
              </w:rPr>
              <w:fldChar w:fldCharType="begin"/>
            </w:r>
            <w:r w:rsidR="00AD4D42">
              <w:rPr>
                <w:webHidden/>
              </w:rPr>
              <w:instrText xml:space="preserve"> PAGEREF _Toc311642682 \h </w:instrText>
            </w:r>
            <w:r w:rsidR="00AD4D42">
              <w:rPr>
                <w:webHidden/>
              </w:rPr>
            </w:r>
            <w:r w:rsidR="00AD4D42">
              <w:rPr>
                <w:webHidden/>
              </w:rPr>
              <w:fldChar w:fldCharType="separate"/>
            </w:r>
            <w:r w:rsidR="00AD4D42">
              <w:rPr>
                <w:webHidden/>
              </w:rPr>
              <w:t>38</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83" w:history="1">
            <w:r w:rsidR="00AD4D42" w:rsidRPr="006421D1">
              <w:rPr>
                <w:rStyle w:val="Hyperlink"/>
                <w:lang w:val="en-US"/>
              </w:rPr>
              <w:t>7.3.3</w:t>
            </w:r>
            <w:r w:rsidR="00AD4D42">
              <w:rPr>
                <w:rFonts w:asciiTheme="minorHAnsi" w:eastAsiaTheme="minorEastAsia" w:hAnsiTheme="minorHAnsi"/>
                <w:sz w:val="22"/>
                <w:lang w:val="en-US"/>
              </w:rPr>
              <w:tab/>
            </w:r>
            <w:r w:rsidR="00AD4D42" w:rsidRPr="006421D1">
              <w:rPr>
                <w:rStyle w:val="Hyperlink"/>
                <w:lang w:val="en-US"/>
              </w:rPr>
              <w:t>Data mining</w:t>
            </w:r>
            <w:r w:rsidR="00AD4D42">
              <w:rPr>
                <w:webHidden/>
              </w:rPr>
              <w:tab/>
            </w:r>
            <w:r w:rsidR="00AD4D42">
              <w:rPr>
                <w:webHidden/>
              </w:rPr>
              <w:fldChar w:fldCharType="begin"/>
            </w:r>
            <w:r w:rsidR="00AD4D42">
              <w:rPr>
                <w:webHidden/>
              </w:rPr>
              <w:instrText xml:space="preserve"> PAGEREF _Toc311642683 \h </w:instrText>
            </w:r>
            <w:r w:rsidR="00AD4D42">
              <w:rPr>
                <w:webHidden/>
              </w:rPr>
            </w:r>
            <w:r w:rsidR="00AD4D42">
              <w:rPr>
                <w:webHidden/>
              </w:rPr>
              <w:fldChar w:fldCharType="separate"/>
            </w:r>
            <w:r w:rsidR="00AD4D42">
              <w:rPr>
                <w:webHidden/>
              </w:rPr>
              <w:t>39</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84" w:history="1">
            <w:r w:rsidR="00AD4D42" w:rsidRPr="006421D1">
              <w:rPr>
                <w:rStyle w:val="Hyperlink"/>
                <w:lang w:val="en-US"/>
              </w:rPr>
              <w:t>7.4</w:t>
            </w:r>
            <w:r w:rsidR="00AD4D42">
              <w:rPr>
                <w:rFonts w:asciiTheme="minorHAnsi" w:eastAsiaTheme="minorEastAsia" w:hAnsiTheme="minorHAnsi"/>
                <w:sz w:val="22"/>
                <w:lang w:val="en-US"/>
              </w:rPr>
              <w:tab/>
            </w:r>
            <w:r w:rsidR="00AD4D42" w:rsidRPr="006421D1">
              <w:rPr>
                <w:rStyle w:val="Hyperlink"/>
                <w:lang w:val="en-US"/>
              </w:rPr>
              <w:t>Mô hình kiến trúc Job Zoom có nhiều ưu điểm vượt trội</w:t>
            </w:r>
            <w:r w:rsidR="00AD4D42">
              <w:rPr>
                <w:webHidden/>
              </w:rPr>
              <w:tab/>
            </w:r>
            <w:r w:rsidR="00AD4D42">
              <w:rPr>
                <w:webHidden/>
              </w:rPr>
              <w:fldChar w:fldCharType="begin"/>
            </w:r>
            <w:r w:rsidR="00AD4D42">
              <w:rPr>
                <w:webHidden/>
              </w:rPr>
              <w:instrText xml:space="preserve"> PAGEREF _Toc311642684 \h </w:instrText>
            </w:r>
            <w:r w:rsidR="00AD4D42">
              <w:rPr>
                <w:webHidden/>
              </w:rPr>
            </w:r>
            <w:r w:rsidR="00AD4D42">
              <w:rPr>
                <w:webHidden/>
              </w:rPr>
              <w:fldChar w:fldCharType="separate"/>
            </w:r>
            <w:r w:rsidR="00AD4D42">
              <w:rPr>
                <w:webHidden/>
              </w:rPr>
              <w:t>39</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85" w:history="1">
            <w:r w:rsidR="00AD4D42" w:rsidRPr="006421D1">
              <w:rPr>
                <w:rStyle w:val="Hyperlink"/>
                <w:lang w:val="en-US"/>
              </w:rPr>
              <w:t>7.4.1</w:t>
            </w:r>
            <w:r w:rsidR="00AD4D42">
              <w:rPr>
                <w:rFonts w:asciiTheme="minorHAnsi" w:eastAsiaTheme="minorEastAsia" w:hAnsiTheme="minorHAnsi"/>
                <w:sz w:val="22"/>
                <w:lang w:val="en-US"/>
              </w:rPr>
              <w:tab/>
            </w:r>
            <w:r w:rsidR="00AD4D42" w:rsidRPr="006421D1">
              <w:rPr>
                <w:rStyle w:val="Hyperlink"/>
                <w:lang w:val="en-US"/>
              </w:rPr>
              <w:t>Kiến trúc linh hoạt và khả năng mở rộng của framework</w:t>
            </w:r>
            <w:r w:rsidR="00AD4D42">
              <w:rPr>
                <w:webHidden/>
              </w:rPr>
              <w:tab/>
            </w:r>
            <w:r w:rsidR="00AD4D42">
              <w:rPr>
                <w:webHidden/>
              </w:rPr>
              <w:fldChar w:fldCharType="begin"/>
            </w:r>
            <w:r w:rsidR="00AD4D42">
              <w:rPr>
                <w:webHidden/>
              </w:rPr>
              <w:instrText xml:space="preserve"> PAGEREF _Toc311642685 \h </w:instrText>
            </w:r>
            <w:r w:rsidR="00AD4D42">
              <w:rPr>
                <w:webHidden/>
              </w:rPr>
            </w:r>
            <w:r w:rsidR="00AD4D42">
              <w:rPr>
                <w:webHidden/>
              </w:rPr>
              <w:fldChar w:fldCharType="separate"/>
            </w:r>
            <w:r w:rsidR="00AD4D42">
              <w:rPr>
                <w:webHidden/>
              </w:rPr>
              <w:t>39</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86" w:history="1">
            <w:r w:rsidR="00AD4D42" w:rsidRPr="006421D1">
              <w:rPr>
                <w:rStyle w:val="Hyperlink"/>
                <w:lang w:val="en-US"/>
              </w:rPr>
              <w:t>7.4.2</w:t>
            </w:r>
            <w:r w:rsidR="00AD4D42">
              <w:rPr>
                <w:rFonts w:asciiTheme="minorHAnsi" w:eastAsiaTheme="minorEastAsia" w:hAnsiTheme="minorHAnsi"/>
                <w:sz w:val="22"/>
                <w:lang w:val="en-US"/>
              </w:rPr>
              <w:tab/>
            </w:r>
            <w:r w:rsidR="00AD4D42" w:rsidRPr="006421D1">
              <w:rPr>
                <w:rStyle w:val="Hyperlink"/>
                <w:lang w:val="en-US"/>
              </w:rPr>
              <w:t>Khả năng ứng dụng vào những ngành nghề khác nhau</w:t>
            </w:r>
            <w:r w:rsidR="00AD4D42">
              <w:rPr>
                <w:webHidden/>
              </w:rPr>
              <w:tab/>
            </w:r>
            <w:r w:rsidR="00AD4D42">
              <w:rPr>
                <w:webHidden/>
              </w:rPr>
              <w:fldChar w:fldCharType="begin"/>
            </w:r>
            <w:r w:rsidR="00AD4D42">
              <w:rPr>
                <w:webHidden/>
              </w:rPr>
              <w:instrText xml:space="preserve"> PAGEREF _Toc311642686 \h </w:instrText>
            </w:r>
            <w:r w:rsidR="00AD4D42">
              <w:rPr>
                <w:webHidden/>
              </w:rPr>
            </w:r>
            <w:r w:rsidR="00AD4D42">
              <w:rPr>
                <w:webHidden/>
              </w:rPr>
              <w:fldChar w:fldCharType="separate"/>
            </w:r>
            <w:r w:rsidR="00AD4D42">
              <w:rPr>
                <w:webHidden/>
              </w:rPr>
              <w:t>39</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87" w:history="1">
            <w:r w:rsidR="00AD4D42" w:rsidRPr="006421D1">
              <w:rPr>
                <w:rStyle w:val="Hyperlink"/>
                <w:lang w:val="en-US"/>
              </w:rPr>
              <w:t>7.4.3</w:t>
            </w:r>
            <w:r w:rsidR="00AD4D42">
              <w:rPr>
                <w:rFonts w:asciiTheme="minorHAnsi" w:eastAsiaTheme="minorEastAsia" w:hAnsiTheme="minorHAnsi"/>
                <w:sz w:val="22"/>
                <w:lang w:val="en-US"/>
              </w:rPr>
              <w:tab/>
            </w:r>
            <w:r w:rsidR="00AD4D42" w:rsidRPr="006421D1">
              <w:rPr>
                <w:rStyle w:val="Hyperlink"/>
                <w:lang w:val="en-US"/>
              </w:rPr>
              <w:t>Khả năng ứng dụng vào những lĩnh vực khác</w:t>
            </w:r>
            <w:r w:rsidR="00AD4D42">
              <w:rPr>
                <w:webHidden/>
              </w:rPr>
              <w:tab/>
            </w:r>
            <w:r w:rsidR="00AD4D42">
              <w:rPr>
                <w:webHidden/>
              </w:rPr>
              <w:fldChar w:fldCharType="begin"/>
            </w:r>
            <w:r w:rsidR="00AD4D42">
              <w:rPr>
                <w:webHidden/>
              </w:rPr>
              <w:instrText xml:space="preserve"> PAGEREF _Toc311642687 \h </w:instrText>
            </w:r>
            <w:r w:rsidR="00AD4D42">
              <w:rPr>
                <w:webHidden/>
              </w:rPr>
            </w:r>
            <w:r w:rsidR="00AD4D42">
              <w:rPr>
                <w:webHidden/>
              </w:rPr>
              <w:fldChar w:fldCharType="separate"/>
            </w:r>
            <w:r w:rsidR="00AD4D42">
              <w:rPr>
                <w:webHidden/>
              </w:rPr>
              <w:t>39</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88" w:history="1">
            <w:r w:rsidR="00AD4D42" w:rsidRPr="006421D1">
              <w:rPr>
                <w:rStyle w:val="Hyperlink"/>
                <w:lang w:val="en-US"/>
              </w:rPr>
              <w:t>7.4.4</w:t>
            </w:r>
            <w:r w:rsidR="00AD4D42">
              <w:rPr>
                <w:rFonts w:asciiTheme="minorHAnsi" w:eastAsiaTheme="minorEastAsia" w:hAnsiTheme="minorHAnsi"/>
                <w:sz w:val="22"/>
                <w:lang w:val="en-US"/>
              </w:rPr>
              <w:tab/>
            </w:r>
            <w:r w:rsidR="00AD4D42" w:rsidRPr="006421D1">
              <w:rPr>
                <w:rStyle w:val="Hyperlink"/>
                <w:lang w:val="en-US"/>
              </w:rPr>
              <w:t>Triển khai nhanh chóng</w:t>
            </w:r>
            <w:r w:rsidR="00AD4D42">
              <w:rPr>
                <w:webHidden/>
              </w:rPr>
              <w:tab/>
            </w:r>
            <w:r w:rsidR="00AD4D42">
              <w:rPr>
                <w:webHidden/>
              </w:rPr>
              <w:fldChar w:fldCharType="begin"/>
            </w:r>
            <w:r w:rsidR="00AD4D42">
              <w:rPr>
                <w:webHidden/>
              </w:rPr>
              <w:instrText xml:space="preserve"> PAGEREF _Toc311642688 \h </w:instrText>
            </w:r>
            <w:r w:rsidR="00AD4D42">
              <w:rPr>
                <w:webHidden/>
              </w:rPr>
            </w:r>
            <w:r w:rsidR="00AD4D42">
              <w:rPr>
                <w:webHidden/>
              </w:rPr>
              <w:fldChar w:fldCharType="separate"/>
            </w:r>
            <w:r w:rsidR="00AD4D42">
              <w:rPr>
                <w:webHidden/>
              </w:rPr>
              <w:t>39</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89" w:history="1">
            <w:r w:rsidR="00AD4D42" w:rsidRPr="006421D1">
              <w:rPr>
                <w:rStyle w:val="Hyperlink"/>
                <w:lang w:val="en-US"/>
              </w:rPr>
              <w:t>7.4.5</w:t>
            </w:r>
            <w:r w:rsidR="00AD4D42">
              <w:rPr>
                <w:rFonts w:asciiTheme="minorHAnsi" w:eastAsiaTheme="minorEastAsia" w:hAnsiTheme="minorHAnsi"/>
                <w:sz w:val="22"/>
                <w:lang w:val="en-US"/>
              </w:rPr>
              <w:tab/>
            </w:r>
            <w:r w:rsidR="00AD4D42" w:rsidRPr="006421D1">
              <w:rPr>
                <w:rStyle w:val="Hyperlink"/>
                <w:lang w:val="en-US"/>
              </w:rPr>
              <w:t>Đảm bảo hiệu năng hệ thống</w:t>
            </w:r>
            <w:r w:rsidR="00AD4D42">
              <w:rPr>
                <w:webHidden/>
              </w:rPr>
              <w:tab/>
            </w:r>
            <w:r w:rsidR="00AD4D42">
              <w:rPr>
                <w:webHidden/>
              </w:rPr>
              <w:fldChar w:fldCharType="begin"/>
            </w:r>
            <w:r w:rsidR="00AD4D42">
              <w:rPr>
                <w:webHidden/>
              </w:rPr>
              <w:instrText xml:space="preserve"> PAGEREF _Toc311642689 \h </w:instrText>
            </w:r>
            <w:r w:rsidR="00AD4D42">
              <w:rPr>
                <w:webHidden/>
              </w:rPr>
            </w:r>
            <w:r w:rsidR="00AD4D42">
              <w:rPr>
                <w:webHidden/>
              </w:rPr>
              <w:fldChar w:fldCharType="separate"/>
            </w:r>
            <w:r w:rsidR="00AD4D42">
              <w:rPr>
                <w:webHidden/>
              </w:rPr>
              <w:t>40</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90" w:history="1">
            <w:r w:rsidR="00AD4D42" w:rsidRPr="006421D1">
              <w:rPr>
                <w:rStyle w:val="Hyperlink"/>
                <w:lang w:val="en-US"/>
              </w:rPr>
              <w:t>7.5</w:t>
            </w:r>
            <w:r w:rsidR="00AD4D42">
              <w:rPr>
                <w:rFonts w:asciiTheme="minorHAnsi" w:eastAsiaTheme="minorEastAsia" w:hAnsiTheme="minorHAnsi"/>
                <w:sz w:val="22"/>
                <w:lang w:val="en-US"/>
              </w:rPr>
              <w:tab/>
            </w:r>
            <w:r w:rsidR="00AD4D42" w:rsidRPr="006421D1">
              <w:rPr>
                <w:rStyle w:val="Hyperlink"/>
                <w:lang w:val="en-US"/>
              </w:rPr>
              <w:t>So sánh Job Zoom với các website tìm việc hiện tại</w:t>
            </w:r>
            <w:r w:rsidR="00AD4D42">
              <w:rPr>
                <w:webHidden/>
              </w:rPr>
              <w:tab/>
            </w:r>
            <w:r w:rsidR="00AD4D42">
              <w:rPr>
                <w:webHidden/>
              </w:rPr>
              <w:fldChar w:fldCharType="begin"/>
            </w:r>
            <w:r w:rsidR="00AD4D42">
              <w:rPr>
                <w:webHidden/>
              </w:rPr>
              <w:instrText xml:space="preserve"> PAGEREF _Toc311642690 \h </w:instrText>
            </w:r>
            <w:r w:rsidR="00AD4D42">
              <w:rPr>
                <w:webHidden/>
              </w:rPr>
            </w:r>
            <w:r w:rsidR="00AD4D42">
              <w:rPr>
                <w:webHidden/>
              </w:rPr>
              <w:fldChar w:fldCharType="separate"/>
            </w:r>
            <w:r w:rsidR="00AD4D42">
              <w:rPr>
                <w:webHidden/>
              </w:rPr>
              <w:t>40</w:t>
            </w:r>
            <w:r w:rsidR="00AD4D42">
              <w:rPr>
                <w:webHidden/>
              </w:rPr>
              <w:fldChar w:fldCharType="end"/>
            </w:r>
          </w:hyperlink>
        </w:p>
        <w:p w:rsidR="00AD4D42" w:rsidRDefault="0092703D">
          <w:pPr>
            <w:pStyle w:val="TOC1"/>
            <w:tabs>
              <w:tab w:val="left" w:pos="480"/>
              <w:tab w:val="right" w:leader="dot" w:pos="9017"/>
            </w:tabs>
            <w:rPr>
              <w:rFonts w:asciiTheme="minorHAnsi" w:eastAsiaTheme="minorEastAsia" w:hAnsiTheme="minorHAnsi"/>
              <w:sz w:val="22"/>
              <w:lang w:val="en-US"/>
            </w:rPr>
          </w:pPr>
          <w:hyperlink w:anchor="_Toc311642691" w:history="1">
            <w:r w:rsidR="00AD4D42" w:rsidRPr="006421D1">
              <w:rPr>
                <w:rStyle w:val="Hyperlink"/>
                <w:lang w:val="en-US"/>
              </w:rPr>
              <w:t>8</w:t>
            </w:r>
            <w:r w:rsidR="00AD4D42">
              <w:rPr>
                <w:rFonts w:asciiTheme="minorHAnsi" w:eastAsiaTheme="minorEastAsia" w:hAnsiTheme="minorHAnsi"/>
                <w:sz w:val="22"/>
                <w:lang w:val="en-US"/>
              </w:rPr>
              <w:tab/>
            </w:r>
            <w:r w:rsidR="00AD4D42" w:rsidRPr="006421D1">
              <w:rPr>
                <w:rStyle w:val="Hyperlink"/>
                <w:lang w:val="en-US"/>
              </w:rPr>
              <w:t>Đánh giá và hướng phát triển</w:t>
            </w:r>
            <w:r w:rsidR="00AD4D42">
              <w:rPr>
                <w:webHidden/>
              </w:rPr>
              <w:tab/>
            </w:r>
            <w:r w:rsidR="00AD4D42">
              <w:rPr>
                <w:webHidden/>
              </w:rPr>
              <w:fldChar w:fldCharType="begin"/>
            </w:r>
            <w:r w:rsidR="00AD4D42">
              <w:rPr>
                <w:webHidden/>
              </w:rPr>
              <w:instrText xml:space="preserve"> PAGEREF _Toc311642691 \h </w:instrText>
            </w:r>
            <w:r w:rsidR="00AD4D42">
              <w:rPr>
                <w:webHidden/>
              </w:rPr>
            </w:r>
            <w:r w:rsidR="00AD4D42">
              <w:rPr>
                <w:webHidden/>
              </w:rPr>
              <w:fldChar w:fldCharType="separate"/>
            </w:r>
            <w:r w:rsidR="00AD4D42">
              <w:rPr>
                <w:webHidden/>
              </w:rPr>
              <w:t>40</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92" w:history="1">
            <w:r w:rsidR="00AD4D42" w:rsidRPr="006421D1">
              <w:rPr>
                <w:rStyle w:val="Hyperlink"/>
                <w:lang w:val="en-US"/>
              </w:rPr>
              <w:t>8.1</w:t>
            </w:r>
            <w:r w:rsidR="00AD4D42">
              <w:rPr>
                <w:rFonts w:asciiTheme="minorHAnsi" w:eastAsiaTheme="minorEastAsia" w:hAnsiTheme="minorHAnsi"/>
                <w:sz w:val="22"/>
                <w:lang w:val="en-US"/>
              </w:rPr>
              <w:tab/>
            </w:r>
            <w:r w:rsidR="00AD4D42" w:rsidRPr="006421D1">
              <w:rPr>
                <w:rStyle w:val="Hyperlink"/>
                <w:lang w:val="en-US"/>
              </w:rPr>
              <w:t>Những điểm làm được</w:t>
            </w:r>
            <w:r w:rsidR="00AD4D42">
              <w:rPr>
                <w:webHidden/>
              </w:rPr>
              <w:tab/>
            </w:r>
            <w:r w:rsidR="00AD4D42">
              <w:rPr>
                <w:webHidden/>
              </w:rPr>
              <w:fldChar w:fldCharType="begin"/>
            </w:r>
            <w:r w:rsidR="00AD4D42">
              <w:rPr>
                <w:webHidden/>
              </w:rPr>
              <w:instrText xml:space="preserve"> PAGEREF _Toc311642692 \h </w:instrText>
            </w:r>
            <w:r w:rsidR="00AD4D42">
              <w:rPr>
                <w:webHidden/>
              </w:rPr>
            </w:r>
            <w:r w:rsidR="00AD4D42">
              <w:rPr>
                <w:webHidden/>
              </w:rPr>
              <w:fldChar w:fldCharType="separate"/>
            </w:r>
            <w:r w:rsidR="00AD4D42">
              <w:rPr>
                <w:webHidden/>
              </w:rPr>
              <w:t>40</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93" w:history="1">
            <w:r w:rsidR="00AD4D42" w:rsidRPr="006421D1">
              <w:rPr>
                <w:rStyle w:val="Hyperlink"/>
                <w:lang w:val="en-US"/>
              </w:rPr>
              <w:t>8.2</w:t>
            </w:r>
            <w:r w:rsidR="00AD4D42">
              <w:rPr>
                <w:rFonts w:asciiTheme="minorHAnsi" w:eastAsiaTheme="minorEastAsia" w:hAnsiTheme="minorHAnsi"/>
                <w:sz w:val="22"/>
                <w:lang w:val="en-US"/>
              </w:rPr>
              <w:tab/>
            </w:r>
            <w:r w:rsidR="00AD4D42" w:rsidRPr="006421D1">
              <w:rPr>
                <w:rStyle w:val="Hyperlink"/>
                <w:lang w:val="en-US"/>
              </w:rPr>
              <w:t>Những điểm hạn chế</w:t>
            </w:r>
            <w:r w:rsidR="00AD4D42">
              <w:rPr>
                <w:webHidden/>
              </w:rPr>
              <w:tab/>
            </w:r>
            <w:r w:rsidR="00AD4D42">
              <w:rPr>
                <w:webHidden/>
              </w:rPr>
              <w:fldChar w:fldCharType="begin"/>
            </w:r>
            <w:r w:rsidR="00AD4D42">
              <w:rPr>
                <w:webHidden/>
              </w:rPr>
              <w:instrText xml:space="preserve"> PAGEREF _Toc311642693 \h </w:instrText>
            </w:r>
            <w:r w:rsidR="00AD4D42">
              <w:rPr>
                <w:webHidden/>
              </w:rPr>
            </w:r>
            <w:r w:rsidR="00AD4D42">
              <w:rPr>
                <w:webHidden/>
              </w:rPr>
              <w:fldChar w:fldCharType="separate"/>
            </w:r>
            <w:r w:rsidR="00AD4D42">
              <w:rPr>
                <w:webHidden/>
              </w:rPr>
              <w:t>41</w:t>
            </w:r>
            <w:r w:rsidR="00AD4D42">
              <w:rPr>
                <w:webHidden/>
              </w:rPr>
              <w:fldChar w:fldCharType="end"/>
            </w:r>
          </w:hyperlink>
        </w:p>
        <w:p w:rsidR="00AD4D42" w:rsidRDefault="0092703D">
          <w:pPr>
            <w:pStyle w:val="TOC2"/>
            <w:tabs>
              <w:tab w:val="left" w:pos="880"/>
              <w:tab w:val="right" w:leader="dot" w:pos="9017"/>
            </w:tabs>
            <w:rPr>
              <w:rFonts w:asciiTheme="minorHAnsi" w:eastAsiaTheme="minorEastAsia" w:hAnsiTheme="minorHAnsi"/>
              <w:sz w:val="22"/>
              <w:lang w:val="en-US"/>
            </w:rPr>
          </w:pPr>
          <w:hyperlink w:anchor="_Toc311642694" w:history="1">
            <w:r w:rsidR="00AD4D42" w:rsidRPr="006421D1">
              <w:rPr>
                <w:rStyle w:val="Hyperlink"/>
                <w:lang w:val="en-US"/>
              </w:rPr>
              <w:t>8.3</w:t>
            </w:r>
            <w:r w:rsidR="00AD4D42">
              <w:rPr>
                <w:rFonts w:asciiTheme="minorHAnsi" w:eastAsiaTheme="minorEastAsia" w:hAnsiTheme="minorHAnsi"/>
                <w:sz w:val="22"/>
                <w:lang w:val="en-US"/>
              </w:rPr>
              <w:tab/>
            </w:r>
            <w:r w:rsidR="00AD4D42" w:rsidRPr="006421D1">
              <w:rPr>
                <w:rStyle w:val="Hyperlink"/>
                <w:lang w:val="en-US"/>
              </w:rPr>
              <w:t>Hướng phát triển</w:t>
            </w:r>
            <w:r w:rsidR="00AD4D42">
              <w:rPr>
                <w:webHidden/>
              </w:rPr>
              <w:tab/>
            </w:r>
            <w:r w:rsidR="00AD4D42">
              <w:rPr>
                <w:webHidden/>
              </w:rPr>
              <w:fldChar w:fldCharType="begin"/>
            </w:r>
            <w:r w:rsidR="00AD4D42">
              <w:rPr>
                <w:webHidden/>
              </w:rPr>
              <w:instrText xml:space="preserve"> PAGEREF _Toc311642694 \h </w:instrText>
            </w:r>
            <w:r w:rsidR="00AD4D42">
              <w:rPr>
                <w:webHidden/>
              </w:rPr>
            </w:r>
            <w:r w:rsidR="00AD4D42">
              <w:rPr>
                <w:webHidden/>
              </w:rPr>
              <w:fldChar w:fldCharType="separate"/>
            </w:r>
            <w:r w:rsidR="00AD4D42">
              <w:rPr>
                <w:webHidden/>
              </w:rPr>
              <w:t>41</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95" w:history="1">
            <w:r w:rsidR="00AD4D42" w:rsidRPr="006421D1">
              <w:rPr>
                <w:rStyle w:val="Hyperlink"/>
                <w:lang w:val="en-US"/>
              </w:rPr>
              <w:t>8.3.1</w:t>
            </w:r>
            <w:r w:rsidR="00AD4D42">
              <w:rPr>
                <w:rFonts w:asciiTheme="minorHAnsi" w:eastAsiaTheme="minorEastAsia" w:hAnsiTheme="minorHAnsi"/>
                <w:sz w:val="22"/>
                <w:lang w:val="en-US"/>
              </w:rPr>
              <w:tab/>
            </w:r>
            <w:r w:rsidR="00AD4D42" w:rsidRPr="006421D1">
              <w:rPr>
                <w:rStyle w:val="Hyperlink"/>
                <w:lang w:val="en-US"/>
              </w:rPr>
              <w:t>Xác thực độ tin cậy của CV và yêu cầu tuyển dụng</w:t>
            </w:r>
            <w:r w:rsidR="00AD4D42">
              <w:rPr>
                <w:webHidden/>
              </w:rPr>
              <w:tab/>
            </w:r>
            <w:r w:rsidR="00AD4D42">
              <w:rPr>
                <w:webHidden/>
              </w:rPr>
              <w:fldChar w:fldCharType="begin"/>
            </w:r>
            <w:r w:rsidR="00AD4D42">
              <w:rPr>
                <w:webHidden/>
              </w:rPr>
              <w:instrText xml:space="preserve"> PAGEREF _Toc311642695 \h </w:instrText>
            </w:r>
            <w:r w:rsidR="00AD4D42">
              <w:rPr>
                <w:webHidden/>
              </w:rPr>
            </w:r>
            <w:r w:rsidR="00AD4D42">
              <w:rPr>
                <w:webHidden/>
              </w:rPr>
              <w:fldChar w:fldCharType="separate"/>
            </w:r>
            <w:r w:rsidR="00AD4D42">
              <w:rPr>
                <w:webHidden/>
              </w:rPr>
              <w:t>41</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96" w:history="1">
            <w:r w:rsidR="00AD4D42" w:rsidRPr="006421D1">
              <w:rPr>
                <w:rStyle w:val="Hyperlink"/>
                <w:lang w:val="en-US"/>
              </w:rPr>
              <w:t>8.3.2</w:t>
            </w:r>
            <w:r w:rsidR="00AD4D42">
              <w:rPr>
                <w:rFonts w:asciiTheme="minorHAnsi" w:eastAsiaTheme="minorEastAsia" w:hAnsiTheme="minorHAnsi"/>
                <w:sz w:val="22"/>
                <w:lang w:val="en-US"/>
              </w:rPr>
              <w:tab/>
            </w:r>
            <w:r w:rsidR="00AD4D42" w:rsidRPr="006421D1">
              <w:rPr>
                <w:rStyle w:val="Hyperlink"/>
                <w:lang w:val="en-US"/>
              </w:rPr>
              <w:t>Phát triển Semantic web</w:t>
            </w:r>
            <w:r w:rsidR="00AD4D42">
              <w:rPr>
                <w:webHidden/>
              </w:rPr>
              <w:tab/>
            </w:r>
            <w:r w:rsidR="00AD4D42">
              <w:rPr>
                <w:webHidden/>
              </w:rPr>
              <w:fldChar w:fldCharType="begin"/>
            </w:r>
            <w:r w:rsidR="00AD4D42">
              <w:rPr>
                <w:webHidden/>
              </w:rPr>
              <w:instrText xml:space="preserve"> PAGEREF _Toc311642696 \h </w:instrText>
            </w:r>
            <w:r w:rsidR="00AD4D42">
              <w:rPr>
                <w:webHidden/>
              </w:rPr>
            </w:r>
            <w:r w:rsidR="00AD4D42">
              <w:rPr>
                <w:webHidden/>
              </w:rPr>
              <w:fldChar w:fldCharType="separate"/>
            </w:r>
            <w:r w:rsidR="00AD4D42">
              <w:rPr>
                <w:webHidden/>
              </w:rPr>
              <w:t>42</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97" w:history="1">
            <w:r w:rsidR="00AD4D42" w:rsidRPr="006421D1">
              <w:rPr>
                <w:rStyle w:val="Hyperlink"/>
                <w:lang w:val="en-US"/>
              </w:rPr>
              <w:t>8.3.3</w:t>
            </w:r>
            <w:r w:rsidR="00AD4D42">
              <w:rPr>
                <w:rFonts w:asciiTheme="minorHAnsi" w:eastAsiaTheme="minorEastAsia" w:hAnsiTheme="minorHAnsi"/>
                <w:sz w:val="22"/>
                <w:lang w:val="en-US"/>
              </w:rPr>
              <w:tab/>
            </w:r>
            <w:r w:rsidR="00AD4D42" w:rsidRPr="006421D1">
              <w:rPr>
                <w:rStyle w:val="Hyperlink"/>
                <w:lang w:val="en-US"/>
              </w:rPr>
              <w:t>Đánh trọng số cho các thuộc tính dựa vào độ sâu của taxonomy</w:t>
            </w:r>
            <w:r w:rsidR="00AD4D42">
              <w:rPr>
                <w:webHidden/>
              </w:rPr>
              <w:tab/>
            </w:r>
            <w:r w:rsidR="00AD4D42">
              <w:rPr>
                <w:webHidden/>
              </w:rPr>
              <w:fldChar w:fldCharType="begin"/>
            </w:r>
            <w:r w:rsidR="00AD4D42">
              <w:rPr>
                <w:webHidden/>
              </w:rPr>
              <w:instrText xml:space="preserve"> PAGEREF _Toc311642697 \h </w:instrText>
            </w:r>
            <w:r w:rsidR="00AD4D42">
              <w:rPr>
                <w:webHidden/>
              </w:rPr>
            </w:r>
            <w:r w:rsidR="00AD4D42">
              <w:rPr>
                <w:webHidden/>
              </w:rPr>
              <w:fldChar w:fldCharType="separate"/>
            </w:r>
            <w:r w:rsidR="00AD4D42">
              <w:rPr>
                <w:webHidden/>
              </w:rPr>
              <w:t>42</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98" w:history="1">
            <w:r w:rsidR="00AD4D42" w:rsidRPr="006421D1">
              <w:rPr>
                <w:rStyle w:val="Hyperlink"/>
                <w:lang w:val="en-US"/>
              </w:rPr>
              <w:t>8.3.4</w:t>
            </w:r>
            <w:r w:rsidR="00AD4D42">
              <w:rPr>
                <w:rFonts w:asciiTheme="minorHAnsi" w:eastAsiaTheme="minorEastAsia" w:hAnsiTheme="minorHAnsi"/>
                <w:sz w:val="22"/>
                <w:lang w:val="en-US"/>
              </w:rPr>
              <w:tab/>
            </w:r>
            <w:r w:rsidR="00AD4D42" w:rsidRPr="006421D1">
              <w:rPr>
                <w:rStyle w:val="Hyperlink"/>
                <w:lang w:val="en-US"/>
              </w:rPr>
              <w:t>Phân tán dữ liệu</w:t>
            </w:r>
            <w:r w:rsidR="00AD4D42">
              <w:rPr>
                <w:webHidden/>
              </w:rPr>
              <w:tab/>
            </w:r>
            <w:r w:rsidR="00AD4D42">
              <w:rPr>
                <w:webHidden/>
              </w:rPr>
              <w:fldChar w:fldCharType="begin"/>
            </w:r>
            <w:r w:rsidR="00AD4D42">
              <w:rPr>
                <w:webHidden/>
              </w:rPr>
              <w:instrText xml:space="preserve"> PAGEREF _Toc311642698 \h </w:instrText>
            </w:r>
            <w:r w:rsidR="00AD4D42">
              <w:rPr>
                <w:webHidden/>
              </w:rPr>
            </w:r>
            <w:r w:rsidR="00AD4D42">
              <w:rPr>
                <w:webHidden/>
              </w:rPr>
              <w:fldChar w:fldCharType="separate"/>
            </w:r>
            <w:r w:rsidR="00AD4D42">
              <w:rPr>
                <w:webHidden/>
              </w:rPr>
              <w:t>42</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699" w:history="1">
            <w:r w:rsidR="00AD4D42" w:rsidRPr="006421D1">
              <w:rPr>
                <w:rStyle w:val="Hyperlink"/>
                <w:lang w:val="en-US"/>
              </w:rPr>
              <w:t>8.3.5</w:t>
            </w:r>
            <w:r w:rsidR="00AD4D42">
              <w:rPr>
                <w:rFonts w:asciiTheme="minorHAnsi" w:eastAsiaTheme="minorEastAsia" w:hAnsiTheme="minorHAnsi"/>
                <w:sz w:val="22"/>
                <w:lang w:val="en-US"/>
              </w:rPr>
              <w:tab/>
            </w:r>
            <w:r w:rsidR="00AD4D42" w:rsidRPr="006421D1">
              <w:rPr>
                <w:rStyle w:val="Hyperlink"/>
                <w:lang w:val="en-US"/>
              </w:rPr>
              <w:t>Công cụ hỗ trợ lựa chọn ứng viên</w:t>
            </w:r>
            <w:r w:rsidR="00AD4D42">
              <w:rPr>
                <w:webHidden/>
              </w:rPr>
              <w:tab/>
            </w:r>
            <w:r w:rsidR="00AD4D42">
              <w:rPr>
                <w:webHidden/>
              </w:rPr>
              <w:fldChar w:fldCharType="begin"/>
            </w:r>
            <w:r w:rsidR="00AD4D42">
              <w:rPr>
                <w:webHidden/>
              </w:rPr>
              <w:instrText xml:space="preserve"> PAGEREF _Toc311642699 \h </w:instrText>
            </w:r>
            <w:r w:rsidR="00AD4D42">
              <w:rPr>
                <w:webHidden/>
              </w:rPr>
            </w:r>
            <w:r w:rsidR="00AD4D42">
              <w:rPr>
                <w:webHidden/>
              </w:rPr>
              <w:fldChar w:fldCharType="separate"/>
            </w:r>
            <w:r w:rsidR="00AD4D42">
              <w:rPr>
                <w:webHidden/>
              </w:rPr>
              <w:t>42</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700" w:history="1">
            <w:r w:rsidR="00AD4D42" w:rsidRPr="006421D1">
              <w:rPr>
                <w:rStyle w:val="Hyperlink"/>
                <w:lang w:val="en-US"/>
              </w:rPr>
              <w:t>8.3.6</w:t>
            </w:r>
            <w:r w:rsidR="00AD4D42">
              <w:rPr>
                <w:rFonts w:asciiTheme="minorHAnsi" w:eastAsiaTheme="minorEastAsia" w:hAnsiTheme="minorHAnsi"/>
                <w:sz w:val="22"/>
                <w:lang w:val="en-US"/>
              </w:rPr>
              <w:tab/>
            </w:r>
            <w:r w:rsidR="00AD4D42" w:rsidRPr="006421D1">
              <w:rPr>
                <w:rStyle w:val="Hyperlink"/>
                <w:lang w:val="en-US"/>
              </w:rPr>
              <w:t>Thu thập thông tin việc làm tự động</w:t>
            </w:r>
            <w:r w:rsidR="00AD4D42">
              <w:rPr>
                <w:webHidden/>
              </w:rPr>
              <w:tab/>
            </w:r>
            <w:r w:rsidR="00AD4D42">
              <w:rPr>
                <w:webHidden/>
              </w:rPr>
              <w:fldChar w:fldCharType="begin"/>
            </w:r>
            <w:r w:rsidR="00AD4D42">
              <w:rPr>
                <w:webHidden/>
              </w:rPr>
              <w:instrText xml:space="preserve"> PAGEREF _Toc311642700 \h </w:instrText>
            </w:r>
            <w:r w:rsidR="00AD4D42">
              <w:rPr>
                <w:webHidden/>
              </w:rPr>
            </w:r>
            <w:r w:rsidR="00AD4D42">
              <w:rPr>
                <w:webHidden/>
              </w:rPr>
              <w:fldChar w:fldCharType="separate"/>
            </w:r>
            <w:r w:rsidR="00AD4D42">
              <w:rPr>
                <w:webHidden/>
              </w:rPr>
              <w:t>42</w:t>
            </w:r>
            <w:r w:rsidR="00AD4D42">
              <w:rPr>
                <w:webHidden/>
              </w:rPr>
              <w:fldChar w:fldCharType="end"/>
            </w:r>
          </w:hyperlink>
        </w:p>
        <w:p w:rsidR="00AD4D42" w:rsidRDefault="0092703D">
          <w:pPr>
            <w:pStyle w:val="TOC3"/>
            <w:tabs>
              <w:tab w:val="left" w:pos="1320"/>
              <w:tab w:val="right" w:leader="dot" w:pos="9017"/>
            </w:tabs>
            <w:rPr>
              <w:rFonts w:asciiTheme="minorHAnsi" w:eastAsiaTheme="minorEastAsia" w:hAnsiTheme="minorHAnsi"/>
              <w:sz w:val="22"/>
              <w:lang w:val="en-US"/>
            </w:rPr>
          </w:pPr>
          <w:hyperlink w:anchor="_Toc311642701" w:history="1">
            <w:r w:rsidR="00AD4D42" w:rsidRPr="006421D1">
              <w:rPr>
                <w:rStyle w:val="Hyperlink"/>
                <w:lang w:val="en-US"/>
              </w:rPr>
              <w:t>8.3.7</w:t>
            </w:r>
            <w:r w:rsidR="00AD4D42">
              <w:rPr>
                <w:rFonts w:asciiTheme="minorHAnsi" w:eastAsiaTheme="minorEastAsia" w:hAnsiTheme="minorHAnsi"/>
                <w:sz w:val="22"/>
                <w:lang w:val="en-US"/>
              </w:rPr>
              <w:tab/>
            </w:r>
            <w:r w:rsidR="00AD4D42" w:rsidRPr="006421D1">
              <w:rPr>
                <w:rStyle w:val="Hyperlink"/>
                <w:lang w:val="en-US"/>
              </w:rPr>
              <w:t>Áp dụng quy trình tuyển dụng vào hệ thống</w:t>
            </w:r>
            <w:r w:rsidR="00AD4D42">
              <w:rPr>
                <w:webHidden/>
              </w:rPr>
              <w:tab/>
            </w:r>
            <w:r w:rsidR="00AD4D42">
              <w:rPr>
                <w:webHidden/>
              </w:rPr>
              <w:fldChar w:fldCharType="begin"/>
            </w:r>
            <w:r w:rsidR="00AD4D42">
              <w:rPr>
                <w:webHidden/>
              </w:rPr>
              <w:instrText xml:space="preserve"> PAGEREF _Toc311642701 \h </w:instrText>
            </w:r>
            <w:r w:rsidR="00AD4D42">
              <w:rPr>
                <w:webHidden/>
              </w:rPr>
            </w:r>
            <w:r w:rsidR="00AD4D42">
              <w:rPr>
                <w:webHidden/>
              </w:rPr>
              <w:fldChar w:fldCharType="separate"/>
            </w:r>
            <w:r w:rsidR="00AD4D42">
              <w:rPr>
                <w:webHidden/>
              </w:rPr>
              <w:t>42</w:t>
            </w:r>
            <w:r w:rsidR="00AD4D42">
              <w:rPr>
                <w:webHidden/>
              </w:rPr>
              <w:fldChar w:fldCharType="end"/>
            </w:r>
          </w:hyperlink>
        </w:p>
        <w:p w:rsidR="00AD4D42" w:rsidRDefault="0092703D">
          <w:pPr>
            <w:pStyle w:val="TOC1"/>
            <w:tabs>
              <w:tab w:val="right" w:leader="dot" w:pos="9017"/>
            </w:tabs>
            <w:rPr>
              <w:rFonts w:asciiTheme="minorHAnsi" w:eastAsiaTheme="minorEastAsia" w:hAnsiTheme="minorHAnsi"/>
              <w:sz w:val="22"/>
              <w:lang w:val="en-US"/>
            </w:rPr>
          </w:pPr>
          <w:hyperlink w:anchor="_Toc311642702" w:history="1">
            <w:r w:rsidR="00AD4D42" w:rsidRPr="006421D1">
              <w:rPr>
                <w:rStyle w:val="Hyperlink"/>
              </w:rPr>
              <w:t>TÀI LIỆU THAM KHẢO</w:t>
            </w:r>
            <w:r w:rsidR="00AD4D42">
              <w:rPr>
                <w:webHidden/>
              </w:rPr>
              <w:tab/>
            </w:r>
            <w:r w:rsidR="00AD4D42">
              <w:rPr>
                <w:webHidden/>
              </w:rPr>
              <w:fldChar w:fldCharType="begin"/>
            </w:r>
            <w:r w:rsidR="00AD4D42">
              <w:rPr>
                <w:webHidden/>
              </w:rPr>
              <w:instrText xml:space="preserve"> PAGEREF _Toc311642702 \h </w:instrText>
            </w:r>
            <w:r w:rsidR="00AD4D42">
              <w:rPr>
                <w:webHidden/>
              </w:rPr>
            </w:r>
            <w:r w:rsidR="00AD4D42">
              <w:rPr>
                <w:webHidden/>
              </w:rPr>
              <w:fldChar w:fldCharType="separate"/>
            </w:r>
            <w:r w:rsidR="00AD4D42">
              <w:rPr>
                <w:webHidden/>
              </w:rPr>
              <w:t>43</w:t>
            </w:r>
            <w:r w:rsidR="00AD4D42">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642640"/>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AD4D4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642703" w:history="1">
        <w:r w:rsidR="00AD4D42" w:rsidRPr="0033085D">
          <w:rPr>
            <w:rStyle w:val="Hyperlink"/>
          </w:rPr>
          <w:t>Hình 1</w:t>
        </w:r>
        <w:r w:rsidR="00AD4D42" w:rsidRPr="0033085D">
          <w:rPr>
            <w:rStyle w:val="Hyperlink"/>
            <w:lang w:val="en-US"/>
          </w:rPr>
          <w:t>. Ví dụ về một taxonomy có cấu trúc đơn giản</w:t>
        </w:r>
        <w:r w:rsidR="00AD4D42">
          <w:rPr>
            <w:webHidden/>
          </w:rPr>
          <w:tab/>
        </w:r>
        <w:r w:rsidR="00AD4D42">
          <w:rPr>
            <w:webHidden/>
          </w:rPr>
          <w:fldChar w:fldCharType="begin"/>
        </w:r>
        <w:r w:rsidR="00AD4D42">
          <w:rPr>
            <w:webHidden/>
          </w:rPr>
          <w:instrText xml:space="preserve"> PAGEREF _Toc311642703 \h </w:instrText>
        </w:r>
        <w:r w:rsidR="00AD4D42">
          <w:rPr>
            <w:webHidden/>
          </w:rPr>
        </w:r>
        <w:r w:rsidR="00AD4D42">
          <w:rPr>
            <w:webHidden/>
          </w:rPr>
          <w:fldChar w:fldCharType="separate"/>
        </w:r>
        <w:r w:rsidR="00AD4D42">
          <w:rPr>
            <w:webHidden/>
          </w:rPr>
          <w:t>8</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04" w:history="1">
        <w:r w:rsidR="00AD4D42" w:rsidRPr="0033085D">
          <w:rPr>
            <w:rStyle w:val="Hyperlink"/>
          </w:rPr>
          <w:t>Hình 2</w:t>
        </w:r>
        <w:r w:rsidR="00AD4D42" w:rsidRPr="0033085D">
          <w:rPr>
            <w:rStyle w:val="Hyperlink"/>
            <w:lang w:val="en-US"/>
          </w:rPr>
          <w:t>. Ví dụ về flat taxonomy</w:t>
        </w:r>
        <w:r w:rsidR="00AD4D42">
          <w:rPr>
            <w:webHidden/>
          </w:rPr>
          <w:tab/>
        </w:r>
        <w:r w:rsidR="00AD4D42">
          <w:rPr>
            <w:webHidden/>
          </w:rPr>
          <w:fldChar w:fldCharType="begin"/>
        </w:r>
        <w:r w:rsidR="00AD4D42">
          <w:rPr>
            <w:webHidden/>
          </w:rPr>
          <w:instrText xml:space="preserve"> PAGEREF _Toc311642704 \h </w:instrText>
        </w:r>
        <w:r w:rsidR="00AD4D42">
          <w:rPr>
            <w:webHidden/>
          </w:rPr>
        </w:r>
        <w:r w:rsidR="00AD4D42">
          <w:rPr>
            <w:webHidden/>
          </w:rPr>
          <w:fldChar w:fldCharType="separate"/>
        </w:r>
        <w:r w:rsidR="00AD4D42">
          <w:rPr>
            <w:webHidden/>
          </w:rPr>
          <w:t>10</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05" w:history="1">
        <w:r w:rsidR="00AD4D42" w:rsidRPr="0033085D">
          <w:rPr>
            <w:rStyle w:val="Hyperlink"/>
          </w:rPr>
          <w:t>Hình 3</w:t>
        </w:r>
        <w:r w:rsidR="00AD4D42" w:rsidRPr="0033085D">
          <w:rPr>
            <w:rStyle w:val="Hyperlink"/>
            <w:lang w:val="en-US"/>
          </w:rPr>
          <w:t>. Ví dụ về hierarchical taxonomy</w:t>
        </w:r>
        <w:r w:rsidR="00AD4D42">
          <w:rPr>
            <w:webHidden/>
          </w:rPr>
          <w:tab/>
        </w:r>
        <w:r w:rsidR="00AD4D42">
          <w:rPr>
            <w:webHidden/>
          </w:rPr>
          <w:fldChar w:fldCharType="begin"/>
        </w:r>
        <w:r w:rsidR="00AD4D42">
          <w:rPr>
            <w:webHidden/>
          </w:rPr>
          <w:instrText xml:space="preserve"> PAGEREF _Toc311642705 \h </w:instrText>
        </w:r>
        <w:r w:rsidR="00AD4D42">
          <w:rPr>
            <w:webHidden/>
          </w:rPr>
        </w:r>
        <w:r w:rsidR="00AD4D42">
          <w:rPr>
            <w:webHidden/>
          </w:rPr>
          <w:fldChar w:fldCharType="separate"/>
        </w:r>
        <w:r w:rsidR="00AD4D42">
          <w:rPr>
            <w:webHidden/>
          </w:rPr>
          <w:t>10</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06" w:history="1">
        <w:r w:rsidR="00AD4D42" w:rsidRPr="0033085D">
          <w:rPr>
            <w:rStyle w:val="Hyperlink"/>
          </w:rPr>
          <w:t>Hình 4</w:t>
        </w:r>
        <w:r w:rsidR="00AD4D42" w:rsidRPr="0033085D">
          <w:rPr>
            <w:rStyle w:val="Hyperlink"/>
            <w:lang w:val="en-US"/>
          </w:rPr>
          <w:t>. Ví dụ về faceted taxonomy</w:t>
        </w:r>
        <w:r w:rsidR="00AD4D42">
          <w:rPr>
            <w:webHidden/>
          </w:rPr>
          <w:tab/>
        </w:r>
        <w:r w:rsidR="00AD4D42">
          <w:rPr>
            <w:webHidden/>
          </w:rPr>
          <w:fldChar w:fldCharType="begin"/>
        </w:r>
        <w:r w:rsidR="00AD4D42">
          <w:rPr>
            <w:webHidden/>
          </w:rPr>
          <w:instrText xml:space="preserve"> PAGEREF _Toc311642706 \h </w:instrText>
        </w:r>
        <w:r w:rsidR="00AD4D42">
          <w:rPr>
            <w:webHidden/>
          </w:rPr>
        </w:r>
        <w:r w:rsidR="00AD4D42">
          <w:rPr>
            <w:webHidden/>
          </w:rPr>
          <w:fldChar w:fldCharType="separate"/>
        </w:r>
        <w:r w:rsidR="00AD4D42">
          <w:rPr>
            <w:webHidden/>
          </w:rPr>
          <w:t>11</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07" w:history="1">
        <w:r w:rsidR="00AD4D42" w:rsidRPr="0033085D">
          <w:rPr>
            <w:rStyle w:val="Hyperlink"/>
          </w:rPr>
          <w:t>Hình 5</w:t>
        </w:r>
        <w:r w:rsidR="00AD4D42" w:rsidRPr="0033085D">
          <w:rPr>
            <w:rStyle w:val="Hyperlink"/>
            <w:lang w:val="en-US"/>
          </w:rPr>
          <w:t>. Ví dụ về network taxonomy</w:t>
        </w:r>
        <w:r w:rsidR="00AD4D42">
          <w:rPr>
            <w:webHidden/>
          </w:rPr>
          <w:tab/>
        </w:r>
        <w:r w:rsidR="00AD4D42">
          <w:rPr>
            <w:webHidden/>
          </w:rPr>
          <w:fldChar w:fldCharType="begin"/>
        </w:r>
        <w:r w:rsidR="00AD4D42">
          <w:rPr>
            <w:webHidden/>
          </w:rPr>
          <w:instrText xml:space="preserve"> PAGEREF _Toc311642707 \h </w:instrText>
        </w:r>
        <w:r w:rsidR="00AD4D42">
          <w:rPr>
            <w:webHidden/>
          </w:rPr>
        </w:r>
        <w:r w:rsidR="00AD4D42">
          <w:rPr>
            <w:webHidden/>
          </w:rPr>
          <w:fldChar w:fldCharType="separate"/>
        </w:r>
        <w:r w:rsidR="00AD4D42">
          <w:rPr>
            <w:webHidden/>
          </w:rPr>
          <w:t>11</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08" w:history="1">
        <w:r w:rsidR="00AD4D42" w:rsidRPr="0033085D">
          <w:rPr>
            <w:rStyle w:val="Hyperlink"/>
          </w:rPr>
          <w:t>Hình 6. Ví dụ về cây quyết định</w:t>
        </w:r>
        <w:r w:rsidR="00AD4D42">
          <w:rPr>
            <w:webHidden/>
          </w:rPr>
          <w:tab/>
        </w:r>
        <w:r w:rsidR="00AD4D42">
          <w:rPr>
            <w:webHidden/>
          </w:rPr>
          <w:fldChar w:fldCharType="begin"/>
        </w:r>
        <w:r w:rsidR="00AD4D42">
          <w:rPr>
            <w:webHidden/>
          </w:rPr>
          <w:instrText xml:space="preserve"> PAGEREF _Toc311642708 \h </w:instrText>
        </w:r>
        <w:r w:rsidR="00AD4D42">
          <w:rPr>
            <w:webHidden/>
          </w:rPr>
        </w:r>
        <w:r w:rsidR="00AD4D42">
          <w:rPr>
            <w:webHidden/>
          </w:rPr>
          <w:fldChar w:fldCharType="separate"/>
        </w:r>
        <w:r w:rsidR="00AD4D42">
          <w:rPr>
            <w:webHidden/>
          </w:rPr>
          <w:t>14</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09" w:history="1">
        <w:r w:rsidR="00AD4D42" w:rsidRPr="0033085D">
          <w:rPr>
            <w:rStyle w:val="Hyperlink"/>
          </w:rPr>
          <w:t>Hình 7</w:t>
        </w:r>
        <w:r w:rsidR="00AD4D42" w:rsidRPr="0033085D">
          <w:rPr>
            <w:rStyle w:val="Hyperlink"/>
            <w:lang w:val="en-US"/>
          </w:rPr>
          <w:t>. Phân chia bảng D thành những tập con S</w:t>
        </w:r>
        <w:r w:rsidR="00AD4D42" w:rsidRPr="0033085D">
          <w:rPr>
            <w:rStyle w:val="Hyperlink"/>
            <w:vertAlign w:val="subscript"/>
            <w:lang w:val="en-US"/>
          </w:rPr>
          <w:t>i</w:t>
        </w:r>
        <w:r w:rsidR="00AD4D42">
          <w:rPr>
            <w:webHidden/>
          </w:rPr>
          <w:tab/>
        </w:r>
        <w:r w:rsidR="00AD4D42">
          <w:rPr>
            <w:webHidden/>
          </w:rPr>
          <w:fldChar w:fldCharType="begin"/>
        </w:r>
        <w:r w:rsidR="00AD4D42">
          <w:rPr>
            <w:webHidden/>
          </w:rPr>
          <w:instrText xml:space="preserve"> PAGEREF _Toc311642709 \h </w:instrText>
        </w:r>
        <w:r w:rsidR="00AD4D42">
          <w:rPr>
            <w:webHidden/>
          </w:rPr>
        </w:r>
        <w:r w:rsidR="00AD4D42">
          <w:rPr>
            <w:webHidden/>
          </w:rPr>
          <w:fldChar w:fldCharType="separate"/>
        </w:r>
        <w:r w:rsidR="00AD4D42">
          <w:rPr>
            <w:webHidden/>
          </w:rPr>
          <w:t>19</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0" w:history="1">
        <w:r w:rsidR="00AD4D42" w:rsidRPr="0033085D">
          <w:rPr>
            <w:rStyle w:val="Hyperlink"/>
          </w:rPr>
          <w:t>Hình 8</w:t>
        </w:r>
        <w:r w:rsidR="00AD4D42" w:rsidRPr="0033085D">
          <w:rPr>
            <w:rStyle w:val="Hyperlink"/>
            <w:lang w:val="en-US"/>
          </w:rPr>
          <w:t>. Phân chia S</w:t>
        </w:r>
        <w:r w:rsidR="00AD4D42" w:rsidRPr="0033085D">
          <w:rPr>
            <w:rStyle w:val="Hyperlink"/>
            <w:vertAlign w:val="subscript"/>
            <w:lang w:val="en-US"/>
          </w:rPr>
          <w:t>i</w:t>
        </w:r>
        <w:r w:rsidR="00AD4D42" w:rsidRPr="0033085D">
          <w:rPr>
            <w:rStyle w:val="Hyperlink"/>
            <w:lang w:val="en-US"/>
          </w:rPr>
          <w:t xml:space="preserve"> dựa vào phân lớp</w:t>
        </w:r>
        <w:r w:rsidR="00AD4D42">
          <w:rPr>
            <w:webHidden/>
          </w:rPr>
          <w:tab/>
        </w:r>
        <w:r w:rsidR="00AD4D42">
          <w:rPr>
            <w:webHidden/>
          </w:rPr>
          <w:fldChar w:fldCharType="begin"/>
        </w:r>
        <w:r w:rsidR="00AD4D42">
          <w:rPr>
            <w:webHidden/>
          </w:rPr>
          <w:instrText xml:space="preserve"> PAGEREF _Toc311642710 \h </w:instrText>
        </w:r>
        <w:r w:rsidR="00AD4D42">
          <w:rPr>
            <w:webHidden/>
          </w:rPr>
        </w:r>
        <w:r w:rsidR="00AD4D42">
          <w:rPr>
            <w:webHidden/>
          </w:rPr>
          <w:fldChar w:fldCharType="separate"/>
        </w:r>
        <w:r w:rsidR="00AD4D42">
          <w:rPr>
            <w:webHidden/>
          </w:rPr>
          <w:t>20</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1" w:history="1">
        <w:r w:rsidR="00AD4D42" w:rsidRPr="0033085D">
          <w:rPr>
            <w:rStyle w:val="Hyperlink"/>
          </w:rPr>
          <w:t>Hình 9</w:t>
        </w:r>
        <w:r w:rsidR="00AD4D42" w:rsidRPr="0033085D">
          <w:rPr>
            <w:rStyle w:val="Hyperlink"/>
            <w:lang w:val="en-US"/>
          </w:rPr>
          <w:t>. Độ lợi thông tin thuộc tính Travel cost/Km</w:t>
        </w:r>
        <w:r w:rsidR="00AD4D42">
          <w:rPr>
            <w:webHidden/>
          </w:rPr>
          <w:tab/>
        </w:r>
        <w:r w:rsidR="00AD4D42">
          <w:rPr>
            <w:webHidden/>
          </w:rPr>
          <w:fldChar w:fldCharType="begin"/>
        </w:r>
        <w:r w:rsidR="00AD4D42">
          <w:rPr>
            <w:webHidden/>
          </w:rPr>
          <w:instrText xml:space="preserve"> PAGEREF _Toc311642711 \h </w:instrText>
        </w:r>
        <w:r w:rsidR="00AD4D42">
          <w:rPr>
            <w:webHidden/>
          </w:rPr>
        </w:r>
        <w:r w:rsidR="00AD4D42">
          <w:rPr>
            <w:webHidden/>
          </w:rPr>
          <w:fldChar w:fldCharType="separate"/>
        </w:r>
        <w:r w:rsidR="00AD4D42">
          <w:rPr>
            <w:webHidden/>
          </w:rPr>
          <w:t>21</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2" w:history="1">
        <w:r w:rsidR="00AD4D42" w:rsidRPr="0033085D">
          <w:rPr>
            <w:rStyle w:val="Hyperlink"/>
          </w:rPr>
          <w:t>Hình 10</w:t>
        </w:r>
        <w:r w:rsidR="00AD4D42" w:rsidRPr="0033085D">
          <w:rPr>
            <w:rStyle w:val="Hyperlink"/>
            <w:lang w:val="en-US"/>
          </w:rPr>
          <w:t xml:space="preserve">. Độ lợi thông tin các thuộc tính còn lại trong </w:t>
        </w:r>
        <w:r w:rsidR="00AD4D42" w:rsidRPr="0033085D">
          <w:rPr>
            <w:rStyle w:val="Hyperlink"/>
          </w:rPr>
          <w:t>Bảng 1</w:t>
        </w:r>
        <w:r w:rsidR="00AD4D42">
          <w:rPr>
            <w:webHidden/>
          </w:rPr>
          <w:tab/>
        </w:r>
        <w:r w:rsidR="00AD4D42">
          <w:rPr>
            <w:webHidden/>
          </w:rPr>
          <w:fldChar w:fldCharType="begin"/>
        </w:r>
        <w:r w:rsidR="00AD4D42">
          <w:rPr>
            <w:webHidden/>
          </w:rPr>
          <w:instrText xml:space="preserve"> PAGEREF _Toc311642712 \h </w:instrText>
        </w:r>
        <w:r w:rsidR="00AD4D42">
          <w:rPr>
            <w:webHidden/>
          </w:rPr>
        </w:r>
        <w:r w:rsidR="00AD4D42">
          <w:rPr>
            <w:webHidden/>
          </w:rPr>
          <w:fldChar w:fldCharType="separate"/>
        </w:r>
        <w:r w:rsidR="00AD4D42">
          <w:rPr>
            <w:webHidden/>
          </w:rPr>
          <w:t>23</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3" w:history="1">
        <w:r w:rsidR="00AD4D42" w:rsidRPr="0033085D">
          <w:rPr>
            <w:rStyle w:val="Hyperlink"/>
          </w:rPr>
          <w:t>Hình 11</w:t>
        </w:r>
        <w:r w:rsidR="00AD4D42" w:rsidRPr="0033085D">
          <w:rPr>
            <w:rStyle w:val="Hyperlink"/>
            <w:lang w:val="en-US"/>
          </w:rPr>
          <w:t>. Node gốc của cây quyết định sau lần lặp đầu tiên</w:t>
        </w:r>
        <w:r w:rsidR="00AD4D42">
          <w:rPr>
            <w:webHidden/>
          </w:rPr>
          <w:tab/>
        </w:r>
        <w:r w:rsidR="00AD4D42">
          <w:rPr>
            <w:webHidden/>
          </w:rPr>
          <w:fldChar w:fldCharType="begin"/>
        </w:r>
        <w:r w:rsidR="00AD4D42">
          <w:rPr>
            <w:webHidden/>
          </w:rPr>
          <w:instrText xml:space="preserve"> PAGEREF _Toc311642713 \h </w:instrText>
        </w:r>
        <w:r w:rsidR="00AD4D42">
          <w:rPr>
            <w:webHidden/>
          </w:rPr>
        </w:r>
        <w:r w:rsidR="00AD4D42">
          <w:rPr>
            <w:webHidden/>
          </w:rPr>
          <w:fldChar w:fldCharType="separate"/>
        </w:r>
        <w:r w:rsidR="00AD4D42">
          <w:rPr>
            <w:webHidden/>
          </w:rPr>
          <w:t>24</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4" w:history="1">
        <w:r w:rsidR="00AD4D42" w:rsidRPr="0033085D">
          <w:rPr>
            <w:rStyle w:val="Hyperlink"/>
          </w:rPr>
          <w:t>Hình 12</w:t>
        </w:r>
        <w:r w:rsidR="00AD4D42" w:rsidRPr="0033085D">
          <w:rPr>
            <w:rStyle w:val="Hyperlink"/>
            <w:lang w:val="en-US"/>
          </w:rPr>
          <w:t>. Bảng D được phân chia sau lần lặp đầu tiên</w:t>
        </w:r>
        <w:r w:rsidR="00AD4D42">
          <w:rPr>
            <w:webHidden/>
          </w:rPr>
          <w:tab/>
        </w:r>
        <w:r w:rsidR="00AD4D42">
          <w:rPr>
            <w:webHidden/>
          </w:rPr>
          <w:fldChar w:fldCharType="begin"/>
        </w:r>
        <w:r w:rsidR="00AD4D42">
          <w:rPr>
            <w:webHidden/>
          </w:rPr>
          <w:instrText xml:space="preserve"> PAGEREF _Toc311642714 \h </w:instrText>
        </w:r>
        <w:r w:rsidR="00AD4D42">
          <w:rPr>
            <w:webHidden/>
          </w:rPr>
        </w:r>
        <w:r w:rsidR="00AD4D42">
          <w:rPr>
            <w:webHidden/>
          </w:rPr>
          <w:fldChar w:fldCharType="separate"/>
        </w:r>
        <w:r w:rsidR="00AD4D42">
          <w:rPr>
            <w:webHidden/>
          </w:rPr>
          <w:t>25</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5" w:history="1">
        <w:r w:rsidR="00AD4D42" w:rsidRPr="0033085D">
          <w:rPr>
            <w:rStyle w:val="Hyperlink"/>
          </w:rPr>
          <w:t>Hình 13</w:t>
        </w:r>
        <w:r w:rsidR="00AD4D42" w:rsidRPr="0033085D">
          <w:rPr>
            <w:rStyle w:val="Hyperlink"/>
            <w:lang w:val="en-US"/>
          </w:rPr>
          <w:t>. Cây quyết định sau lần lặp đầu tiên</w:t>
        </w:r>
        <w:r w:rsidR="00AD4D42">
          <w:rPr>
            <w:webHidden/>
          </w:rPr>
          <w:tab/>
        </w:r>
        <w:r w:rsidR="00AD4D42">
          <w:rPr>
            <w:webHidden/>
          </w:rPr>
          <w:fldChar w:fldCharType="begin"/>
        </w:r>
        <w:r w:rsidR="00AD4D42">
          <w:rPr>
            <w:webHidden/>
          </w:rPr>
          <w:instrText xml:space="preserve"> PAGEREF _Toc311642715 \h </w:instrText>
        </w:r>
        <w:r w:rsidR="00AD4D42">
          <w:rPr>
            <w:webHidden/>
          </w:rPr>
        </w:r>
        <w:r w:rsidR="00AD4D42">
          <w:rPr>
            <w:webHidden/>
          </w:rPr>
          <w:fldChar w:fldCharType="separate"/>
        </w:r>
        <w:r w:rsidR="00AD4D42">
          <w:rPr>
            <w:webHidden/>
          </w:rPr>
          <w:t>25</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6" w:history="1">
        <w:r w:rsidR="00AD4D42" w:rsidRPr="0033085D">
          <w:rPr>
            <w:rStyle w:val="Hyperlink"/>
          </w:rPr>
          <w:t>Hình 14</w:t>
        </w:r>
        <w:r w:rsidR="00AD4D42" w:rsidRPr="0033085D">
          <w:rPr>
            <w:rStyle w:val="Hyperlink"/>
            <w:lang w:val="en-US"/>
          </w:rPr>
          <w:t>. Dữ liệu cho lần phân lớp thứ 2</w:t>
        </w:r>
        <w:r w:rsidR="00AD4D42">
          <w:rPr>
            <w:webHidden/>
          </w:rPr>
          <w:tab/>
        </w:r>
        <w:r w:rsidR="00AD4D42">
          <w:rPr>
            <w:webHidden/>
          </w:rPr>
          <w:fldChar w:fldCharType="begin"/>
        </w:r>
        <w:r w:rsidR="00AD4D42">
          <w:rPr>
            <w:webHidden/>
          </w:rPr>
          <w:instrText xml:space="preserve"> PAGEREF _Toc311642716 \h </w:instrText>
        </w:r>
        <w:r w:rsidR="00AD4D42">
          <w:rPr>
            <w:webHidden/>
          </w:rPr>
        </w:r>
        <w:r w:rsidR="00AD4D42">
          <w:rPr>
            <w:webHidden/>
          </w:rPr>
          <w:fldChar w:fldCharType="separate"/>
        </w:r>
        <w:r w:rsidR="00AD4D42">
          <w:rPr>
            <w:webHidden/>
          </w:rPr>
          <w:t>26</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7" w:history="1">
        <w:r w:rsidR="00AD4D42" w:rsidRPr="0033085D">
          <w:rPr>
            <w:rStyle w:val="Hyperlink"/>
          </w:rPr>
          <w:t>Hình 15</w:t>
        </w:r>
        <w:r w:rsidR="00AD4D42" w:rsidRPr="0033085D">
          <w:rPr>
            <w:rStyle w:val="Hyperlink"/>
            <w:lang w:val="en-US"/>
          </w:rPr>
          <w:t>. Tính Impurity degree cho lần phân lớp thứ 2</w:t>
        </w:r>
        <w:r w:rsidR="00AD4D42">
          <w:rPr>
            <w:webHidden/>
          </w:rPr>
          <w:tab/>
        </w:r>
        <w:r w:rsidR="00AD4D42">
          <w:rPr>
            <w:webHidden/>
          </w:rPr>
          <w:fldChar w:fldCharType="begin"/>
        </w:r>
        <w:r w:rsidR="00AD4D42">
          <w:rPr>
            <w:webHidden/>
          </w:rPr>
          <w:instrText xml:space="preserve"> PAGEREF _Toc311642717 \h </w:instrText>
        </w:r>
        <w:r w:rsidR="00AD4D42">
          <w:rPr>
            <w:webHidden/>
          </w:rPr>
        </w:r>
        <w:r w:rsidR="00AD4D42">
          <w:rPr>
            <w:webHidden/>
          </w:rPr>
          <w:fldChar w:fldCharType="separate"/>
        </w:r>
        <w:r w:rsidR="00AD4D42">
          <w:rPr>
            <w:webHidden/>
          </w:rPr>
          <w:t>26</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8" w:history="1">
        <w:r w:rsidR="00AD4D42" w:rsidRPr="0033085D">
          <w:rPr>
            <w:rStyle w:val="Hyperlink"/>
          </w:rPr>
          <w:t>Hình 16</w:t>
        </w:r>
        <w:r w:rsidR="00AD4D42" w:rsidRPr="0033085D">
          <w:rPr>
            <w:rStyle w:val="Hyperlink"/>
            <w:lang w:val="en-US"/>
          </w:rPr>
          <w:t>. Tính Impurity degree các thuộc tính cho lần phân lớp thứ 2</w:t>
        </w:r>
        <w:r w:rsidR="00AD4D42">
          <w:rPr>
            <w:webHidden/>
          </w:rPr>
          <w:tab/>
        </w:r>
        <w:r w:rsidR="00AD4D42">
          <w:rPr>
            <w:webHidden/>
          </w:rPr>
          <w:fldChar w:fldCharType="begin"/>
        </w:r>
        <w:r w:rsidR="00AD4D42">
          <w:rPr>
            <w:webHidden/>
          </w:rPr>
          <w:instrText xml:space="preserve"> PAGEREF _Toc311642718 \h </w:instrText>
        </w:r>
        <w:r w:rsidR="00AD4D42">
          <w:rPr>
            <w:webHidden/>
          </w:rPr>
        </w:r>
        <w:r w:rsidR="00AD4D42">
          <w:rPr>
            <w:webHidden/>
          </w:rPr>
          <w:fldChar w:fldCharType="separate"/>
        </w:r>
        <w:r w:rsidR="00AD4D42">
          <w:rPr>
            <w:webHidden/>
          </w:rPr>
          <w:t>27</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19" w:history="1">
        <w:r w:rsidR="00AD4D42" w:rsidRPr="0033085D">
          <w:rPr>
            <w:rStyle w:val="Hyperlink"/>
          </w:rPr>
          <w:t>Hình 17</w:t>
        </w:r>
        <w:r w:rsidR="00AD4D42" w:rsidRPr="0033085D">
          <w:rPr>
            <w:rStyle w:val="Hyperlink"/>
            <w:lang w:val="en-US"/>
          </w:rPr>
          <w:t>. Bảng dữ liệu sau khi chia theo phân lớp Gender</w:t>
        </w:r>
        <w:r w:rsidR="00AD4D42">
          <w:rPr>
            <w:webHidden/>
          </w:rPr>
          <w:tab/>
        </w:r>
        <w:r w:rsidR="00AD4D42">
          <w:rPr>
            <w:webHidden/>
          </w:rPr>
          <w:fldChar w:fldCharType="begin"/>
        </w:r>
        <w:r w:rsidR="00AD4D42">
          <w:rPr>
            <w:webHidden/>
          </w:rPr>
          <w:instrText xml:space="preserve"> PAGEREF _Toc311642719 \h </w:instrText>
        </w:r>
        <w:r w:rsidR="00AD4D42">
          <w:rPr>
            <w:webHidden/>
          </w:rPr>
        </w:r>
        <w:r w:rsidR="00AD4D42">
          <w:rPr>
            <w:webHidden/>
          </w:rPr>
          <w:fldChar w:fldCharType="separate"/>
        </w:r>
        <w:r w:rsidR="00AD4D42">
          <w:rPr>
            <w:webHidden/>
          </w:rPr>
          <w:t>27</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20" w:history="1">
        <w:r w:rsidR="00AD4D42" w:rsidRPr="0033085D">
          <w:rPr>
            <w:rStyle w:val="Hyperlink"/>
          </w:rPr>
          <w:t>Hình 18</w:t>
        </w:r>
        <w:r w:rsidR="00AD4D42" w:rsidRPr="0033085D">
          <w:rPr>
            <w:rStyle w:val="Hyperlink"/>
            <w:lang w:val="en-US"/>
          </w:rPr>
          <w:t>. Cây quyết định sau lần phân lớp thứ 2</w:t>
        </w:r>
        <w:r w:rsidR="00AD4D42">
          <w:rPr>
            <w:webHidden/>
          </w:rPr>
          <w:tab/>
        </w:r>
        <w:r w:rsidR="00AD4D42">
          <w:rPr>
            <w:webHidden/>
          </w:rPr>
          <w:fldChar w:fldCharType="begin"/>
        </w:r>
        <w:r w:rsidR="00AD4D42">
          <w:rPr>
            <w:webHidden/>
          </w:rPr>
          <w:instrText xml:space="preserve"> PAGEREF _Toc311642720 \h </w:instrText>
        </w:r>
        <w:r w:rsidR="00AD4D42">
          <w:rPr>
            <w:webHidden/>
          </w:rPr>
        </w:r>
        <w:r w:rsidR="00AD4D42">
          <w:rPr>
            <w:webHidden/>
          </w:rPr>
          <w:fldChar w:fldCharType="separate"/>
        </w:r>
        <w:r w:rsidR="00AD4D42">
          <w:rPr>
            <w:webHidden/>
          </w:rPr>
          <w:t>28</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21" w:history="1">
        <w:r w:rsidR="00AD4D42" w:rsidRPr="0033085D">
          <w:rPr>
            <w:rStyle w:val="Hyperlink"/>
          </w:rPr>
          <w:t>Hình 19</w:t>
        </w:r>
        <w:r w:rsidR="00AD4D42" w:rsidRPr="0033085D">
          <w:rPr>
            <w:rStyle w:val="Hyperlink"/>
            <w:lang w:val="en-US"/>
          </w:rPr>
          <w:t>. Cây quyết định đầy đủ sau 3 lần phân lớp</w:t>
        </w:r>
        <w:r w:rsidR="00AD4D42">
          <w:rPr>
            <w:webHidden/>
          </w:rPr>
          <w:tab/>
        </w:r>
        <w:r w:rsidR="00AD4D42">
          <w:rPr>
            <w:webHidden/>
          </w:rPr>
          <w:fldChar w:fldCharType="begin"/>
        </w:r>
        <w:r w:rsidR="00AD4D42">
          <w:rPr>
            <w:webHidden/>
          </w:rPr>
          <w:instrText xml:space="preserve"> PAGEREF _Toc311642721 \h </w:instrText>
        </w:r>
        <w:r w:rsidR="00AD4D42">
          <w:rPr>
            <w:webHidden/>
          </w:rPr>
        </w:r>
        <w:r w:rsidR="00AD4D42">
          <w:rPr>
            <w:webHidden/>
          </w:rPr>
          <w:fldChar w:fldCharType="separate"/>
        </w:r>
        <w:r w:rsidR="00AD4D42">
          <w:rPr>
            <w:webHidden/>
          </w:rPr>
          <w:t>29</w:t>
        </w:r>
        <w:r w:rsidR="00AD4D4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642641"/>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AD4D4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642722" w:history="1">
        <w:r w:rsidR="00AD4D42" w:rsidRPr="00376FEC">
          <w:rPr>
            <w:rStyle w:val="Hyperlink"/>
          </w:rPr>
          <w:t>Bảng 1. Ví dụ bảng dữ liệu lựa chọn phương tiện di chuyển</w:t>
        </w:r>
        <w:r w:rsidR="00AD4D42">
          <w:rPr>
            <w:webHidden/>
          </w:rPr>
          <w:tab/>
        </w:r>
        <w:r w:rsidR="00AD4D42">
          <w:rPr>
            <w:webHidden/>
          </w:rPr>
          <w:fldChar w:fldCharType="begin"/>
        </w:r>
        <w:r w:rsidR="00AD4D42">
          <w:rPr>
            <w:webHidden/>
          </w:rPr>
          <w:instrText xml:space="preserve"> PAGEREF _Toc311642722 \h </w:instrText>
        </w:r>
        <w:r w:rsidR="00AD4D42">
          <w:rPr>
            <w:webHidden/>
          </w:rPr>
        </w:r>
        <w:r w:rsidR="00AD4D42">
          <w:rPr>
            <w:webHidden/>
          </w:rPr>
          <w:fldChar w:fldCharType="separate"/>
        </w:r>
        <w:r w:rsidR="00AD4D42">
          <w:rPr>
            <w:webHidden/>
          </w:rPr>
          <w:t>13</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23" w:history="1">
        <w:r w:rsidR="00AD4D42" w:rsidRPr="00376FEC">
          <w:rPr>
            <w:rStyle w:val="Hyperlink"/>
          </w:rPr>
          <w:t>Bảng 2</w:t>
        </w:r>
        <w:r w:rsidR="00AD4D42" w:rsidRPr="00376FEC">
          <w:rPr>
            <w:rStyle w:val="Hyperlink"/>
            <w:lang w:val="en-US"/>
          </w:rPr>
          <w:t>. Ví dụ về bảng dữ liệu cần dự đoán phương tiện di chuyển</w:t>
        </w:r>
        <w:r w:rsidR="00AD4D42">
          <w:rPr>
            <w:webHidden/>
          </w:rPr>
          <w:tab/>
        </w:r>
        <w:r w:rsidR="00AD4D42">
          <w:rPr>
            <w:webHidden/>
          </w:rPr>
          <w:fldChar w:fldCharType="begin"/>
        </w:r>
        <w:r w:rsidR="00AD4D42">
          <w:rPr>
            <w:webHidden/>
          </w:rPr>
          <w:instrText xml:space="preserve"> PAGEREF _Toc311642723 \h </w:instrText>
        </w:r>
        <w:r w:rsidR="00AD4D42">
          <w:rPr>
            <w:webHidden/>
          </w:rPr>
        </w:r>
        <w:r w:rsidR="00AD4D42">
          <w:rPr>
            <w:webHidden/>
          </w:rPr>
          <w:fldChar w:fldCharType="separate"/>
        </w:r>
        <w:r w:rsidR="00AD4D42">
          <w:rPr>
            <w:webHidden/>
          </w:rPr>
          <w:t>14</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24" w:history="1">
        <w:r w:rsidR="00AD4D42" w:rsidRPr="00376FEC">
          <w:rPr>
            <w:rStyle w:val="Hyperlink"/>
          </w:rPr>
          <w:t>Bảng 3</w:t>
        </w:r>
        <w:r w:rsidR="00AD4D42" w:rsidRPr="00376FEC">
          <w:rPr>
            <w:rStyle w:val="Hyperlink"/>
            <w:lang w:val="en-US"/>
          </w:rPr>
          <w:t>. Bảng dữ liệu kết quả dự đoán phương tiện di chuyển</w:t>
        </w:r>
        <w:r w:rsidR="00AD4D42">
          <w:rPr>
            <w:webHidden/>
          </w:rPr>
          <w:tab/>
        </w:r>
        <w:r w:rsidR="00AD4D42">
          <w:rPr>
            <w:webHidden/>
          </w:rPr>
          <w:fldChar w:fldCharType="begin"/>
        </w:r>
        <w:r w:rsidR="00AD4D42">
          <w:rPr>
            <w:webHidden/>
          </w:rPr>
          <w:instrText xml:space="preserve"> PAGEREF _Toc311642724 \h </w:instrText>
        </w:r>
        <w:r w:rsidR="00AD4D42">
          <w:rPr>
            <w:webHidden/>
          </w:rPr>
        </w:r>
        <w:r w:rsidR="00AD4D42">
          <w:rPr>
            <w:webHidden/>
          </w:rPr>
          <w:fldChar w:fldCharType="separate"/>
        </w:r>
        <w:r w:rsidR="00AD4D42">
          <w:rPr>
            <w:webHidden/>
          </w:rPr>
          <w:t>15</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25" w:history="1">
        <w:r w:rsidR="00AD4D42" w:rsidRPr="00376FEC">
          <w:rPr>
            <w:rStyle w:val="Hyperlink"/>
          </w:rPr>
          <w:t>Bảng 4</w:t>
        </w:r>
        <w:r w:rsidR="00AD4D42" w:rsidRPr="00376FEC">
          <w:rPr>
            <w:rStyle w:val="Hyperlink"/>
            <w:lang w:val="en-US"/>
          </w:rPr>
          <w:t>. Lợi ích khi chia bảng D theo thuộc tính “Travel cost/km”</w:t>
        </w:r>
        <w:r w:rsidR="00AD4D42">
          <w:rPr>
            <w:webHidden/>
          </w:rPr>
          <w:tab/>
        </w:r>
        <w:r w:rsidR="00AD4D42">
          <w:rPr>
            <w:webHidden/>
          </w:rPr>
          <w:fldChar w:fldCharType="begin"/>
        </w:r>
        <w:r w:rsidR="00AD4D42">
          <w:rPr>
            <w:webHidden/>
          </w:rPr>
          <w:instrText xml:space="preserve"> PAGEREF _Toc311642725 \h </w:instrText>
        </w:r>
        <w:r w:rsidR="00AD4D42">
          <w:rPr>
            <w:webHidden/>
          </w:rPr>
        </w:r>
        <w:r w:rsidR="00AD4D42">
          <w:rPr>
            <w:webHidden/>
          </w:rPr>
          <w:fldChar w:fldCharType="separate"/>
        </w:r>
        <w:r w:rsidR="00AD4D42">
          <w:rPr>
            <w:webHidden/>
          </w:rPr>
          <w:t>22</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26" w:history="1">
        <w:r w:rsidR="00AD4D42" w:rsidRPr="00376FEC">
          <w:rPr>
            <w:rStyle w:val="Hyperlink"/>
          </w:rPr>
          <w:t>Bảng 5</w:t>
        </w:r>
        <w:r w:rsidR="00AD4D42" w:rsidRPr="00376FEC">
          <w:rPr>
            <w:rStyle w:val="Hyperlink"/>
            <w:lang w:val="en-US"/>
          </w:rPr>
          <w:t>. Kết quả độ lợi thông tin sau khi phân chia bảng D theo từng thuộc tính</w:t>
        </w:r>
        <w:r w:rsidR="00AD4D42">
          <w:rPr>
            <w:webHidden/>
          </w:rPr>
          <w:tab/>
        </w:r>
        <w:r w:rsidR="00AD4D42">
          <w:rPr>
            <w:webHidden/>
          </w:rPr>
          <w:fldChar w:fldCharType="begin"/>
        </w:r>
        <w:r w:rsidR="00AD4D42">
          <w:rPr>
            <w:webHidden/>
          </w:rPr>
          <w:instrText xml:space="preserve"> PAGEREF _Toc311642726 \h </w:instrText>
        </w:r>
        <w:r w:rsidR="00AD4D42">
          <w:rPr>
            <w:webHidden/>
          </w:rPr>
        </w:r>
        <w:r w:rsidR="00AD4D42">
          <w:rPr>
            <w:webHidden/>
          </w:rPr>
          <w:fldChar w:fldCharType="separate"/>
        </w:r>
        <w:r w:rsidR="00AD4D42">
          <w:rPr>
            <w:webHidden/>
          </w:rPr>
          <w:t>24</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27" w:history="1">
        <w:r w:rsidR="00AD4D42" w:rsidRPr="00376FEC">
          <w:rPr>
            <w:rStyle w:val="Hyperlink"/>
          </w:rPr>
          <w:t>Bảng 6</w:t>
        </w:r>
        <w:r w:rsidR="00AD4D42" w:rsidRPr="00376FEC">
          <w:rPr>
            <w:rStyle w:val="Hyperlink"/>
            <w:lang w:val="en-US"/>
          </w:rPr>
          <w:t>. Bảng dữ liệu cho lần phân lớp thứ 3</w:t>
        </w:r>
        <w:r w:rsidR="00AD4D42">
          <w:rPr>
            <w:webHidden/>
          </w:rPr>
          <w:tab/>
        </w:r>
        <w:r w:rsidR="00AD4D42">
          <w:rPr>
            <w:webHidden/>
          </w:rPr>
          <w:fldChar w:fldCharType="begin"/>
        </w:r>
        <w:r w:rsidR="00AD4D42">
          <w:rPr>
            <w:webHidden/>
          </w:rPr>
          <w:instrText xml:space="preserve"> PAGEREF _Toc311642727 \h </w:instrText>
        </w:r>
        <w:r w:rsidR="00AD4D42">
          <w:rPr>
            <w:webHidden/>
          </w:rPr>
        </w:r>
        <w:r w:rsidR="00AD4D42">
          <w:rPr>
            <w:webHidden/>
          </w:rPr>
          <w:fldChar w:fldCharType="separate"/>
        </w:r>
        <w:r w:rsidR="00AD4D42">
          <w:rPr>
            <w:webHidden/>
          </w:rPr>
          <w:t>28</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28" w:history="1">
        <w:r w:rsidR="00AD4D42" w:rsidRPr="00376FEC">
          <w:rPr>
            <w:rStyle w:val="Hyperlink"/>
          </w:rPr>
          <w:t>Bảng 7</w:t>
        </w:r>
        <w:r w:rsidR="00AD4D42" w:rsidRPr="00376FEC">
          <w:rPr>
            <w:rStyle w:val="Hyperlink"/>
            <w:lang w:val="en-US"/>
          </w:rPr>
          <w:t xml:space="preserve">. Bảng </w:t>
        </w:r>
        <w:r w:rsidR="00AD4D42" w:rsidRPr="00376FEC">
          <w:rPr>
            <w:rStyle w:val="Hyperlink"/>
            <w:rFonts w:cs="Times New Roman"/>
            <w:lang w:val="en-US"/>
          </w:rPr>
          <w:t>d</w:t>
        </w:r>
        <w:r w:rsidR="00AD4D42" w:rsidRPr="00376FEC">
          <w:rPr>
            <w:rStyle w:val="Hyperlink"/>
            <w:rFonts w:cs="Times New Roman"/>
          </w:rPr>
          <w:t>ữ liệu các thông tin tuyển dụng trước khi Pivot trên cột Tag</w:t>
        </w:r>
        <w:r w:rsidR="00AD4D42">
          <w:rPr>
            <w:webHidden/>
          </w:rPr>
          <w:tab/>
        </w:r>
        <w:r w:rsidR="00AD4D42">
          <w:rPr>
            <w:webHidden/>
          </w:rPr>
          <w:fldChar w:fldCharType="begin"/>
        </w:r>
        <w:r w:rsidR="00AD4D42">
          <w:rPr>
            <w:webHidden/>
          </w:rPr>
          <w:instrText xml:space="preserve"> PAGEREF _Toc311642728 \h </w:instrText>
        </w:r>
        <w:r w:rsidR="00AD4D42">
          <w:rPr>
            <w:webHidden/>
          </w:rPr>
        </w:r>
        <w:r w:rsidR="00AD4D42">
          <w:rPr>
            <w:webHidden/>
          </w:rPr>
          <w:fldChar w:fldCharType="separate"/>
        </w:r>
        <w:r w:rsidR="00AD4D42">
          <w:rPr>
            <w:webHidden/>
          </w:rPr>
          <w:t>37</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29" w:history="1">
        <w:r w:rsidR="00AD4D42" w:rsidRPr="00376FEC">
          <w:rPr>
            <w:rStyle w:val="Hyperlink"/>
          </w:rPr>
          <w:t>Bảng 8</w:t>
        </w:r>
        <w:r w:rsidR="00AD4D42" w:rsidRPr="00376FEC">
          <w:rPr>
            <w:rStyle w:val="Hyperlink"/>
            <w:lang w:val="en-US"/>
          </w:rPr>
          <w:t xml:space="preserve">. Bảng </w:t>
        </w:r>
        <w:r w:rsidR="00AD4D42" w:rsidRPr="00376FEC">
          <w:rPr>
            <w:rStyle w:val="Hyperlink"/>
            <w:rFonts w:cs="Times New Roman"/>
            <w:lang w:val="en-US"/>
          </w:rPr>
          <w:t>k</w:t>
        </w:r>
        <w:r w:rsidR="00AD4D42" w:rsidRPr="00376FEC">
          <w:rPr>
            <w:rStyle w:val="Hyperlink"/>
            <w:rFonts w:cs="Times New Roman"/>
          </w:rPr>
          <w:t>ết quả sau khi Pivot Transformation</w:t>
        </w:r>
        <w:r w:rsidR="00AD4D42">
          <w:rPr>
            <w:webHidden/>
          </w:rPr>
          <w:tab/>
        </w:r>
        <w:r w:rsidR="00AD4D42">
          <w:rPr>
            <w:webHidden/>
          </w:rPr>
          <w:fldChar w:fldCharType="begin"/>
        </w:r>
        <w:r w:rsidR="00AD4D42">
          <w:rPr>
            <w:webHidden/>
          </w:rPr>
          <w:instrText xml:space="preserve"> PAGEREF _Toc311642729 \h </w:instrText>
        </w:r>
        <w:r w:rsidR="00AD4D42">
          <w:rPr>
            <w:webHidden/>
          </w:rPr>
        </w:r>
        <w:r w:rsidR="00AD4D42">
          <w:rPr>
            <w:webHidden/>
          </w:rPr>
          <w:fldChar w:fldCharType="separate"/>
        </w:r>
        <w:r w:rsidR="00AD4D42">
          <w:rPr>
            <w:webHidden/>
          </w:rPr>
          <w:t>37</w:t>
        </w:r>
        <w:r w:rsidR="00AD4D4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642642"/>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AD4D4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642730" w:history="1">
        <w:r w:rsidR="00AD4D42" w:rsidRPr="00BB38B3">
          <w:rPr>
            <w:rStyle w:val="Hyperlink"/>
          </w:rPr>
          <w:t>Biểu đồ 1</w:t>
        </w:r>
        <w:r w:rsidR="00AD4D42" w:rsidRPr="00BB38B3">
          <w:rPr>
            <w:rStyle w:val="Hyperlink"/>
            <w:lang w:val="en-US"/>
          </w:rPr>
          <w:t>. Mối liên hệ giữa giá trị Entropy cực đại và số lượng phân lớp</w:t>
        </w:r>
        <w:r w:rsidR="00AD4D42">
          <w:rPr>
            <w:webHidden/>
          </w:rPr>
          <w:tab/>
        </w:r>
        <w:r w:rsidR="00AD4D42">
          <w:rPr>
            <w:webHidden/>
          </w:rPr>
          <w:fldChar w:fldCharType="begin"/>
        </w:r>
        <w:r w:rsidR="00AD4D42">
          <w:rPr>
            <w:webHidden/>
          </w:rPr>
          <w:instrText xml:space="preserve"> PAGEREF _Toc311642730 \h </w:instrText>
        </w:r>
        <w:r w:rsidR="00AD4D42">
          <w:rPr>
            <w:webHidden/>
          </w:rPr>
        </w:r>
        <w:r w:rsidR="00AD4D42">
          <w:rPr>
            <w:webHidden/>
          </w:rPr>
          <w:fldChar w:fldCharType="separate"/>
        </w:r>
        <w:r w:rsidR="00AD4D42">
          <w:rPr>
            <w:webHidden/>
          </w:rPr>
          <w:t>17</w:t>
        </w:r>
        <w:r w:rsidR="00AD4D42">
          <w:rPr>
            <w:webHidden/>
          </w:rPr>
          <w:fldChar w:fldCharType="end"/>
        </w:r>
      </w:hyperlink>
    </w:p>
    <w:p w:rsidR="00AD4D42" w:rsidRDefault="0092703D">
      <w:pPr>
        <w:pStyle w:val="TableofFigures"/>
        <w:tabs>
          <w:tab w:val="right" w:leader="dot" w:pos="9017"/>
        </w:tabs>
        <w:rPr>
          <w:rFonts w:asciiTheme="minorHAnsi" w:eastAsiaTheme="minorEastAsia" w:hAnsiTheme="minorHAnsi"/>
          <w:sz w:val="22"/>
          <w:lang w:val="en-US"/>
        </w:rPr>
      </w:pPr>
      <w:hyperlink w:anchor="_Toc311642731" w:history="1">
        <w:r w:rsidR="00AD4D42" w:rsidRPr="00BB38B3">
          <w:rPr>
            <w:rStyle w:val="Hyperlink"/>
          </w:rPr>
          <w:t>Biểu đồ 2</w:t>
        </w:r>
        <w:r w:rsidR="00AD4D42" w:rsidRPr="00BB38B3">
          <w:rPr>
            <w:rStyle w:val="Hyperlink"/>
            <w:lang w:val="en-US"/>
          </w:rPr>
          <w:t>. Mối liên hệ giữa giá trị Gini index cực đại và số lượng phân lớp</w:t>
        </w:r>
        <w:r w:rsidR="00AD4D42">
          <w:rPr>
            <w:webHidden/>
          </w:rPr>
          <w:tab/>
        </w:r>
        <w:r w:rsidR="00AD4D42">
          <w:rPr>
            <w:webHidden/>
          </w:rPr>
          <w:fldChar w:fldCharType="begin"/>
        </w:r>
        <w:r w:rsidR="00AD4D42">
          <w:rPr>
            <w:webHidden/>
          </w:rPr>
          <w:instrText xml:space="preserve"> PAGEREF _Toc311642731 \h </w:instrText>
        </w:r>
        <w:r w:rsidR="00AD4D42">
          <w:rPr>
            <w:webHidden/>
          </w:rPr>
        </w:r>
        <w:r w:rsidR="00AD4D42">
          <w:rPr>
            <w:webHidden/>
          </w:rPr>
          <w:fldChar w:fldCharType="separate"/>
        </w:r>
        <w:r w:rsidR="00AD4D42">
          <w:rPr>
            <w:webHidden/>
          </w:rPr>
          <w:t>18</w:t>
        </w:r>
        <w:r w:rsidR="00AD4D42">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642643"/>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642644"/>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642645"/>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642646"/>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642647"/>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642648"/>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642649"/>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642650"/>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642651"/>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642652"/>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642653"/>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642654"/>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47166ED6" wp14:editId="42A6D525">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642703"/>
      <w:r>
        <w:t xml:space="preserve">Hình </w:t>
      </w:r>
      <w:r>
        <w:fldChar w:fldCharType="begin"/>
      </w:r>
      <w:r>
        <w:instrText xml:space="preserve"> SEQ Hình \* ARABIC </w:instrText>
      </w:r>
      <w:r>
        <w:fldChar w:fldCharType="separate"/>
      </w:r>
      <w:r w:rsidR="00CC7B3F">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154BB846" wp14:editId="14E90204">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642704"/>
      <w:r>
        <w:t xml:space="preserve">Hình </w:t>
      </w:r>
      <w:r>
        <w:fldChar w:fldCharType="begin"/>
      </w:r>
      <w:r>
        <w:instrText xml:space="preserve"> SEQ Hình \* ARABIC </w:instrText>
      </w:r>
      <w:r>
        <w:fldChar w:fldCharType="separate"/>
      </w:r>
      <w:r w:rsidR="00CC7B3F">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49FF09DA" wp14:editId="5829C517">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642705"/>
      <w:r>
        <w:t xml:space="preserve">Hình </w:t>
      </w:r>
      <w:r>
        <w:fldChar w:fldCharType="begin"/>
      </w:r>
      <w:r>
        <w:instrText xml:space="preserve"> SEQ Hình \* ARABIC </w:instrText>
      </w:r>
      <w:r>
        <w:fldChar w:fldCharType="separate"/>
      </w:r>
      <w:r w:rsidR="00CC7B3F">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557AD57A" wp14:editId="645C8628">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642706"/>
      <w:r>
        <w:t xml:space="preserve">Hình </w:t>
      </w:r>
      <w:r>
        <w:fldChar w:fldCharType="begin"/>
      </w:r>
      <w:r>
        <w:instrText xml:space="preserve"> SEQ Hình \* ARABIC </w:instrText>
      </w:r>
      <w:r>
        <w:fldChar w:fldCharType="separate"/>
      </w:r>
      <w:r w:rsidR="00CC7B3F">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4C938865" wp14:editId="52E458B1">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642707"/>
      <w:r>
        <w:t xml:space="preserve">Hình </w:t>
      </w:r>
      <w:r>
        <w:fldChar w:fldCharType="begin"/>
      </w:r>
      <w:r>
        <w:instrText xml:space="preserve"> SEQ Hình \* ARABIC </w:instrText>
      </w:r>
      <w:r>
        <w:fldChar w:fldCharType="separate"/>
      </w:r>
      <w:r w:rsidR="00CC7B3F">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642655"/>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642656"/>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642657"/>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642722"/>
      <w:bookmarkEnd w:id="44"/>
      <w:r>
        <w:t xml:space="preserve">Bảng </w:t>
      </w:r>
      <w:r>
        <w:fldChar w:fldCharType="begin"/>
      </w:r>
      <w:r>
        <w:instrText xml:space="preserve"> SEQ Bảng \* ARABIC </w:instrText>
      </w:r>
      <w:r>
        <w:fldChar w:fldCharType="separate"/>
      </w:r>
      <w:r w:rsidR="007D49A0">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335A5083" wp14:editId="2ACF795F">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642708"/>
      <w:r>
        <w:t xml:space="preserve">Hình </w:t>
      </w:r>
      <w:r>
        <w:fldChar w:fldCharType="begin"/>
      </w:r>
      <w:r>
        <w:instrText xml:space="preserve"> SEQ Hình \* ARABIC </w:instrText>
      </w:r>
      <w:r>
        <w:fldChar w:fldCharType="separate"/>
      </w:r>
      <w:r w:rsidR="00CC7B3F">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642723"/>
      <w:r>
        <w:t xml:space="preserve">Bảng </w:t>
      </w:r>
      <w:r>
        <w:fldChar w:fldCharType="begin"/>
      </w:r>
      <w:r>
        <w:instrText xml:space="preserve"> SEQ Bảng \* ARABIC </w:instrText>
      </w:r>
      <w:r>
        <w:fldChar w:fldCharType="separate"/>
      </w:r>
      <w:r w:rsidR="007D49A0">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642724"/>
      <w:r>
        <w:t xml:space="preserve">Bảng </w:t>
      </w:r>
      <w:r>
        <w:fldChar w:fldCharType="begin"/>
      </w:r>
      <w:r>
        <w:instrText xml:space="preserve"> SEQ Bảng \* ARABIC </w:instrText>
      </w:r>
      <w:r>
        <w:fldChar w:fldCharType="separate"/>
      </w:r>
      <w:r w:rsidR="007D49A0">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74700BCC" wp14:editId="09818C98">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642730"/>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49FB63E2" wp14:editId="4C33A59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642731"/>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7463D563" wp14:editId="34FE20C4">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642709"/>
      <w:r>
        <w:t xml:space="preserve">Hình </w:t>
      </w:r>
      <w:r>
        <w:fldChar w:fldCharType="begin"/>
      </w:r>
      <w:r>
        <w:instrText xml:space="preserve"> SEQ Hình \* ARABIC </w:instrText>
      </w:r>
      <w:r>
        <w:fldChar w:fldCharType="separate"/>
      </w:r>
      <w:r w:rsidR="00CC7B3F">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143BC4F7" wp14:editId="53FFEF54">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642710"/>
      <w:r>
        <w:t xml:space="preserve">Hình </w:t>
      </w:r>
      <w:r>
        <w:fldChar w:fldCharType="begin"/>
      </w:r>
      <w:r>
        <w:instrText xml:space="preserve"> SEQ Hình \* ARABIC </w:instrText>
      </w:r>
      <w:r>
        <w:fldChar w:fldCharType="separate"/>
      </w:r>
      <w:r w:rsidR="00CC7B3F">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1C8D3AD1" wp14:editId="71161A79">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642711"/>
      <w:r>
        <w:t xml:space="preserve">Hình </w:t>
      </w:r>
      <w:r>
        <w:fldChar w:fldCharType="begin"/>
      </w:r>
      <w:r>
        <w:instrText xml:space="preserve"> SEQ Hình \* ARABIC </w:instrText>
      </w:r>
      <w:r>
        <w:fldChar w:fldCharType="separate"/>
      </w:r>
      <w:r w:rsidR="00CC7B3F">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642725"/>
      <w:r>
        <w:t xml:space="preserve">Bảng </w:t>
      </w:r>
      <w:r>
        <w:fldChar w:fldCharType="begin"/>
      </w:r>
      <w:r>
        <w:instrText xml:space="preserve"> SEQ Bảng \* ARABIC </w:instrText>
      </w:r>
      <w:r>
        <w:fldChar w:fldCharType="separate"/>
      </w:r>
      <w:r w:rsidR="007D49A0">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780276C9" wp14:editId="1193ED5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642712"/>
      <w:r>
        <w:t xml:space="preserve">Hình </w:t>
      </w:r>
      <w:r>
        <w:fldChar w:fldCharType="begin"/>
      </w:r>
      <w:r>
        <w:instrText xml:space="preserve"> SEQ Hình \* ARABIC </w:instrText>
      </w:r>
      <w:r>
        <w:fldChar w:fldCharType="separate"/>
      </w:r>
      <w:r w:rsidR="00CC7B3F">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642726"/>
      <w:r>
        <w:t xml:space="preserve">Bảng </w:t>
      </w:r>
      <w:r>
        <w:fldChar w:fldCharType="begin"/>
      </w:r>
      <w:r>
        <w:instrText xml:space="preserve"> SEQ Bảng \* ARABIC </w:instrText>
      </w:r>
      <w:r>
        <w:fldChar w:fldCharType="separate"/>
      </w:r>
      <w:r w:rsidR="007D49A0">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7304E0DE" wp14:editId="1D33A2AE">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642713"/>
      <w:r>
        <w:t xml:space="preserve">Hình </w:t>
      </w:r>
      <w:r>
        <w:fldChar w:fldCharType="begin"/>
      </w:r>
      <w:r>
        <w:instrText xml:space="preserve"> SEQ Hình \* ARABIC </w:instrText>
      </w:r>
      <w:r>
        <w:fldChar w:fldCharType="separate"/>
      </w:r>
      <w:r w:rsidR="00CC7B3F">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60F4B4C4" wp14:editId="26C7AEF4">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642714"/>
      <w:r>
        <w:t xml:space="preserve">Hình </w:t>
      </w:r>
      <w:r>
        <w:fldChar w:fldCharType="begin"/>
      </w:r>
      <w:r>
        <w:instrText xml:space="preserve"> SEQ Hình \* ARABIC </w:instrText>
      </w:r>
      <w:r>
        <w:fldChar w:fldCharType="separate"/>
      </w:r>
      <w:r w:rsidR="00CC7B3F">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558F81C2" wp14:editId="7D71D560">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642715"/>
      <w:r>
        <w:t xml:space="preserve">Hình </w:t>
      </w:r>
      <w:r>
        <w:fldChar w:fldCharType="begin"/>
      </w:r>
      <w:r>
        <w:instrText xml:space="preserve"> SEQ Hình \* ARABIC </w:instrText>
      </w:r>
      <w:r>
        <w:fldChar w:fldCharType="separate"/>
      </w:r>
      <w:r w:rsidR="00CC7B3F">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1313C547" wp14:editId="788402F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642716"/>
      <w:r>
        <w:t xml:space="preserve">Hình </w:t>
      </w:r>
      <w:r>
        <w:fldChar w:fldCharType="begin"/>
      </w:r>
      <w:r>
        <w:instrText xml:space="preserve"> SEQ Hình \* ARABIC </w:instrText>
      </w:r>
      <w:r>
        <w:fldChar w:fldCharType="separate"/>
      </w:r>
      <w:r w:rsidR="00CC7B3F">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7B71C2B2" wp14:editId="56471D46">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642717"/>
      <w:r>
        <w:t xml:space="preserve">Hình </w:t>
      </w:r>
      <w:r>
        <w:fldChar w:fldCharType="begin"/>
      </w:r>
      <w:r>
        <w:instrText xml:space="preserve"> SEQ Hình \* ARABIC </w:instrText>
      </w:r>
      <w:r>
        <w:fldChar w:fldCharType="separate"/>
      </w:r>
      <w:r w:rsidR="00CC7B3F">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013AF4F4" wp14:editId="4DD3E50B">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642718"/>
      <w:r>
        <w:t xml:space="preserve">Hình </w:t>
      </w:r>
      <w:r>
        <w:fldChar w:fldCharType="begin"/>
      </w:r>
      <w:r>
        <w:instrText xml:space="preserve"> SEQ Hình \* ARABIC </w:instrText>
      </w:r>
      <w:r>
        <w:fldChar w:fldCharType="separate"/>
      </w:r>
      <w:r w:rsidR="00CC7B3F">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5506BDDF" wp14:editId="7EAF085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642719"/>
      <w:r>
        <w:t xml:space="preserve">Hình </w:t>
      </w:r>
      <w:r>
        <w:fldChar w:fldCharType="begin"/>
      </w:r>
      <w:r>
        <w:instrText xml:space="preserve"> SEQ Hình \* ARABIC </w:instrText>
      </w:r>
      <w:r>
        <w:fldChar w:fldCharType="separate"/>
      </w:r>
      <w:r w:rsidR="00CC7B3F">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1BE12817" wp14:editId="27CBAC56">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642720"/>
      <w:r>
        <w:t xml:space="preserve">Hình </w:t>
      </w:r>
      <w:r>
        <w:fldChar w:fldCharType="begin"/>
      </w:r>
      <w:r>
        <w:instrText xml:space="preserve"> SEQ Hình \* ARABIC </w:instrText>
      </w:r>
      <w:r>
        <w:fldChar w:fldCharType="separate"/>
      </w:r>
      <w:r w:rsidR="00CC7B3F">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4B9F18A3" wp14:editId="3181044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642727"/>
      <w:r>
        <w:t xml:space="preserve">Bảng </w:t>
      </w:r>
      <w:r>
        <w:fldChar w:fldCharType="begin"/>
      </w:r>
      <w:r>
        <w:instrText xml:space="preserve"> SEQ Bảng \* ARABIC </w:instrText>
      </w:r>
      <w:r>
        <w:fldChar w:fldCharType="separate"/>
      </w:r>
      <w:r w:rsidR="007D49A0">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3D8EC4B5" wp14:editId="291D193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642721"/>
      <w:r>
        <w:t xml:space="preserve">Hình </w:t>
      </w:r>
      <w:r>
        <w:fldChar w:fldCharType="begin"/>
      </w:r>
      <w:r>
        <w:instrText xml:space="preserve"> SEQ Hình \* ARABIC </w:instrText>
      </w:r>
      <w:r>
        <w:fldChar w:fldCharType="separate"/>
      </w:r>
      <w:r w:rsidR="00CC7B3F">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C46CEB" w:rsidRDefault="00195F71" w:rsidP="00DC0988">
      <w:pPr>
        <w:pStyle w:val="Heading2"/>
        <w:rPr>
          <w:lang w:val="en-US"/>
        </w:rPr>
      </w:pPr>
      <w:bookmarkStart w:id="87" w:name="_Ref311361917"/>
      <w:bookmarkStart w:id="88" w:name="_Toc311642658"/>
      <w:r>
        <w:rPr>
          <w:lang w:val="en-US"/>
        </w:rPr>
        <w:t>Kiến trúc phần mềm</w:t>
      </w:r>
      <w:bookmarkEnd w:id="87"/>
      <w:bookmarkEnd w:id="88"/>
    </w:p>
    <w:p w:rsidR="00BB6632" w:rsidRPr="00BB6632" w:rsidRDefault="00BB6632" w:rsidP="00BB6632">
      <w:pPr>
        <w:rPr>
          <w:lang w:val="en-US"/>
        </w:rPr>
      </w:pPr>
    </w:p>
    <w:p w:rsidR="00195F71" w:rsidRDefault="00A51802" w:rsidP="00195F71">
      <w:pPr>
        <w:rPr>
          <w:lang w:val="en-US"/>
        </w:rPr>
      </w:pPr>
      <w:r>
        <w:rPr>
          <w:lang w:val="en-US"/>
        </w:rPr>
        <w:t>[Các design pattern dc áp dụng]</w:t>
      </w:r>
    </w:p>
    <w:p w:rsidR="00A11C19" w:rsidRDefault="00A11C19" w:rsidP="00195F71">
      <w:pPr>
        <w:rPr>
          <w:lang w:val="en-US"/>
        </w:rPr>
      </w:pPr>
    </w:p>
    <w:p w:rsidR="00A11C19" w:rsidRDefault="00A11C19" w:rsidP="00195F71">
      <w:pPr>
        <w:rPr>
          <w:lang w:val="en-US"/>
        </w:rPr>
      </w:pPr>
      <w:r>
        <w:rPr>
          <w:lang w:val="en-US"/>
        </w:rPr>
        <w:t xml:space="preserve">API: </w:t>
      </w:r>
      <w:r w:rsidRPr="003E698C">
        <w:rPr>
          <w:b/>
          <w:lang w:val="en-US"/>
        </w:rPr>
        <w:t>Composition</w:t>
      </w:r>
      <w:r>
        <w:rPr>
          <w:lang w:val="en-US"/>
        </w:rPr>
        <w:t xml:space="preserve"> &amp; inheritance</w:t>
      </w:r>
    </w:p>
    <w:p w:rsidR="00A11C19" w:rsidRDefault="00A11C19" w:rsidP="00195F71">
      <w:pPr>
        <w:rPr>
          <w:lang w:val="en-US"/>
        </w:rPr>
      </w:pPr>
      <w:r>
        <w:rPr>
          <w:lang w:val="en-US"/>
        </w:rPr>
        <w:t>Chuyển tag vào API -&gt; tạo cây…</w:t>
      </w:r>
    </w:p>
    <w:p w:rsidR="00A11C19" w:rsidRDefault="00A11C19" w:rsidP="00195F71">
      <w:pPr>
        <w:rPr>
          <w:b/>
          <w:lang w:val="en-US"/>
        </w:rPr>
      </w:pPr>
      <w:r>
        <w:rPr>
          <w:lang w:val="en-US"/>
        </w:rPr>
        <w:t xml:space="preserve">Tại sao </w:t>
      </w:r>
      <w:r w:rsidRPr="00717017">
        <w:rPr>
          <w:b/>
          <w:lang w:val="en-US"/>
        </w:rPr>
        <w:t>Composition</w:t>
      </w:r>
      <w:r>
        <w:rPr>
          <w:b/>
          <w:lang w:val="en-US"/>
        </w:rPr>
        <w:t xml:space="preserve"> </w:t>
      </w:r>
      <w:r w:rsidR="00BB6632">
        <w:rPr>
          <w:b/>
          <w:lang w:val="en-US"/>
        </w:rPr>
        <w:t>hiệu quả hơn</w:t>
      </w:r>
      <w:r>
        <w:rPr>
          <w:b/>
          <w:lang w:val="en-US"/>
        </w:rPr>
        <w:t xml:space="preserve"> inheritance</w:t>
      </w:r>
    </w:p>
    <w:p w:rsidR="00A11C19" w:rsidRPr="00195F71" w:rsidRDefault="00A11C19" w:rsidP="00195F71">
      <w:pPr>
        <w:rPr>
          <w:lang w:val="en-US"/>
        </w:rPr>
      </w:pPr>
    </w:p>
    <w:p w:rsidR="008C5F46" w:rsidRDefault="008C5F46" w:rsidP="008C5F46">
      <w:pPr>
        <w:rPr>
          <w:lang w:val="en-US"/>
        </w:rPr>
      </w:pPr>
    </w:p>
    <w:p w:rsidR="00A11C19" w:rsidRDefault="00A11C19" w:rsidP="008C5F46">
      <w:pPr>
        <w:rPr>
          <w:lang w:val="en-US"/>
        </w:rPr>
      </w:pPr>
    </w:p>
    <w:p w:rsidR="00A11C19" w:rsidRDefault="00BB6632" w:rsidP="00A11C19">
      <w:pPr>
        <w:pStyle w:val="Heading1"/>
        <w:rPr>
          <w:lang w:val="en-US"/>
        </w:rPr>
      </w:pPr>
      <w:bookmarkStart w:id="89" w:name="_Ref310943415"/>
      <w:bookmarkStart w:id="90" w:name="_Ref310943432"/>
      <w:bookmarkStart w:id="91" w:name="_Toc311642659"/>
      <w:r>
        <w:rPr>
          <w:lang w:val="en-US"/>
        </w:rPr>
        <w:t>Giải quyết bài toán kiến trúc</w:t>
      </w:r>
      <w:bookmarkEnd w:id="89"/>
      <w:bookmarkEnd w:id="90"/>
      <w:bookmarkEnd w:id="91"/>
    </w:p>
    <w:p w:rsidR="00A11C19" w:rsidRDefault="003E698C" w:rsidP="003E698C">
      <w:pPr>
        <w:pStyle w:val="Heading2"/>
        <w:rPr>
          <w:lang w:val="en-US"/>
        </w:rPr>
      </w:pPr>
      <w:bookmarkStart w:id="92" w:name="_Ref311633974"/>
      <w:bookmarkStart w:id="93" w:name="_Ref311633977"/>
      <w:bookmarkStart w:id="94" w:name="_Toc311642660"/>
      <w:r>
        <w:rPr>
          <w:lang w:val="en-US"/>
        </w:rPr>
        <w:t xml:space="preserve">Áp dụng </w:t>
      </w:r>
      <w:r w:rsidR="001D6BBE">
        <w:rPr>
          <w:lang w:val="en-US"/>
        </w:rPr>
        <w:t>lý thuyết và phương pháp</w:t>
      </w:r>
      <w:r w:rsidR="002373EA">
        <w:rPr>
          <w:lang w:val="en-US"/>
        </w:rPr>
        <w:t xml:space="preserve"> vào bài toán</w:t>
      </w:r>
      <w:bookmarkEnd w:id="92"/>
      <w:bookmarkEnd w:id="93"/>
      <w:bookmarkEnd w:id="94"/>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r>
        <w:rPr>
          <w:lang w:val="en-US"/>
        </w:rPr>
        <w:t>Áp dụng tag và taxonomy</w:t>
      </w:r>
    </w:p>
    <w:p w:rsidR="00F32A68" w:rsidRDefault="00F32A68" w:rsidP="00F32A68">
      <w:pPr>
        <w:ind w:firstLine="720"/>
        <w:rPr>
          <w:lang w:val="en-US"/>
        </w:rPr>
      </w:pPr>
      <w:r>
        <w:rPr>
          <w:lang w:val="en-US"/>
        </w:rPr>
        <w:t xml:space="preserve">Với mục tiêu xây dựng một kiến trúc linh hoạt trong việc tổ chức, lưu trữ thông tin tạo khả năng tìm kiếm và so khớp thông tin đa dạng trong các lĩnh vực khác nhau, </w:t>
      </w:r>
      <w:r>
        <w:rPr>
          <w:lang w:val="en-US"/>
        </w:rPr>
        <w:lastRenderedPageBreak/>
        <w:t xml:space="preserve">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CC7B3F" w:rsidRDefault="00F32A68" w:rsidP="00CC7B3F">
      <w:pPr>
        <w:keepNext/>
        <w:ind w:firstLine="720"/>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 </w:t>
      </w:r>
      <w:r>
        <w:rPr>
          <w:lang w:val="en-US"/>
        </w:rPr>
        <w:drawing>
          <wp:inline distT="0" distB="0" distL="0" distR="0" wp14:anchorId="6258D571" wp14:editId="05012985">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F32A68" w:rsidRPr="00CC7B3F" w:rsidRDefault="00CC7B3F" w:rsidP="00CC7B3F">
      <w:pPr>
        <w:pStyle w:val="Caption"/>
        <w:rPr>
          <w:lang w:val="en-US"/>
        </w:rPr>
      </w:pPr>
      <w:r>
        <w:t xml:space="preserve">Hình </w:t>
      </w:r>
      <w:r>
        <w:fldChar w:fldCharType="begin"/>
      </w:r>
      <w:r>
        <w:instrText xml:space="preserve"> SEQ Hình \* ARABIC </w:instrText>
      </w:r>
      <w:r>
        <w:fldChar w:fldCharType="separate"/>
      </w:r>
      <w:r>
        <w:t>20</w:t>
      </w:r>
      <w:r>
        <w:fldChar w:fldCharType="end"/>
      </w:r>
      <w:r>
        <w:rPr>
          <w:lang w:val="en-US"/>
        </w:rPr>
        <w:t>. Mô hình tổ chức thông tin theo tag kết hợp taxonomy</w:t>
      </w:r>
    </w:p>
    <w:p w:rsidR="00CC7B3F" w:rsidRDefault="00CC7B3F" w:rsidP="00F32A68">
      <w:pPr>
        <w:ind w:firstLine="720"/>
        <w:rPr>
          <w:lang w:val="en-US"/>
        </w:rPr>
      </w:pPr>
      <w:bookmarkStart w:id="95" w:name="_GoBack"/>
      <w:bookmarkEnd w:id="95"/>
    </w:p>
    <w:p w:rsidR="00F32A68" w:rsidRDefault="00F32A68" w:rsidP="00F32A68">
      <w:pPr>
        <w:ind w:firstLine="720"/>
        <w:rPr>
          <w:lang w:val="en-US"/>
        </w:rPr>
      </w:pPr>
      <w:r>
        <w:rPr>
          <w:lang w:val="en-US"/>
        </w:rPr>
        <w:t xml:space="preserve">Tiếp theo, 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w:t>
      </w:r>
      <w:r>
        <w:rPr>
          <w:lang w:val="en-US"/>
        </w:rPr>
        <w:lastRenderedPageBreak/>
        <w:t xml:space="preserve">gán một từ khóa cho đối tượng thì không đủ, ví dụ giá bán của sản phẩm, ta chỉ gán từ khóa “Price” … </w:t>
      </w:r>
    </w:p>
    <w:p w:rsidR="006D291A" w:rsidRPr="00254F61" w:rsidRDefault="00F32A68" w:rsidP="00F32A68">
      <w:pPr>
        <w:ind w:firstLine="720"/>
        <w:rPr>
          <w:lang w:val="en-US"/>
        </w:rPr>
      </w:pPr>
      <w:r>
        <w:rPr>
          <w:lang w:val="en-US"/>
        </w:rPr>
        <w:t>Với kiến trúc tổ chức thông tin như trên thì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bookmarkStart w:id="96" w:name="_Toc311642662"/>
      <w:r>
        <w:rPr>
          <w:lang w:val="en-US"/>
        </w:rPr>
        <w:t>Áp dụng độ tương quan giữa các tag</w:t>
      </w:r>
      <w:r w:rsidR="00F3128E">
        <w:rPr>
          <w:lang w:val="en-US"/>
        </w:rPr>
        <w:t xml:space="preserve"> vào việc so khớp</w:t>
      </w:r>
      <w:bookmarkEnd w:id="96"/>
      <w:r w:rsidR="00F3128E">
        <w:rPr>
          <w:lang w:val="en-US"/>
        </w:rPr>
        <w:t xml:space="preserve"> </w:t>
      </w:r>
    </w:p>
    <w:p w:rsidR="00254F61" w:rsidRPr="00254F61" w:rsidRDefault="00254F61" w:rsidP="00254F61">
      <w:pPr>
        <w:rPr>
          <w:lang w:val="en-US"/>
        </w:rPr>
      </w:pPr>
    </w:p>
    <w:p w:rsidR="00254F61" w:rsidRDefault="00254F61" w:rsidP="00254F61">
      <w:pPr>
        <w:pStyle w:val="Heading3"/>
        <w:rPr>
          <w:lang w:val="en-US"/>
        </w:rPr>
      </w:pPr>
      <w:bookmarkStart w:id="97" w:name="_Toc311642663"/>
      <w:r>
        <w:rPr>
          <w:lang w:val="en-US"/>
        </w:rPr>
        <w:t>Áp dụng cây quyết định</w:t>
      </w:r>
      <w:bookmarkEnd w:id="97"/>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566EB3BD" wp14:editId="6FF22C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r>
        <w:t xml:space="preserve">Hình </w:t>
      </w:r>
      <w:r>
        <w:fldChar w:fldCharType="begin"/>
      </w:r>
      <w:r>
        <w:instrText xml:space="preserve"> SEQ Hình \* ARABIC </w:instrText>
      </w:r>
      <w:r>
        <w:fldChar w:fldCharType="separate"/>
      </w:r>
      <w:r w:rsidR="00CC7B3F">
        <w:t>21</w:t>
      </w:r>
      <w:r>
        <w:fldChar w:fldCharType="end"/>
      </w:r>
      <w:r>
        <w:rPr>
          <w:lang w:val="en-US"/>
        </w:rPr>
        <w:t>. Cấu trúc cây quyết định khi sử dụng MS Analysis Services API</w:t>
      </w:r>
      <w:r>
        <w:rPr>
          <w:rStyle w:val="FootnoteReference"/>
          <w:lang w:val="en-US"/>
        </w:rPr>
        <w:footnoteReference w:id="7"/>
      </w:r>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38AEB2AF" wp14:editId="2109AC2F">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r>
        <w:t xml:space="preserve">Hình </w:t>
      </w:r>
      <w:r>
        <w:fldChar w:fldCharType="begin"/>
      </w:r>
      <w:r>
        <w:instrText xml:space="preserve"> SEQ Hình \* ARABIC </w:instrText>
      </w:r>
      <w:r>
        <w:fldChar w:fldCharType="separate"/>
      </w:r>
      <w:r w:rsidR="00CC7B3F">
        <w:t>22</w:t>
      </w:r>
      <w:r>
        <w:fldChar w:fldCharType="end"/>
      </w:r>
      <w:r>
        <w:rPr>
          <w:lang w:val="en-US"/>
        </w:rPr>
        <w:t>. Dữ liệu nhập xuất khi sử dụng MS Analysis Services API</w:t>
      </w:r>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r>
        <w:t xml:space="preserve">Bảng </w:t>
      </w:r>
      <w:r>
        <w:fldChar w:fldCharType="begin"/>
      </w:r>
      <w:r>
        <w:instrText xml:space="preserve"> SEQ Bảng \* ARABIC </w:instrText>
      </w:r>
      <w:r>
        <w:fldChar w:fldCharType="separate"/>
      </w:r>
      <w:r w:rsidR="007D49A0">
        <w:t>7</w:t>
      </w:r>
      <w:r>
        <w:fldChar w:fldCharType="end"/>
      </w:r>
      <w:r>
        <w:rPr>
          <w:lang w:val="en-US"/>
        </w:rPr>
        <w:t>. Bảng mô tả dữ liệu đầu vào khi sử dụng MS Analysis Services</w:t>
      </w:r>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A20B54">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4F5415">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F104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267A4A">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A119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A1190E">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r>
        <w:t xml:space="preserve">Bảng </w:t>
      </w:r>
      <w:r>
        <w:fldChar w:fldCharType="begin"/>
      </w:r>
      <w:r>
        <w:instrText xml:space="preserve"> SEQ Bảng \* ARABIC </w:instrText>
      </w:r>
      <w:r>
        <w:fldChar w:fldCharType="separate"/>
      </w:r>
      <w:r w:rsidR="007D49A0">
        <w:t>8</w:t>
      </w:r>
      <w:r>
        <w:fldChar w:fldCharType="end"/>
      </w:r>
      <w:r>
        <w:rPr>
          <w:lang w:val="en-US"/>
        </w:rPr>
        <w:t>. Bảng mô tả dữ liệu đầu ra khi sử dụng MS Analysis Services</w:t>
      </w:r>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0B1F3AEE" wp14:editId="4824643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r>
        <w:t xml:space="preserve">Hình </w:t>
      </w:r>
      <w:r>
        <w:fldChar w:fldCharType="begin"/>
      </w:r>
      <w:r>
        <w:instrText xml:space="preserve"> SEQ Hình \* ARABIC </w:instrText>
      </w:r>
      <w:r>
        <w:fldChar w:fldCharType="separate"/>
      </w:r>
      <w:r w:rsidR="00CC7B3F">
        <w:t>23</w:t>
      </w:r>
      <w:r>
        <w:fldChar w:fldCharType="end"/>
      </w:r>
      <w:r>
        <w:rPr>
          <w:lang w:val="en-US"/>
        </w:rPr>
        <w:t>. Dữ liệu đầu vào và đầu ra của Decision Tree Engine</w:t>
      </w:r>
    </w:p>
    <w:p w:rsidR="00AC0774" w:rsidRDefault="007166B2" w:rsidP="00AC0774">
      <w:pPr>
        <w:keepNext/>
        <w:jc w:val="center"/>
      </w:pPr>
      <w:r>
        <w:rPr>
          <w:lang w:val="en-US"/>
        </w:rPr>
        <w:lastRenderedPageBreak/>
        <w:drawing>
          <wp:inline distT="0" distB="0" distL="0" distR="0" wp14:anchorId="3726B009" wp14:editId="623C195E">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r>
        <w:t xml:space="preserve">Hình </w:t>
      </w:r>
      <w:r>
        <w:fldChar w:fldCharType="begin"/>
      </w:r>
      <w:r>
        <w:instrText xml:space="preserve"> SEQ Hình \* ARABIC </w:instrText>
      </w:r>
      <w:r>
        <w:fldChar w:fldCharType="separate"/>
      </w:r>
      <w:r w:rsidR="00CC7B3F">
        <w:t>24</w:t>
      </w:r>
      <w:r>
        <w:fldChar w:fldCharType="end"/>
      </w:r>
      <w:r>
        <w:rPr>
          <w:lang w:val="en-US"/>
        </w:rPr>
        <w:t>. Tiến trình xây dựng cây quyết định của kiến trúc</w:t>
      </w:r>
    </w:p>
    <w:p w:rsidR="00AC0774" w:rsidRPr="00AC0774" w:rsidRDefault="00AC0774" w:rsidP="00AC0774">
      <w:pPr>
        <w:rPr>
          <w:lang w:val="en-US"/>
        </w:rPr>
      </w:pPr>
    </w:p>
    <w:p w:rsidR="00825D19" w:rsidRDefault="00FA438F" w:rsidP="00825D19">
      <w:pPr>
        <w:keepNext/>
      </w:pPr>
      <w:r>
        <w:rPr>
          <w:lang w:val="en-US"/>
        </w:rPr>
        <w:drawing>
          <wp:inline distT="0" distB="0" distL="0" distR="0" wp14:anchorId="36A60BA8" wp14:editId="1B1A0413">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r>
        <w:t xml:space="preserve">Hình </w:t>
      </w:r>
      <w:r>
        <w:fldChar w:fldCharType="begin"/>
      </w:r>
      <w:r>
        <w:instrText xml:space="preserve"> SEQ Hình \* ARABIC </w:instrText>
      </w:r>
      <w:r>
        <w:fldChar w:fldCharType="separate"/>
      </w:r>
      <w:r w:rsidR="00CC7B3F">
        <w:t>25</w:t>
      </w:r>
      <w:r>
        <w:fldChar w:fldCharType="end"/>
      </w:r>
      <w:r>
        <w:rPr>
          <w:lang w:val="en-US"/>
        </w:rPr>
        <w:t xml:space="preserve">. </w:t>
      </w:r>
      <w:r w:rsidR="0006657E">
        <w:rPr>
          <w:lang w:val="en-US"/>
        </w:rPr>
        <w:t>Cấu trúc b</w:t>
      </w:r>
      <w:r>
        <w:rPr>
          <w:lang w:val="en-US"/>
        </w:rPr>
        <w:t>ảng DecisionTreeNode và DecisionTreeNodeDistribution</w:t>
      </w:r>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98" w:name="_Ref311732414"/>
      <w:bookmarkStart w:id="99" w:name="_Ref311732407"/>
      <w:r>
        <w:t xml:space="preserve">Bảng </w:t>
      </w:r>
      <w:r>
        <w:fldChar w:fldCharType="begin"/>
      </w:r>
      <w:r>
        <w:instrText xml:space="preserve"> SEQ Bảng \* ARABIC </w:instrText>
      </w:r>
      <w:r>
        <w:fldChar w:fldCharType="separate"/>
      </w:r>
      <w:r w:rsidR="007D49A0">
        <w:t>9</w:t>
      </w:r>
      <w:r>
        <w:fldChar w:fldCharType="end"/>
      </w:r>
      <w:bookmarkEnd w:id="98"/>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99"/>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00" w:name="_Toc311642664"/>
      <w:r>
        <w:rPr>
          <w:lang w:val="en-US"/>
        </w:rPr>
        <w:t>Áp dụng kiến trúc phần mềm vào bài toán</w:t>
      </w:r>
      <w:bookmarkEnd w:id="100"/>
    </w:p>
    <w:p w:rsidR="002373EA" w:rsidRPr="002373EA" w:rsidRDefault="002373EA" w:rsidP="002373EA">
      <w:pPr>
        <w:rPr>
          <w:lang w:val="en-US"/>
        </w:rPr>
      </w:pPr>
    </w:p>
    <w:p w:rsidR="003E698C" w:rsidRDefault="003E698C" w:rsidP="003E698C">
      <w:pPr>
        <w:pStyle w:val="Heading2"/>
        <w:rPr>
          <w:lang w:val="en-US"/>
        </w:rPr>
      </w:pPr>
      <w:bookmarkStart w:id="101" w:name="_Toc311642665"/>
      <w:r w:rsidRPr="008C5F46">
        <w:rPr>
          <w:lang w:val="en-US"/>
        </w:rPr>
        <w:t>Đánh giá kiến trúc</w:t>
      </w:r>
      <w:bookmarkEnd w:id="101"/>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02" w:name="_Toc311642666"/>
      <w:r>
        <w:rPr>
          <w:lang w:val="en-US"/>
        </w:rPr>
        <w:t>Áp dụng giải pháp vào bài toán Job Zoom</w:t>
      </w:r>
      <w:bookmarkEnd w:id="102"/>
    </w:p>
    <w:p w:rsidR="00A51802" w:rsidRDefault="00A51802" w:rsidP="00A51802">
      <w:pPr>
        <w:pStyle w:val="Heading2"/>
        <w:rPr>
          <w:lang w:val="en-US"/>
        </w:rPr>
      </w:pPr>
      <w:bookmarkStart w:id="103" w:name="_Toc311642667"/>
      <w:r>
        <w:rPr>
          <w:lang w:val="en-US"/>
        </w:rPr>
        <w:t>Thực trạng các website tuyển dụng hiện nay</w:t>
      </w:r>
      <w:bookmarkEnd w:id="103"/>
    </w:p>
    <w:p w:rsidR="00E73F39" w:rsidRDefault="00287AE6" w:rsidP="0064255B">
      <w:pPr>
        <w:pStyle w:val="ListParagraph"/>
        <w:numPr>
          <w:ilvl w:val="0"/>
          <w:numId w:val="29"/>
        </w:numPr>
        <w:ind w:left="0" w:firstLine="360"/>
        <w:rPr>
          <w:lang w:val="en-US"/>
        </w:rPr>
      </w:pPr>
      <w:r w:rsidRPr="00E73F39">
        <w:rPr>
          <w:lang w:val="en-US"/>
        </w:rPr>
        <w:t>Các website tuyển dụng hiện tại chỉ ở mức đăng tải thông</w:t>
      </w:r>
      <w:r w:rsidR="00E73F39">
        <w:rPr>
          <w:lang w:val="en-US"/>
        </w:rPr>
        <w:t xml:space="preserve"> tin</w:t>
      </w:r>
      <w:r w:rsidR="008148C7">
        <w:rPr>
          <w:lang w:val="en-US"/>
        </w:rPr>
        <w:t xml:space="preserve"> tìm việc theo dạng văn bản.</w:t>
      </w:r>
      <w:r w:rsidRPr="00E73F39">
        <w:rPr>
          <w:lang w:val="en-US"/>
        </w:rPr>
        <w:t xml:space="preserve"> </w:t>
      </w:r>
    </w:p>
    <w:p w:rsidR="00287AE6" w:rsidRPr="00E73F39" w:rsidRDefault="00287AE6" w:rsidP="0064255B">
      <w:pPr>
        <w:pStyle w:val="ListParagraph"/>
        <w:numPr>
          <w:ilvl w:val="0"/>
          <w:numId w:val="29"/>
        </w:numPr>
        <w:ind w:left="0" w:firstLine="360"/>
        <w:rPr>
          <w:lang w:val="en-US"/>
        </w:rPr>
      </w:pPr>
      <w:r w:rsidRPr="00E73F39">
        <w:rPr>
          <w:lang w:val="en-US"/>
        </w:rPr>
        <w:t xml:space="preserve">Hồ sơ ứng viên (CV hay resume) theo khuôn mẫu nhất định, </w:t>
      </w:r>
      <w:r w:rsidR="009D56C5" w:rsidRPr="00E73F39">
        <w:rPr>
          <w:lang w:val="en-US"/>
        </w:rPr>
        <w:t xml:space="preserve">thiếu sự </w:t>
      </w:r>
      <w:r w:rsidRPr="00E73F39">
        <w:rPr>
          <w:lang w:val="en-US"/>
        </w:rPr>
        <w:t>linh hoạt</w:t>
      </w:r>
      <w:r w:rsidR="009D56C5" w:rsidRPr="00E73F39">
        <w:rPr>
          <w:lang w:val="en-US"/>
        </w:rPr>
        <w:t>, hạn chế trong việc hỗ trợ người tìm việc mô tả minh chứng cho những kinh nghiệm hay kỹ năng của họ</w:t>
      </w:r>
      <w:r w:rsidR="00216265" w:rsidRPr="00E73F39">
        <w:rPr>
          <w:lang w:val="en-US"/>
        </w:rPr>
        <w:t>.</w:t>
      </w:r>
    </w:p>
    <w:p w:rsidR="006B5487" w:rsidRDefault="00287AE6" w:rsidP="0064255B">
      <w:pPr>
        <w:pStyle w:val="ListParagraph"/>
        <w:numPr>
          <w:ilvl w:val="0"/>
          <w:numId w:val="29"/>
        </w:numPr>
        <w:ind w:left="0" w:firstLine="360"/>
        <w:rPr>
          <w:lang w:val="en-US"/>
        </w:rPr>
      </w:pPr>
      <w:r w:rsidRPr="00287AE6">
        <w:rPr>
          <w:lang w:val="en-US"/>
        </w:rPr>
        <w:t xml:space="preserve">Hỗ trợ tốt việc tìm kiếm công việc, hồ sơ ứng viên nhưng chưa thấy được sự so khớp giữa yêu cầu tuyển dụng và hồ sơ </w:t>
      </w:r>
      <w:r>
        <w:rPr>
          <w:lang w:val="en-US"/>
        </w:rPr>
        <w:t>của ứng viên</w:t>
      </w:r>
      <w:r w:rsidR="00FD248A">
        <w:rPr>
          <w:lang w:val="en-US"/>
        </w:rPr>
        <w:t>.</w:t>
      </w:r>
    </w:p>
    <w:p w:rsidR="00287AE6" w:rsidRPr="001D09F2" w:rsidRDefault="001F3B39" w:rsidP="0064255B">
      <w:pPr>
        <w:pStyle w:val="ListParagraph"/>
        <w:numPr>
          <w:ilvl w:val="0"/>
          <w:numId w:val="29"/>
        </w:numPr>
        <w:ind w:left="0" w:firstLine="360"/>
        <w:rPr>
          <w:lang w:val="en-US"/>
        </w:rPr>
      </w:pPr>
      <w:r>
        <w:rPr>
          <w:lang w:val="en-US"/>
        </w:rPr>
        <w:t>Chức</w:t>
      </w:r>
      <w:r w:rsidR="006B5487">
        <w:rPr>
          <w:lang w:val="en-US"/>
        </w:rPr>
        <w:t xml:space="preserve"> năng gợi ý ứng viên bổ sung</w:t>
      </w:r>
      <w:r w:rsidR="00464500">
        <w:rPr>
          <w:lang w:val="en-US"/>
        </w:rPr>
        <w:t xml:space="preserve"> thông tin hồ sơ</w:t>
      </w:r>
      <w:r w:rsidR="006B5487">
        <w:rPr>
          <w:lang w:val="en-US"/>
        </w:rPr>
        <w:t xml:space="preserve"> </w:t>
      </w:r>
      <w:r w:rsidR="00464500">
        <w:rPr>
          <w:lang w:val="en-US"/>
        </w:rPr>
        <w:t>còn đơn giản</w:t>
      </w:r>
      <w:r w:rsidR="000F0B16">
        <w:rPr>
          <w:lang w:val="en-US"/>
        </w:rPr>
        <w:t xml:space="preserve"> (chỉ gợi ý ứng viên nên cập nhật các thông tin quan trọng như kinh nghiệm làm việc, học vấn), </w:t>
      </w:r>
      <w:r w:rsidR="00464500">
        <w:rPr>
          <w:lang w:val="en-US"/>
        </w:rPr>
        <w:t xml:space="preserve">không có hướng đến một </w:t>
      </w:r>
      <w:r w:rsidR="008148C7">
        <w:rPr>
          <w:lang w:val="en-US"/>
        </w:rPr>
        <w:t xml:space="preserve">vị trí làm việc </w:t>
      </w:r>
      <w:r w:rsidR="00D34900">
        <w:rPr>
          <w:lang w:val="en-US"/>
        </w:rPr>
        <w:t>hay</w:t>
      </w:r>
      <w:r w:rsidR="006B5487">
        <w:rPr>
          <w:lang w:val="en-US"/>
        </w:rPr>
        <w:t xml:space="preserve"> ngành nghề mà ứng viên </w:t>
      </w:r>
      <w:r w:rsidR="00464500">
        <w:rPr>
          <w:lang w:val="en-US"/>
        </w:rPr>
        <w:t>muốn làm việ</w:t>
      </w:r>
      <w:r w:rsidR="00C746A4">
        <w:rPr>
          <w:lang w:val="en-US"/>
        </w:rPr>
        <w:t>c.</w:t>
      </w:r>
      <w:r w:rsidR="00D80E30">
        <w:rPr>
          <w:lang w:val="en-US"/>
        </w:rPr>
        <w:t xml:space="preserve"> </w:t>
      </w:r>
    </w:p>
    <w:p w:rsidR="002E55B1" w:rsidRPr="00287AE6" w:rsidRDefault="002E55B1" w:rsidP="002E55B1">
      <w:pPr>
        <w:pStyle w:val="Heading2"/>
        <w:rPr>
          <w:lang w:val="en-US"/>
        </w:rPr>
      </w:pPr>
      <w:bookmarkStart w:id="104" w:name="_Toc311642668"/>
      <w:r w:rsidRPr="00287AE6">
        <w:rPr>
          <w:lang w:val="en-US"/>
        </w:rPr>
        <w:t>Những vấn đề Job Zoom cần giải quyết</w:t>
      </w:r>
      <w:bookmarkEnd w:id="104"/>
    </w:p>
    <w:p w:rsidR="002E55B1" w:rsidRDefault="002E55B1" w:rsidP="002E55B1">
      <w:pPr>
        <w:pStyle w:val="Heading3"/>
        <w:rPr>
          <w:lang w:val="en-US"/>
        </w:rPr>
      </w:pPr>
      <w:bookmarkStart w:id="105" w:name="_Toc311642669"/>
      <w:r>
        <w:rPr>
          <w:lang w:val="en-US"/>
        </w:rPr>
        <w:t>Vấn đề</w:t>
      </w:r>
      <w:r w:rsidRPr="003E741F">
        <w:rPr>
          <w:lang w:val="en-US"/>
        </w:rPr>
        <w:t xml:space="preserve"> 1: Hỗ trợ người dùng viết CV theo ngành nghề.</w:t>
      </w:r>
      <w:bookmarkEnd w:id="105"/>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w:t>
      </w:r>
      <w:r w:rsidRPr="00632004">
        <w:rPr>
          <w:lang w:val="en-US"/>
        </w:rPr>
        <w:lastRenderedPageBreak/>
        <w:t xml:space="preserve">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06" w:name="_Toc31164267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06"/>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07" w:name="_Toc311642671"/>
      <w:r>
        <w:rPr>
          <w:lang w:val="en-US"/>
        </w:rPr>
        <w:t xml:space="preserve">Vấn đề 3: </w:t>
      </w:r>
      <w:r w:rsidR="00503014">
        <w:rPr>
          <w:lang w:val="en-US"/>
        </w:rPr>
        <w:t>So khớp hồ sơ ứng viên với yêu cầu tuyển dụng (</w:t>
      </w:r>
      <w:r>
        <w:rPr>
          <w:lang w:val="en-US"/>
        </w:rPr>
        <w:t>Matching tool</w:t>
      </w:r>
      <w:r w:rsidR="00503014">
        <w:rPr>
          <w:lang w:val="en-US"/>
        </w:rPr>
        <w:t>)</w:t>
      </w:r>
      <w:bookmarkEnd w:id="107"/>
    </w:p>
    <w:p w:rsidR="002E55B1" w:rsidRDefault="002E55B1" w:rsidP="002E55B1">
      <w:pPr>
        <w:ind w:firstLine="720"/>
        <w:rPr>
          <w:lang w:val="en-US"/>
        </w:rPr>
      </w:pPr>
      <w:r>
        <w:rPr>
          <w:lang w:val="en-US"/>
        </w:rPr>
        <w:t xml:space="preserve">Đối với người tìm việc: Matching tool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Matching tool 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08" w:name="_Toc311642672"/>
      <w:r>
        <w:rPr>
          <w:lang w:val="en-US"/>
        </w:rPr>
        <w:t>Kết quả mong muốn</w:t>
      </w:r>
      <w:bookmarkEnd w:id="108"/>
    </w:p>
    <w:p w:rsidR="00E46A99" w:rsidRDefault="00E46A99" w:rsidP="002E55B1">
      <w:pPr>
        <w:pStyle w:val="ListParagraph"/>
        <w:numPr>
          <w:ilvl w:val="0"/>
          <w:numId w:val="24"/>
        </w:numPr>
        <w:rPr>
          <w:ins w:id="109" w:author="Kyo" w:date="2011-12-11T23:43:00Z"/>
          <w:lang w:val="en-US"/>
        </w:rPr>
      </w:pPr>
      <w:ins w:id="110" w:author="Kyo" w:date="2011-12-11T23:43:00Z">
        <w:r>
          <w:rPr>
            <w:lang w:val="en-US"/>
          </w:rPr>
          <w:t>// Cần chỉnh sửa, kết quả mong muốn cụ thể của website tìm việc</w:t>
        </w:r>
      </w:ins>
      <w:ins w:id="111" w:author="Kyo" w:date="2011-12-11T23:44:00Z">
        <w:r w:rsidR="00FC565A">
          <w:rPr>
            <w:lang w:val="en-US"/>
          </w:rPr>
          <w:t xml:space="preserve"> khi áp dụng kiến trúc</w:t>
        </w:r>
      </w:ins>
    </w:p>
    <w:p w:rsidR="002E55B1" w:rsidRDefault="002E55B1" w:rsidP="002E55B1">
      <w:pPr>
        <w:pStyle w:val="ListParagraph"/>
        <w:numPr>
          <w:ilvl w:val="0"/>
          <w:numId w:val="24"/>
        </w:numPr>
        <w:rPr>
          <w:lang w:val="en-US"/>
        </w:rPr>
      </w:pPr>
      <w:r w:rsidRPr="0077227F">
        <w:rPr>
          <w:lang w:val="en-US"/>
        </w:rPr>
        <w:t>Xây dựng kiến trúc phần mềm đảm bảo tính linh hoạt khi áp dụng trong nhiều hệ thống ngành nghề khác nhau</w:t>
      </w:r>
      <w:r>
        <w:rPr>
          <w:lang w:val="en-US"/>
        </w:rPr>
        <w:t>.</w:t>
      </w:r>
    </w:p>
    <w:p w:rsidR="002E55B1" w:rsidRDefault="002E55B1" w:rsidP="002E55B1">
      <w:pPr>
        <w:pStyle w:val="ListParagraph"/>
        <w:numPr>
          <w:ilvl w:val="0"/>
          <w:numId w:val="24"/>
        </w:numPr>
        <w:rPr>
          <w:lang w:val="en-US"/>
        </w:rPr>
      </w:pPr>
      <w:r w:rsidRPr="0077227F">
        <w:rPr>
          <w:lang w:val="en-US"/>
        </w:rPr>
        <w:t>Kết hợp được với các phương pháp khai thác dữ liệu cơ bản tạo nền tảng cải thiện khả năng</w:t>
      </w:r>
      <w:r>
        <w:rPr>
          <w:lang w:val="en-US"/>
        </w:rPr>
        <w:t xml:space="preserve"> </w:t>
      </w:r>
      <w:r w:rsidRPr="0077227F">
        <w:rPr>
          <w:lang w:val="en-US"/>
        </w:rPr>
        <w:t>thích ứng của hệ thống với từng loại ngành nghề</w:t>
      </w:r>
      <w:r>
        <w:rPr>
          <w:lang w:val="en-US"/>
        </w:rPr>
        <w:t>.</w:t>
      </w:r>
    </w:p>
    <w:p w:rsidR="002E55B1" w:rsidRPr="0077227F" w:rsidRDefault="002E55B1" w:rsidP="002E55B1">
      <w:pPr>
        <w:pStyle w:val="ListParagraph"/>
        <w:numPr>
          <w:ilvl w:val="0"/>
          <w:numId w:val="24"/>
        </w:numPr>
        <w:rPr>
          <w:lang w:val="en-US"/>
        </w:rPr>
      </w:pPr>
      <w:r w:rsidRPr="00F250A3">
        <w:rPr>
          <w:lang w:val="en-US"/>
        </w:rPr>
        <w:lastRenderedPageBreak/>
        <w:t>Xây dựng được kiến trúc phần mềm đảm bảo hiệu năng của hệ thống với số lượng người sử dụng lớn</w:t>
      </w:r>
    </w:p>
    <w:p w:rsidR="00807EBF" w:rsidRDefault="00AA6924" w:rsidP="00807EBF">
      <w:pPr>
        <w:pStyle w:val="Heading1"/>
        <w:rPr>
          <w:lang w:val="en-US"/>
        </w:rPr>
      </w:pPr>
      <w:bookmarkStart w:id="112" w:name="_Toc311642673"/>
      <w:r>
        <w:rPr>
          <w:lang w:val="en-US"/>
        </w:rPr>
        <w:t xml:space="preserve">Giải quyết </w:t>
      </w:r>
      <w:r w:rsidR="00B85DBC">
        <w:rPr>
          <w:lang w:val="en-US"/>
        </w:rPr>
        <w:t>những vấn đề trong Job Zoom</w:t>
      </w:r>
      <w:bookmarkEnd w:id="112"/>
    </w:p>
    <w:p w:rsidR="00307326" w:rsidRDefault="00307326" w:rsidP="00307326">
      <w:pPr>
        <w:pStyle w:val="Heading2"/>
        <w:rPr>
          <w:lang w:val="en-US"/>
        </w:rPr>
      </w:pPr>
      <w:bookmarkStart w:id="113" w:name="_Toc311642674"/>
      <w:r>
        <w:rPr>
          <w:lang w:val="en-US"/>
        </w:rPr>
        <w:t xml:space="preserve">Khái quát phương pháp giải quyết </w:t>
      </w:r>
      <w:r w:rsidR="0052696B">
        <w:rPr>
          <w:lang w:val="en-US"/>
        </w:rPr>
        <w:t>vấn đề</w:t>
      </w:r>
      <w:bookmarkEnd w:id="113"/>
    </w:p>
    <w:p w:rsidR="002D700E" w:rsidRPr="002D700E" w:rsidRDefault="002D700E" w:rsidP="002D700E">
      <w:pPr>
        <w:rPr>
          <w:lang w:val="en-US"/>
        </w:rPr>
      </w:pPr>
      <w:r>
        <w:rPr>
          <w:lang w:val="en-US"/>
        </w:rPr>
        <w:t>[sửa lại – ghi nhận áp dụng giải quyết bài toán phía trên vào đây]</w:t>
      </w:r>
    </w:p>
    <w:p w:rsidR="008B6A80" w:rsidRDefault="00D60D27" w:rsidP="00ED4962">
      <w:pPr>
        <w:ind w:firstLine="576"/>
        <w:rPr>
          <w:lang w:val="en-US"/>
        </w:rPr>
      </w:pPr>
      <w:r>
        <w:rPr>
          <w:lang w:val="en-US"/>
        </w:rPr>
        <w:t xml:space="preserve">Sau thời gian nghiên cứu và đánh giá một số phương pháp khai thác dữ liệu, chúng tôi thống nhất sử dụng </w:t>
      </w:r>
      <w:r w:rsidR="008B6A80" w:rsidRPr="00292AF6">
        <w:rPr>
          <w:b/>
          <w:i/>
          <w:lang w:val="en-US"/>
        </w:rPr>
        <w:t>cây quyết định</w:t>
      </w:r>
      <w:r w:rsidRPr="00D60D27">
        <w:rPr>
          <w:lang w:val="en-US"/>
        </w:rPr>
        <w:t xml:space="preserve"> </w:t>
      </w:r>
      <w:r>
        <w:rPr>
          <w:lang w:val="en-US"/>
        </w:rPr>
        <w:t xml:space="preserve">trong việc giải quyết </w:t>
      </w:r>
      <w:r w:rsidR="0052696B">
        <w:rPr>
          <w:lang w:val="en-US"/>
        </w:rPr>
        <w:t>vấn đề</w:t>
      </w:r>
      <w:r>
        <w:rPr>
          <w:lang w:val="en-US"/>
        </w:rPr>
        <w:t xml:space="preserve"> 1</w:t>
      </w:r>
      <w:r w:rsidR="008B6A80" w:rsidRPr="00D60D27">
        <w:rPr>
          <w:lang w:val="en-US"/>
        </w:rPr>
        <w:t>,</w:t>
      </w:r>
      <w:r w:rsidR="008B6A80">
        <w:rPr>
          <w:lang w:val="en-US"/>
        </w:rPr>
        <w:t xml:space="preserve"> từ đó tạo ra cây thuộc tính những yêu cầu công việc chung nhất ứng với từng ngành nghề cụ thể. Cây quyết định này sẽ được sử dụng, nhằm gợi ý người dùng viết một CV đơn giản, phù hợp với công việc hiện tại mà người </w:t>
      </w:r>
      <w:r w:rsidR="00604CFE">
        <w:rPr>
          <w:lang w:val="en-US"/>
        </w:rPr>
        <w:t>tìm việc</w:t>
      </w:r>
      <w:r w:rsidR="008B6A80">
        <w:rPr>
          <w:lang w:val="en-US"/>
        </w:rPr>
        <w:t xml:space="preserve"> mong muốn apply. Để đáp ứng điều này, nhóm cần phải phân loại dữ liệu theo ngành nghề và vị trí làm việc, nói khác hơn chính là việc </w:t>
      </w:r>
      <w:r w:rsidR="008B6A80" w:rsidRPr="00292AF6">
        <w:rPr>
          <w:b/>
          <w:i/>
          <w:lang w:val="en-US"/>
        </w:rPr>
        <w:t>liên kết các cây quyết định</w:t>
      </w:r>
      <w:r w:rsidR="008B6A80">
        <w:rPr>
          <w:lang w:val="en-US"/>
        </w:rPr>
        <w:t xml:space="preserve"> lại với nhau nhằm tạo ra cây quyết định lớn, đảm bảo trong việc khai thác dữ liệu từ cây để gợi ý cho người </w:t>
      </w:r>
      <w:r w:rsidR="00604CFE">
        <w:rPr>
          <w:lang w:val="en-US"/>
        </w:rPr>
        <w:t>tìm việc</w:t>
      </w:r>
      <w:r w:rsidR="008B6A80">
        <w:rPr>
          <w:lang w:val="en-US"/>
        </w:rPr>
        <w:t xml:space="preserve"> một mẫu CV cơ bản đối với từng ngành nghề cụ thể. Ngoài ra, đối với người tìm việc đã liệt kê những kỹ năng kinh nghiệm làm việc của mình mà chưa biết phải apply vào công việc nào, việc áp dụng cây quyết định này cũng có thể đáp ứng được việc gợi ý công việc cho người dùng apply</w:t>
      </w:r>
    </w:p>
    <w:p w:rsidR="008B6A80" w:rsidRDefault="008B6A80" w:rsidP="00ED4962">
      <w:pPr>
        <w:ind w:firstLine="720"/>
        <w:rPr>
          <w:lang w:val="en-US"/>
        </w:rPr>
      </w:pPr>
      <w:r>
        <w:rPr>
          <w:lang w:val="en-US"/>
        </w:rPr>
        <w:t xml:space="preserve">Đối với </w:t>
      </w:r>
      <w:r w:rsidR="0052696B">
        <w:rPr>
          <w:lang w:val="en-US"/>
        </w:rPr>
        <w:t>vấn đề</w:t>
      </w:r>
      <w:r>
        <w:rPr>
          <w:lang w:val="en-US"/>
        </w:rPr>
        <w:t xml:space="preserve"> 2</w:t>
      </w:r>
      <w:r w:rsidR="003A039B">
        <w:rPr>
          <w:lang w:val="en-US"/>
        </w:rPr>
        <w:t xml:space="preserve"> và 3</w:t>
      </w:r>
      <w:r>
        <w:rPr>
          <w:lang w:val="en-US"/>
        </w:rPr>
        <w:t xml:space="preserve">, nhóm chúng tôi sử dụng </w:t>
      </w:r>
      <w:r w:rsidRPr="00292AF6">
        <w:rPr>
          <w:b/>
          <w:i/>
          <w:lang w:val="en-US"/>
        </w:rPr>
        <w:t>taxonomy</w:t>
      </w:r>
      <w:r>
        <w:rPr>
          <w:lang w:val="en-US"/>
        </w:rPr>
        <w:t xml:space="preserve"> để đăng tải CV cũng như yêu cầu công việc của người dùng và nhà tuyển dụng dưới dạng cây. Việc so sánh những cây CV người </w:t>
      </w:r>
      <w:r w:rsidR="00604CFE">
        <w:rPr>
          <w:lang w:val="en-US"/>
        </w:rPr>
        <w:t>tìm việc</w:t>
      </w:r>
      <w:r>
        <w:rPr>
          <w:lang w:val="en-US"/>
        </w:rPr>
        <w:t xml:space="preserve"> cung cấp và cây yêu cầu công việc của nhà tuyển dụng, chương trình sẽ đánh giá mức độ đáp ứng của ứng viên dựa vào việc so sánh các cây dữ liệu này. Ngoài ra, taxonomy còn được sử dụng trong việc gợi ý cho người dùng bổ sung những thông tin còn thiếu để hoàn thiện CV khi xin apply vào một vị trí làm việc nào đó tại công ty tuyển dụng. </w:t>
      </w:r>
    </w:p>
    <w:p w:rsidR="008B6A80" w:rsidRDefault="008B6A80" w:rsidP="00ED4962">
      <w:pPr>
        <w:ind w:firstLine="576"/>
        <w:rPr>
          <w:lang w:val="en-US"/>
        </w:rPr>
      </w:pPr>
      <w:r>
        <w:rPr>
          <w:lang w:val="en-US"/>
        </w:rPr>
        <w:t xml:space="preserve">Việc ứng dụng cây quyết định và taxonomy lại phát sinh </w:t>
      </w:r>
      <w:r w:rsidR="0052696B">
        <w:rPr>
          <w:lang w:val="en-US"/>
        </w:rPr>
        <w:t>vấn đề</w:t>
      </w:r>
      <w:r>
        <w:rPr>
          <w:lang w:val="en-US"/>
        </w:rPr>
        <w:t xml:space="preserve"> đảm bảo hiệu năng hệ thống khi ứng dụng cây quyết định và taxonomy…</w:t>
      </w:r>
      <w:r w:rsidR="00307326">
        <w:rPr>
          <w:lang w:val="en-US"/>
        </w:rPr>
        <w:t xml:space="preserve"> </w:t>
      </w:r>
      <w:r w:rsidR="00D60D27">
        <w:rPr>
          <w:lang w:val="en-US"/>
        </w:rPr>
        <w:t xml:space="preserve">Để giải quyết </w:t>
      </w:r>
      <w:r w:rsidR="0052696B">
        <w:rPr>
          <w:lang w:val="en-US"/>
        </w:rPr>
        <w:t>vấn đề</w:t>
      </w:r>
      <w:r w:rsidR="00D60D27">
        <w:rPr>
          <w:lang w:val="en-US"/>
        </w:rPr>
        <w:t xml:space="preserve"> này, Job Zoom framework sẽ tạo view và khai thác dữ liệu tự động trên cụm máy chủ khác, sau khi có kết quả, Job Zoom framework sẽ lưu dữ liệu đã khai thác vào cơ sở dữ liệu </w:t>
      </w:r>
      <w:r w:rsidR="00D60D27">
        <w:rPr>
          <w:lang w:val="en-US"/>
        </w:rPr>
        <w:lastRenderedPageBreak/>
        <w:t>chính của chương trình. Quá trình này được thực hiện hoàn toàn độc lập sau một khoảng thờ</w:t>
      </w:r>
      <w:r w:rsidR="00ED4962">
        <w:rPr>
          <w:lang w:val="en-US"/>
        </w:rPr>
        <w:t>i gian hay dữ liệu phát triển lên đến một độ lớn nhất định.</w:t>
      </w:r>
    </w:p>
    <w:p w:rsidR="00807EBF" w:rsidRPr="00807EBF" w:rsidRDefault="00807EBF" w:rsidP="00807EBF">
      <w:pPr>
        <w:pStyle w:val="Heading2"/>
        <w:rPr>
          <w:lang w:val="en-US"/>
        </w:rPr>
      </w:pPr>
      <w:bookmarkStart w:id="114" w:name="_Toc311642675"/>
      <w:bookmarkEnd w:id="14"/>
      <w:bookmarkEnd w:id="15"/>
      <w:r>
        <w:t>Ứng dụng cây quyết định vào bài toán</w:t>
      </w:r>
      <w:bookmarkEnd w:id="114"/>
    </w:p>
    <w:p w:rsidR="00807EBF" w:rsidRDefault="00807EBF" w:rsidP="00807EBF">
      <w:pPr>
        <w:ind w:firstLine="720"/>
        <w:rPr>
          <w:lang w:val="en-US"/>
        </w:rPr>
      </w:pPr>
      <w:r>
        <w:rPr>
          <w:lang w:val="en-US"/>
        </w:rPr>
        <w:t xml:space="preserve">Đối với bài toán của chúng tôi, thuộc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 xml:space="preserve">Như vậy, khi khai thác dữ liệu, hệ thống sẽ sinh ra rất nhiều cây quyết định theo từng vị trí làm việc, những cây này sẽ được gom lại giúp việc truy vấn kết quả trở nên dễ dàng hơn. Node gốc của cây là lĩnh vực ngành nghề, đối với từng lĩnh vực ngành nghề sẽ có nhiều vị trí công việc khác nhau.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Thông qua cây quyết định và việc gom nhóm cây, bài toán 1 của chúng tôi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Việc ứng dụng taxonomy được đề cập sau đây sẽ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Default="00807EBF" w:rsidP="00807EBF">
      <w:pPr>
        <w:pStyle w:val="Heading2"/>
        <w:rPr>
          <w:lang w:val="en-US"/>
        </w:rPr>
      </w:pPr>
      <w:bookmarkStart w:id="115" w:name="_Toc311642676"/>
      <w:r>
        <w:rPr>
          <w:lang w:val="en-US"/>
        </w:rPr>
        <w:lastRenderedPageBreak/>
        <w:t>Phương pháp tiền xử lý dữ liệu khi ứng dụng cây quyết định</w:t>
      </w:r>
      <w:bookmarkEnd w:id="115"/>
    </w:p>
    <w:p w:rsidR="00807EBF" w:rsidRDefault="00807EBF" w:rsidP="00807EBF">
      <w:pPr>
        <w:ind w:firstLine="720"/>
        <w:rPr>
          <w:rFonts w:cs="Times New Roman"/>
          <w:szCs w:val="24"/>
          <w:lang w:val="en-US"/>
        </w:rPr>
      </w:pPr>
      <w:r w:rsidRPr="00661E7F">
        <w:rPr>
          <w:rFonts w:cs="Times New Roman"/>
          <w:szCs w:val="24"/>
        </w:rPr>
        <w:t>Để việc khai thác dữ liệu bằng cây quyết định thực hiện dễ dàng hơn, chúng tôi tiến hành xử lý dữ liệu được lưu trữ theo dạng Tagging (Taxonomy) bằng kỹ thuật Pivot T</w:t>
      </w:r>
      <w:r>
        <w:rPr>
          <w:rFonts w:cs="Times New Roman"/>
          <w:szCs w:val="24"/>
        </w:rPr>
        <w:t xml:space="preserve">ransformation trong SQL Server. </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16" w:name="_Toc311642728"/>
      <w:r>
        <w:t xml:space="preserve">Bảng </w:t>
      </w:r>
      <w:r>
        <w:fldChar w:fldCharType="begin"/>
      </w:r>
      <w:r>
        <w:instrText xml:space="preserve"> SEQ Bảng \* ARABIC </w:instrText>
      </w:r>
      <w:r>
        <w:fldChar w:fldCharType="separate"/>
      </w:r>
      <w:r w:rsidR="007D49A0">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16"/>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17" w:name="_Toc311642729"/>
      <w:r>
        <w:t xml:space="preserve">Bảng </w:t>
      </w:r>
      <w:r>
        <w:fldChar w:fldCharType="begin"/>
      </w:r>
      <w:r>
        <w:instrText xml:space="preserve"> SEQ Bảng \* ARABIC </w:instrText>
      </w:r>
      <w:r>
        <w:fldChar w:fldCharType="separate"/>
      </w:r>
      <w:r w:rsidR="007D49A0">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17"/>
    </w:p>
    <w:p w:rsidR="00462AE2" w:rsidRDefault="00102DBA" w:rsidP="00462AE2">
      <w:pPr>
        <w:pStyle w:val="Heading1"/>
        <w:rPr>
          <w:lang w:val="en-US"/>
        </w:rPr>
      </w:pPr>
      <w:bookmarkStart w:id="118" w:name="_Toc311642677"/>
      <w:r>
        <w:rPr>
          <w:lang w:val="en-US"/>
        </w:rPr>
        <w:t>Kiến trúc cổng thông tin tìm việc JobZoom</w:t>
      </w:r>
      <w:bookmarkEnd w:id="118"/>
    </w:p>
    <w:p w:rsidR="00102DBA" w:rsidRDefault="00102DBA" w:rsidP="00462AE2">
      <w:pPr>
        <w:pStyle w:val="Heading2"/>
        <w:rPr>
          <w:lang w:val="en-US"/>
        </w:rPr>
      </w:pPr>
      <w:bookmarkStart w:id="119" w:name="_Toc311642678"/>
      <w:r>
        <w:rPr>
          <w:lang w:val="en-US"/>
        </w:rPr>
        <w:t>Điều kiện ra đời</w:t>
      </w:r>
      <w:bookmarkEnd w:id="119"/>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102DBA" w:rsidRDefault="00102DBA" w:rsidP="00102DBA">
      <w:pPr>
        <w:pStyle w:val="Heading2"/>
        <w:rPr>
          <w:lang w:val="en-US"/>
        </w:rPr>
      </w:pPr>
      <w:bookmarkStart w:id="120" w:name="_Toc311642679"/>
      <w:r>
        <w:rPr>
          <w:lang w:val="en-US"/>
        </w:rPr>
        <w:t>Mô hình kiến trúc khắc phục những điểm yếu của các website tìm việc hiện có</w:t>
      </w:r>
      <w:bookmarkEnd w:id="120"/>
    </w:p>
    <w:p w:rsidR="003241E3" w:rsidRPr="003241E3" w:rsidRDefault="004E5811" w:rsidP="003241E3">
      <w:pPr>
        <w:rPr>
          <w:lang w:val="en-US"/>
        </w:rPr>
      </w:pPr>
      <w:r>
        <w:rPr>
          <w:lang w:val="en-US"/>
        </w:rPr>
        <w:t>Job Zoom framework giải quyết những điểm yếu nào của các website tìm việc hiện tại</w:t>
      </w:r>
    </w:p>
    <w:p w:rsidR="00102DBA" w:rsidRDefault="00102DBA" w:rsidP="00102DBA">
      <w:pPr>
        <w:pStyle w:val="Heading2"/>
        <w:rPr>
          <w:lang w:val="en-US"/>
        </w:rPr>
      </w:pPr>
      <w:bookmarkStart w:id="121" w:name="_Toc311642680"/>
      <w:r>
        <w:rPr>
          <w:lang w:val="en-US"/>
        </w:rPr>
        <w:t>Kiến trúc framework</w:t>
      </w:r>
      <w:bookmarkEnd w:id="121"/>
    </w:p>
    <w:p w:rsidR="00463362" w:rsidRPr="00FF6A92" w:rsidRDefault="00102DBA" w:rsidP="00FF6A92">
      <w:pPr>
        <w:pStyle w:val="Heading3"/>
        <w:rPr>
          <w:lang w:val="en-US"/>
        </w:rPr>
      </w:pPr>
      <w:bookmarkStart w:id="122" w:name="_Toc311642681"/>
      <w:r>
        <w:rPr>
          <w:lang w:val="en-US"/>
        </w:rPr>
        <w:t>Kiến trúc tổng quan framework</w:t>
      </w:r>
      <w:bookmarkEnd w:id="122"/>
    </w:p>
    <w:p w:rsidR="00463362" w:rsidRPr="003241E3" w:rsidRDefault="00463362" w:rsidP="003241E3">
      <w:pPr>
        <w:rPr>
          <w:lang w:val="en-US"/>
        </w:rPr>
      </w:pPr>
    </w:p>
    <w:p w:rsidR="00102DBA" w:rsidRDefault="00102DBA" w:rsidP="00102DBA">
      <w:pPr>
        <w:pStyle w:val="Heading3"/>
        <w:rPr>
          <w:lang w:val="en-US"/>
        </w:rPr>
      </w:pPr>
      <w:bookmarkStart w:id="123" w:name="_Toc311642682"/>
      <w:bookmarkStart w:id="124" w:name="OLE_LINK15"/>
      <w:bookmarkStart w:id="125" w:name="OLE_LINK16"/>
      <w:r>
        <w:rPr>
          <w:lang w:val="en-US"/>
        </w:rPr>
        <w:t>Matching tool</w:t>
      </w:r>
      <w:bookmarkEnd w:id="123"/>
    </w:p>
    <w:p w:rsidR="000F0D6D" w:rsidRPr="000F0D6D" w:rsidRDefault="000F0D6D" w:rsidP="000F0D6D">
      <w:pPr>
        <w:rPr>
          <w:lang w:val="en-US"/>
        </w:rPr>
      </w:pPr>
      <w:r>
        <w:rPr>
          <w:lang w:val="en-US"/>
        </w:rPr>
        <w:t xml:space="preserve">+ </w:t>
      </w:r>
    </w:p>
    <w:bookmarkEnd w:id="124"/>
    <w:bookmarkEnd w:id="125"/>
    <w:p w:rsidR="00102DBA" w:rsidRDefault="00102DBA" w:rsidP="00102DBA">
      <w:pPr>
        <w:rPr>
          <w:lang w:val="en-US"/>
        </w:rPr>
      </w:pPr>
      <w:r>
        <w:rPr>
          <w:lang w:val="en-US"/>
        </w:rPr>
        <w:lastRenderedPageBreak/>
        <w:t>+</w:t>
      </w:r>
      <w:r w:rsidR="000F0D6D">
        <w:rPr>
          <w:lang w:val="en-US"/>
        </w:rPr>
        <w:t xml:space="preserve"> </w:t>
      </w:r>
      <w:r>
        <w:rPr>
          <w:lang w:val="en-US"/>
        </w:rPr>
        <w:t>Cách tính điểm</w:t>
      </w:r>
    </w:p>
    <w:p w:rsidR="00821D2F" w:rsidRPr="00102DBA" w:rsidRDefault="00821D2F" w:rsidP="00102DBA">
      <w:pPr>
        <w:rPr>
          <w:lang w:val="en-US"/>
        </w:rPr>
      </w:pPr>
    </w:p>
    <w:p w:rsidR="00821D2F" w:rsidRDefault="00821D2F" w:rsidP="00821D2F">
      <w:pPr>
        <w:pStyle w:val="Heading3"/>
        <w:rPr>
          <w:lang w:val="en-US"/>
        </w:rPr>
      </w:pPr>
      <w:bookmarkStart w:id="126" w:name="_Toc311642683"/>
      <w:r>
        <w:rPr>
          <w:lang w:val="en-US"/>
        </w:rPr>
        <w:t>Data mining</w:t>
      </w:r>
      <w:bookmarkEnd w:id="126"/>
    </w:p>
    <w:p w:rsidR="00A73702" w:rsidRPr="00A73702" w:rsidRDefault="00A73702" w:rsidP="00A73702">
      <w:pPr>
        <w:rPr>
          <w:lang w:val="en-US"/>
        </w:rPr>
      </w:pPr>
      <w:r>
        <w:rPr>
          <w:lang w:val="en-US"/>
        </w:rPr>
        <w:t>+ Decision tree</w:t>
      </w:r>
    </w:p>
    <w:p w:rsidR="00102DBA" w:rsidRDefault="00FF6A92" w:rsidP="009D5D45">
      <w:pPr>
        <w:rPr>
          <w:lang w:val="en-US"/>
        </w:rPr>
      </w:pPr>
      <w:r>
        <w:rPr>
          <w:lang w:val="en-US"/>
        </w:rPr>
        <w:t>+ Đảm bảo hiệu năng hệ thống.</w:t>
      </w:r>
    </w:p>
    <w:p w:rsidR="00FF6A92" w:rsidRDefault="00FF6A92" w:rsidP="009D5D45">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bookmarkStart w:id="127" w:name="_Toc311642684"/>
      <w:r>
        <w:rPr>
          <w:lang w:val="en-US"/>
        </w:rPr>
        <w:t>Mô hình kiến trúc Job Zoom có nhiều ưu điểm vượt trội</w:t>
      </w:r>
      <w:bookmarkEnd w:id="127"/>
    </w:p>
    <w:p w:rsidR="0048771F" w:rsidRDefault="0048771F" w:rsidP="0048771F">
      <w:pPr>
        <w:pStyle w:val="Heading3"/>
        <w:rPr>
          <w:lang w:val="en-US"/>
        </w:rPr>
      </w:pPr>
      <w:bookmarkStart w:id="128" w:name="_Toc311642685"/>
      <w:r>
        <w:rPr>
          <w:lang w:val="en-US"/>
        </w:rPr>
        <w:t>Kiến trúc linh hoạt và khả năng mở rộng của framework</w:t>
      </w:r>
      <w:bookmarkEnd w:id="128"/>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29" w:name="_Toc311642686"/>
      <w:r>
        <w:rPr>
          <w:lang w:val="en-US"/>
        </w:rPr>
        <w:t>Khả năng ứng dụng vào những ngành nghề khác nhau</w:t>
      </w:r>
      <w:bookmarkEnd w:id="129"/>
    </w:p>
    <w:p w:rsidR="0048771F" w:rsidRPr="003241E3" w:rsidRDefault="0048771F" w:rsidP="0048771F">
      <w:pPr>
        <w:rPr>
          <w:lang w:val="en-US"/>
        </w:rPr>
      </w:pPr>
    </w:p>
    <w:p w:rsidR="0048771F" w:rsidRDefault="0048771F" w:rsidP="0048771F">
      <w:pPr>
        <w:pStyle w:val="Heading3"/>
        <w:rPr>
          <w:lang w:val="en-US"/>
        </w:rPr>
      </w:pPr>
      <w:bookmarkStart w:id="130" w:name="_Toc311642687"/>
      <w:r>
        <w:rPr>
          <w:lang w:val="en-US"/>
        </w:rPr>
        <w:t>Khả năng ứng dụng vào những lĩnh vực khác</w:t>
      </w:r>
      <w:bookmarkEnd w:id="130"/>
    </w:p>
    <w:p w:rsidR="0048771F" w:rsidRPr="0030697C" w:rsidRDefault="0048771F" w:rsidP="0048771F">
      <w:pPr>
        <w:rPr>
          <w:lang w:val="en-US"/>
        </w:rPr>
      </w:pPr>
    </w:p>
    <w:p w:rsidR="0048771F" w:rsidRDefault="0048771F" w:rsidP="0048771F">
      <w:pPr>
        <w:pStyle w:val="Heading3"/>
        <w:rPr>
          <w:lang w:val="en-US"/>
        </w:rPr>
      </w:pPr>
      <w:bookmarkStart w:id="131" w:name="_Toc311642688"/>
      <w:r>
        <w:rPr>
          <w:lang w:val="en-US"/>
        </w:rPr>
        <w:t>Triển khai nhanh chóng</w:t>
      </w:r>
      <w:bookmarkEnd w:id="131"/>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2" w:name="_Toc311642689"/>
      <w:r>
        <w:rPr>
          <w:lang w:val="en-US"/>
        </w:rPr>
        <w:lastRenderedPageBreak/>
        <w:t>Đảm bảo hiệu năng hệ thống</w:t>
      </w:r>
      <w:bookmarkEnd w:id="132"/>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33" w:name="_Toc311642690"/>
      <w:r>
        <w:rPr>
          <w:lang w:val="en-US"/>
        </w:rPr>
        <w:t xml:space="preserve">So sánh Job Zoom với các website </w:t>
      </w:r>
      <w:r w:rsidR="00604CFE">
        <w:rPr>
          <w:lang w:val="en-US"/>
        </w:rPr>
        <w:t>tìm việc</w:t>
      </w:r>
      <w:r>
        <w:rPr>
          <w:lang w:val="en-US"/>
        </w:rPr>
        <w:t xml:space="preserve"> hiện tại</w:t>
      </w:r>
      <w:bookmarkEnd w:id="133"/>
    </w:p>
    <w:p w:rsidR="002D613D" w:rsidRDefault="00AE3181" w:rsidP="00A00BAF">
      <w:pPr>
        <w:pStyle w:val="Heading1"/>
        <w:rPr>
          <w:lang w:val="en-US"/>
        </w:rPr>
      </w:pPr>
      <w:bookmarkStart w:id="134" w:name="_Toc311642691"/>
      <w:r>
        <w:rPr>
          <w:lang w:val="en-US"/>
        </w:rPr>
        <w:t>Đánh giá và hướng phát triển</w:t>
      </w:r>
      <w:bookmarkEnd w:id="134"/>
    </w:p>
    <w:p w:rsidR="00A00BAF" w:rsidRDefault="003241E3" w:rsidP="00A00BAF">
      <w:pPr>
        <w:pStyle w:val="Heading2"/>
        <w:rPr>
          <w:lang w:val="en-US"/>
        </w:rPr>
      </w:pPr>
      <w:bookmarkStart w:id="135" w:name="_Toc311642692"/>
      <w:r>
        <w:rPr>
          <w:lang w:val="en-US"/>
        </w:rPr>
        <w:t>Những điểm làm được</w:t>
      </w:r>
      <w:bookmarkEnd w:id="135"/>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36" w:name="_Toc311642693"/>
      <w:r>
        <w:rPr>
          <w:lang w:val="en-US"/>
        </w:rPr>
        <w:t>Những điểm hạn chế</w:t>
      </w:r>
      <w:bookmarkEnd w:id="136"/>
    </w:p>
    <w:p w:rsidR="00224E97" w:rsidRDefault="00224E97" w:rsidP="00224E97">
      <w:pPr>
        <w:ind w:firstLine="360"/>
      </w:pPr>
      <w:r>
        <w:t xml:space="preserve">Tuy có những ưu điểm như trên nhưng do kinh nghiệm, thời gian và kiến thức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37" w:name="_Toc311642694"/>
      <w:r>
        <w:rPr>
          <w:lang w:val="en-US"/>
        </w:rPr>
        <w:t>Hướng phát triển</w:t>
      </w:r>
      <w:bookmarkEnd w:id="137"/>
    </w:p>
    <w:p w:rsidR="00C3472C" w:rsidRDefault="00C3472C" w:rsidP="00C3472C">
      <w:pPr>
        <w:pStyle w:val="Heading3"/>
        <w:rPr>
          <w:lang w:val="en-US"/>
        </w:rPr>
      </w:pPr>
      <w:bookmarkStart w:id="138" w:name="_Toc311642695"/>
      <w:r>
        <w:rPr>
          <w:lang w:val="en-US"/>
        </w:rPr>
        <w:t>Xác thực độ tin cậy của CV</w:t>
      </w:r>
      <w:r w:rsidR="007F4587">
        <w:rPr>
          <w:lang w:val="en-US"/>
        </w:rPr>
        <w:t xml:space="preserve"> và yêu cầu tuyển dụng</w:t>
      </w:r>
      <w:bookmarkEnd w:id="138"/>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 xml:space="preserve">Việc xác thực độ tin cậy của CV và yêu cầu tuyển dụng sẽ giúp hệ </w:t>
      </w:r>
      <w:r>
        <w:rPr>
          <w:lang w:val="en-US"/>
        </w:rPr>
        <w:lastRenderedPageBreak/>
        <w:t>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39" w:name="_Toc311642696"/>
      <w:r>
        <w:rPr>
          <w:lang w:val="en-US"/>
        </w:rPr>
        <w:t xml:space="preserve">Phát triển </w:t>
      </w:r>
      <w:r w:rsidR="00A00BAF">
        <w:rPr>
          <w:lang w:val="en-US"/>
        </w:rPr>
        <w:t>Sema</w:t>
      </w:r>
      <w:r>
        <w:rPr>
          <w:lang w:val="en-US"/>
        </w:rPr>
        <w:t>n</w:t>
      </w:r>
      <w:r w:rsidR="00A00BAF">
        <w:rPr>
          <w:lang w:val="en-US"/>
        </w:rPr>
        <w:t>tic web</w:t>
      </w:r>
      <w:bookmarkEnd w:id="139"/>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0" w:name="_Toc311642697"/>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0"/>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1" w:name="_Toc311642698"/>
      <w:r>
        <w:rPr>
          <w:lang w:val="en-US"/>
        </w:rPr>
        <w:t xml:space="preserve">Phân </w:t>
      </w:r>
      <w:r w:rsidR="00EE0C9A">
        <w:rPr>
          <w:lang w:val="en-US"/>
        </w:rPr>
        <w:t>tán</w:t>
      </w:r>
      <w:r>
        <w:rPr>
          <w:lang w:val="en-US"/>
        </w:rPr>
        <w:t xml:space="preserve"> dữ liệu</w:t>
      </w:r>
      <w:bookmarkEnd w:id="141"/>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2" w:name="_Toc311642699"/>
      <w:r>
        <w:rPr>
          <w:lang w:val="en-US"/>
        </w:rPr>
        <w:t>Công cụ hỗ trợ lựa chọn ứng viên</w:t>
      </w:r>
      <w:bookmarkEnd w:id="142"/>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3" w:name="_Toc311642700"/>
      <w:r>
        <w:rPr>
          <w:lang w:val="en-US"/>
        </w:rPr>
        <w:t>Thu thập thông tin việc làm tự động</w:t>
      </w:r>
      <w:bookmarkEnd w:id="143"/>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44" w:name="_Toc311642701"/>
      <w:r>
        <w:rPr>
          <w:lang w:val="en-US"/>
        </w:rPr>
        <w:t>Áp dụng quy trình tuyển dụng vào hệ thống</w:t>
      </w:r>
      <w:bookmarkEnd w:id="144"/>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45" w:name="_Toc311642702"/>
      <w:r w:rsidRPr="008A0DFE">
        <w:rPr>
          <w:rStyle w:val="Heading1Char"/>
          <w:b w:val="0"/>
          <w:bCs/>
          <w:noProof w:val="0"/>
          <w:sz w:val="48"/>
          <w:lang w:val="en-US"/>
        </w:rPr>
        <w:lastRenderedPageBreak/>
        <w:t>TÀI LIỆU THAM KHẢO</w:t>
      </w:r>
      <w:bookmarkEnd w:id="145"/>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t>[16]</w:t>
      </w:r>
    </w:p>
    <w:p w:rsidR="00A60ECE" w:rsidRPr="00A60ECE" w:rsidRDefault="00A60ECE" w:rsidP="00A60ECE">
      <w:pPr>
        <w:pStyle w:val="gachDauDong"/>
        <w:numPr>
          <w:ilvl w:val="0"/>
          <w:numId w:val="0"/>
        </w:numPr>
        <w:rPr>
          <w:szCs w:val="26"/>
        </w:rPr>
      </w:pPr>
      <w:r w:rsidRPr="00A60ECE">
        <w:rPr>
          <w:szCs w:val="26"/>
        </w:rPr>
        <w:lastRenderedPageBreak/>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43"/>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03D" w:rsidRDefault="0092703D" w:rsidP="00897824">
      <w:pPr>
        <w:spacing w:line="240" w:lineRule="auto"/>
      </w:pPr>
      <w:r>
        <w:separator/>
      </w:r>
    </w:p>
  </w:endnote>
  <w:endnote w:type="continuationSeparator" w:id="0">
    <w:p w:rsidR="0092703D" w:rsidRDefault="0092703D"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A20B54">
      <w:tc>
        <w:tcPr>
          <w:tcW w:w="500" w:type="pct"/>
          <w:tcBorders>
            <w:top w:val="single" w:sz="4" w:space="0" w:color="943634" w:themeColor="accent2" w:themeShade="BF"/>
          </w:tcBorders>
          <w:shd w:val="clear" w:color="auto" w:fill="943634" w:themeFill="accent2" w:themeFillShade="BF"/>
        </w:tcPr>
        <w:p w:rsidR="00A20B54" w:rsidRDefault="00A20B54">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A20B54" w:rsidRDefault="00A20B54">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A20B54" w:rsidRDefault="00A20B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20B54">
      <w:sdt>
        <w:sdtPr>
          <w:alias w:val="Title"/>
          <w:tag w:val=""/>
          <w:id w:val="271529051"/>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A20B54" w:rsidRDefault="00A20B54"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A20B54" w:rsidRDefault="00A20B54">
          <w:pPr>
            <w:pStyle w:val="Header"/>
            <w:rPr>
              <w:color w:val="FFFFFF" w:themeColor="background1"/>
            </w:rPr>
          </w:pPr>
          <w:r>
            <w:rPr>
              <w:noProof w:val="0"/>
            </w:rPr>
            <w:fldChar w:fldCharType="begin"/>
          </w:r>
          <w:r>
            <w:instrText xml:space="preserve"> PAGE   \* MERGEFORMAT </w:instrText>
          </w:r>
          <w:r>
            <w:rPr>
              <w:noProof w:val="0"/>
            </w:rPr>
            <w:fldChar w:fldCharType="separate"/>
          </w:r>
          <w:r w:rsidR="00F32A68" w:rsidRPr="00F32A68">
            <w:rPr>
              <w:color w:val="FFFFFF" w:themeColor="background1"/>
            </w:rPr>
            <w:t>x</w:t>
          </w:r>
          <w:r>
            <w:rPr>
              <w:color w:val="FFFFFF" w:themeColor="background1"/>
            </w:rPr>
            <w:fldChar w:fldCharType="end"/>
          </w:r>
        </w:p>
      </w:tc>
    </w:tr>
  </w:tbl>
  <w:p w:rsidR="00A20B54" w:rsidRDefault="00A20B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20B54">
      <w:tc>
        <w:tcPr>
          <w:tcW w:w="4500" w:type="pct"/>
          <w:tcBorders>
            <w:top w:val="single" w:sz="4" w:space="0" w:color="000000" w:themeColor="text1"/>
          </w:tcBorders>
        </w:tcPr>
        <w:p w:rsidR="00A20B54" w:rsidRDefault="0092703D">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A20B54">
                <w:rPr>
                  <w:lang w:val="en-US"/>
                </w:rPr>
                <w:t xml:space="preserve">Xây dựng kiến trúc cổng thông tin tìm việc </w:t>
              </w:r>
            </w:sdtContent>
          </w:sdt>
          <w:r w:rsidR="00A20B54">
            <w:t xml:space="preserve">| </w:t>
          </w:r>
          <w:r w:rsidR="00A20B54">
            <w:fldChar w:fldCharType="begin"/>
          </w:r>
          <w:r w:rsidR="00A20B54">
            <w:instrText xml:space="preserve"> STYLEREF  "1"  </w:instrText>
          </w:r>
          <w:r w:rsidR="00A20B54">
            <w:fldChar w:fldCharType="separate"/>
          </w:r>
          <w:r w:rsidR="00CC7B3F">
            <w:t>Giải quyết bài toán kiến trúc</w:t>
          </w:r>
          <w:r w:rsidR="00A20B54">
            <w:fldChar w:fldCharType="end"/>
          </w:r>
        </w:p>
      </w:tc>
      <w:tc>
        <w:tcPr>
          <w:tcW w:w="500" w:type="pct"/>
          <w:tcBorders>
            <w:top w:val="single" w:sz="4" w:space="0" w:color="C0504D" w:themeColor="accent2"/>
          </w:tcBorders>
          <w:shd w:val="clear" w:color="auto" w:fill="943634" w:themeFill="accent2" w:themeFillShade="BF"/>
        </w:tcPr>
        <w:p w:rsidR="00A20B54" w:rsidRDefault="00A20B54">
          <w:pPr>
            <w:pStyle w:val="Header"/>
            <w:rPr>
              <w:color w:val="FFFFFF" w:themeColor="background1"/>
            </w:rPr>
          </w:pPr>
          <w:r>
            <w:rPr>
              <w:noProof w:val="0"/>
            </w:rPr>
            <w:fldChar w:fldCharType="begin"/>
          </w:r>
          <w:r>
            <w:instrText xml:space="preserve"> PAGE   \* MERGEFORMAT </w:instrText>
          </w:r>
          <w:r>
            <w:rPr>
              <w:noProof w:val="0"/>
            </w:rPr>
            <w:fldChar w:fldCharType="separate"/>
          </w:r>
          <w:r w:rsidR="00CC7B3F" w:rsidRPr="00CC7B3F">
            <w:rPr>
              <w:color w:val="FFFFFF" w:themeColor="background1"/>
            </w:rPr>
            <w:t>33</w:t>
          </w:r>
          <w:r>
            <w:rPr>
              <w:color w:val="FFFFFF" w:themeColor="background1"/>
            </w:rPr>
            <w:fldChar w:fldCharType="end"/>
          </w:r>
        </w:p>
      </w:tc>
    </w:tr>
  </w:tbl>
  <w:p w:rsidR="00A20B54" w:rsidRDefault="00A20B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03D" w:rsidRDefault="0092703D" w:rsidP="00897824">
      <w:pPr>
        <w:spacing w:line="240" w:lineRule="auto"/>
      </w:pPr>
      <w:r>
        <w:separator/>
      </w:r>
    </w:p>
  </w:footnote>
  <w:footnote w:type="continuationSeparator" w:id="0">
    <w:p w:rsidR="0092703D" w:rsidRDefault="0092703D" w:rsidP="00897824">
      <w:pPr>
        <w:spacing w:line="240" w:lineRule="auto"/>
      </w:pPr>
      <w:r>
        <w:continuationSeparator/>
      </w:r>
    </w:p>
  </w:footnote>
  <w:footnote w:id="1">
    <w:p w:rsidR="00A20B54" w:rsidRPr="006511B4" w:rsidRDefault="00A20B5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A20B54" w:rsidRPr="00847D31" w:rsidRDefault="00A20B54"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A20B54" w:rsidRPr="00AA66C8" w:rsidRDefault="00A20B54"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A20B54" w:rsidRPr="001377F4" w:rsidRDefault="00A20B54" w:rsidP="0083478F">
      <w:pPr>
        <w:pStyle w:val="FootnoteText"/>
        <w:rPr>
          <w:lang w:val="en-US"/>
        </w:rPr>
      </w:pPr>
      <w:r>
        <w:rPr>
          <w:rStyle w:val="FootnoteReference"/>
        </w:rPr>
        <w:footnoteRef/>
      </w:r>
      <w:r>
        <w:t xml:space="preserve"> </w:t>
      </w:r>
      <w:r>
        <w:rPr>
          <w:lang w:val="en-US"/>
        </w:rPr>
        <w:t>Tài liệu tham khảo [15]</w:t>
      </w:r>
    </w:p>
  </w:footnote>
  <w:footnote w:id="5">
    <w:p w:rsidR="00A20B54" w:rsidRPr="001377F4" w:rsidRDefault="00A20B54" w:rsidP="0083478F">
      <w:pPr>
        <w:pStyle w:val="FootnoteText"/>
        <w:rPr>
          <w:lang w:val="en-US"/>
        </w:rPr>
      </w:pPr>
      <w:r>
        <w:rPr>
          <w:rStyle w:val="FootnoteReference"/>
        </w:rPr>
        <w:footnoteRef/>
      </w:r>
      <w:r>
        <w:t xml:space="preserve"> </w:t>
      </w:r>
      <w:r>
        <w:rPr>
          <w:lang w:val="en-US"/>
        </w:rPr>
        <w:t>Tài liệu tham khảo [13]</w:t>
      </w:r>
    </w:p>
  </w:footnote>
  <w:footnote w:id="6">
    <w:p w:rsidR="00A20B54" w:rsidRPr="001377F4" w:rsidRDefault="00A20B54" w:rsidP="0083478F">
      <w:pPr>
        <w:pStyle w:val="FootnoteText"/>
        <w:rPr>
          <w:lang w:val="en-US"/>
        </w:rPr>
      </w:pPr>
      <w:r>
        <w:rPr>
          <w:rStyle w:val="FootnoteReference"/>
        </w:rPr>
        <w:footnoteRef/>
      </w:r>
      <w:r>
        <w:t xml:space="preserve"> </w:t>
      </w:r>
      <w:r>
        <w:rPr>
          <w:lang w:val="en-US"/>
        </w:rPr>
        <w:t>Tài liệu tham khảo [14]</w:t>
      </w:r>
    </w:p>
  </w:footnote>
  <w:footnote w:id="7">
    <w:p w:rsidR="00A20B54" w:rsidRPr="009D1029" w:rsidRDefault="00A20B54">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A20B54" w:rsidRPr="00DD4EF6" w:rsidRDefault="00A20B54" w:rsidP="00FE1AFD">
      <w:pPr>
        <w:pStyle w:val="FootnoteText"/>
        <w:rPr>
          <w:lang w:val="en-US"/>
        </w:rPr>
      </w:pPr>
      <w:r>
        <w:rPr>
          <w:rStyle w:val="FootnoteReference"/>
        </w:rPr>
        <w:footnoteRef/>
      </w:r>
      <w:r>
        <w:t xml:space="preserve"> </w:t>
      </w:r>
      <w:r w:rsidRPr="00926DAA">
        <w:t>http://www.internetworldstats.com/stats.htm</w:t>
      </w:r>
    </w:p>
  </w:footnote>
  <w:footnote w:id="9">
    <w:p w:rsidR="00A20B54" w:rsidRPr="00C47A81" w:rsidRDefault="00A20B54" w:rsidP="00FE1AFD">
      <w:pPr>
        <w:pStyle w:val="FootnoteText"/>
        <w:rPr>
          <w:lang w:val="en-US"/>
        </w:rPr>
      </w:pPr>
      <w:r>
        <w:rPr>
          <w:rStyle w:val="FootnoteReference"/>
        </w:rPr>
        <w:footnoteRef/>
      </w:r>
      <w:r>
        <w:t xml:space="preserve"> </w:t>
      </w:r>
      <w:r w:rsidRPr="00C47A81">
        <w:t>http://www.internetworldstats.com/asia.htm#vn</w:t>
      </w:r>
    </w:p>
  </w:footnote>
  <w:footnote w:id="10">
    <w:p w:rsidR="00A20B54" w:rsidRPr="009C4DB3" w:rsidRDefault="00A20B54">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A20B54" w:rsidRPr="00F3066B" w:rsidRDefault="00A20B54">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B54" w:rsidRDefault="0092703D">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A20B54">
          <w:rPr>
            <w:rFonts w:asciiTheme="majorHAnsi" w:eastAsiaTheme="majorEastAsia" w:hAnsiTheme="majorHAnsi" w:cstheme="majorBidi"/>
            <w:color w:val="4F81BD" w:themeColor="accent1"/>
            <w:sz w:val="24"/>
            <w:lang w:val="en-US"/>
          </w:rPr>
          <w:t>TRƯỜNG ĐẠI HỌC HOA SEN</w:t>
        </w:r>
      </w:sdtContent>
    </w:sdt>
    <w:r w:rsidR="00A20B54">
      <w:rPr>
        <w:rFonts w:asciiTheme="majorHAnsi" w:eastAsiaTheme="majorEastAsia" w:hAnsiTheme="majorHAnsi" w:cstheme="majorBidi"/>
        <w:color w:val="4F81BD" w:themeColor="accent1"/>
        <w:sz w:val="24"/>
      </w:rPr>
      <w:t xml:space="preserve"> </w:t>
    </w:r>
    <w:r w:rsidR="00A20B54">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A20B54">
          <w:rPr>
            <w:rFonts w:asciiTheme="majorHAnsi" w:eastAsiaTheme="majorEastAsia" w:hAnsiTheme="majorHAnsi" w:cstheme="majorBidi"/>
            <w:color w:val="4F81BD" w:themeColor="accent1"/>
            <w:sz w:val="24"/>
            <w:lang w:val="en-US"/>
          </w:rPr>
          <w:t>KHOÁ LUẬN TỐT NGHIỆP</w:t>
        </w:r>
      </w:sdtContent>
    </w:sdt>
  </w:p>
  <w:p w:rsidR="00A20B54" w:rsidRPr="00513DD1" w:rsidRDefault="0092703D">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B06741"/>
    <w:multiLevelType w:val="hybridMultilevel"/>
    <w:tmpl w:val="C8AE5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25"/>
  </w:num>
  <w:num w:numId="5">
    <w:abstractNumId w:val="23"/>
  </w:num>
  <w:num w:numId="6">
    <w:abstractNumId w:val="27"/>
  </w:num>
  <w:num w:numId="7">
    <w:abstractNumId w:val="16"/>
  </w:num>
  <w:num w:numId="8">
    <w:abstractNumId w:val="19"/>
  </w:num>
  <w:num w:numId="9">
    <w:abstractNumId w:val="22"/>
  </w:num>
  <w:num w:numId="10">
    <w:abstractNumId w:val="14"/>
  </w:num>
  <w:num w:numId="11">
    <w:abstractNumId w:val="15"/>
  </w:num>
  <w:num w:numId="12">
    <w:abstractNumId w:val="6"/>
  </w:num>
  <w:num w:numId="13">
    <w:abstractNumId w:val="5"/>
  </w:num>
  <w:num w:numId="14">
    <w:abstractNumId w:val="3"/>
  </w:num>
  <w:num w:numId="15">
    <w:abstractNumId w:val="28"/>
  </w:num>
  <w:num w:numId="16">
    <w:abstractNumId w:val="4"/>
  </w:num>
  <w:num w:numId="17">
    <w:abstractNumId w:val="1"/>
  </w:num>
  <w:num w:numId="18">
    <w:abstractNumId w:val="2"/>
  </w:num>
  <w:num w:numId="19">
    <w:abstractNumId w:val="24"/>
  </w:num>
  <w:num w:numId="20">
    <w:abstractNumId w:val="11"/>
  </w:num>
  <w:num w:numId="21">
    <w:abstractNumId w:val="29"/>
  </w:num>
  <w:num w:numId="22">
    <w:abstractNumId w:val="8"/>
  </w:num>
  <w:num w:numId="23">
    <w:abstractNumId w:val="21"/>
  </w:num>
  <w:num w:numId="24">
    <w:abstractNumId w:val="9"/>
  </w:num>
  <w:num w:numId="25">
    <w:abstractNumId w:val="10"/>
  </w:num>
  <w:num w:numId="26">
    <w:abstractNumId w:val="18"/>
  </w:num>
  <w:num w:numId="27">
    <w:abstractNumId w:val="18"/>
  </w:num>
  <w:num w:numId="28">
    <w:abstractNumId w:val="18"/>
  </w:num>
  <w:num w:numId="29">
    <w:abstractNumId w:val="17"/>
  </w:num>
  <w:num w:numId="30">
    <w:abstractNumId w:val="0"/>
  </w:num>
  <w:num w:numId="31">
    <w:abstractNumId w:val="26"/>
  </w:num>
  <w:num w:numId="32">
    <w:abstractNumId w:val="18"/>
  </w:num>
  <w:num w:numId="33">
    <w:abstractNumId w:val="13"/>
  </w:num>
  <w:num w:numId="34">
    <w:abstractNumId w:val="20"/>
  </w:num>
  <w:num w:numId="35">
    <w:abstractNumId w:val="18"/>
  </w:num>
  <w:num w:numId="36">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6BA2"/>
    <w:rsid w:val="0004730D"/>
    <w:rsid w:val="0005117A"/>
    <w:rsid w:val="000531F1"/>
    <w:rsid w:val="000546D8"/>
    <w:rsid w:val="000568BE"/>
    <w:rsid w:val="00057E07"/>
    <w:rsid w:val="0006657E"/>
    <w:rsid w:val="00072ECD"/>
    <w:rsid w:val="00073FCD"/>
    <w:rsid w:val="00074AC4"/>
    <w:rsid w:val="000776C1"/>
    <w:rsid w:val="00084CB0"/>
    <w:rsid w:val="00086C94"/>
    <w:rsid w:val="0009253B"/>
    <w:rsid w:val="000926CB"/>
    <w:rsid w:val="000A4089"/>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7EB3"/>
    <w:rsid w:val="001C1A64"/>
    <w:rsid w:val="001C1FAD"/>
    <w:rsid w:val="001D09F2"/>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D88"/>
    <w:rsid w:val="0023215C"/>
    <w:rsid w:val="00236555"/>
    <w:rsid w:val="002373EA"/>
    <w:rsid w:val="00244D17"/>
    <w:rsid w:val="00247660"/>
    <w:rsid w:val="002526BF"/>
    <w:rsid w:val="00254F61"/>
    <w:rsid w:val="002608A9"/>
    <w:rsid w:val="002614D1"/>
    <w:rsid w:val="00262154"/>
    <w:rsid w:val="002629E4"/>
    <w:rsid w:val="00265249"/>
    <w:rsid w:val="00267A4A"/>
    <w:rsid w:val="0027000F"/>
    <w:rsid w:val="00273331"/>
    <w:rsid w:val="00276E2B"/>
    <w:rsid w:val="00285BFF"/>
    <w:rsid w:val="002864E6"/>
    <w:rsid w:val="00287AE6"/>
    <w:rsid w:val="002902BF"/>
    <w:rsid w:val="00292AF6"/>
    <w:rsid w:val="002931BF"/>
    <w:rsid w:val="002B0598"/>
    <w:rsid w:val="002B413F"/>
    <w:rsid w:val="002B68AD"/>
    <w:rsid w:val="002B6F06"/>
    <w:rsid w:val="002C1DC8"/>
    <w:rsid w:val="002C3976"/>
    <w:rsid w:val="002D08DA"/>
    <w:rsid w:val="002D613D"/>
    <w:rsid w:val="002D700E"/>
    <w:rsid w:val="002E3569"/>
    <w:rsid w:val="002E3B13"/>
    <w:rsid w:val="002E55B1"/>
    <w:rsid w:val="002E5B44"/>
    <w:rsid w:val="002E6BEB"/>
    <w:rsid w:val="002E7947"/>
    <w:rsid w:val="002E7F5A"/>
    <w:rsid w:val="002F3C67"/>
    <w:rsid w:val="0030695D"/>
    <w:rsid w:val="0030697C"/>
    <w:rsid w:val="00307326"/>
    <w:rsid w:val="00311151"/>
    <w:rsid w:val="0031137A"/>
    <w:rsid w:val="00314C0C"/>
    <w:rsid w:val="00322082"/>
    <w:rsid w:val="00322DE1"/>
    <w:rsid w:val="003241E3"/>
    <w:rsid w:val="00333551"/>
    <w:rsid w:val="003336BE"/>
    <w:rsid w:val="0033483D"/>
    <w:rsid w:val="00335D26"/>
    <w:rsid w:val="00337E5D"/>
    <w:rsid w:val="00341BCC"/>
    <w:rsid w:val="00344ACD"/>
    <w:rsid w:val="003450E3"/>
    <w:rsid w:val="0034686C"/>
    <w:rsid w:val="003476F0"/>
    <w:rsid w:val="00353038"/>
    <w:rsid w:val="0035419E"/>
    <w:rsid w:val="003607C6"/>
    <w:rsid w:val="0036105C"/>
    <w:rsid w:val="00370325"/>
    <w:rsid w:val="003708D0"/>
    <w:rsid w:val="00371538"/>
    <w:rsid w:val="0037183C"/>
    <w:rsid w:val="00376C21"/>
    <w:rsid w:val="0037721A"/>
    <w:rsid w:val="003862D3"/>
    <w:rsid w:val="00392681"/>
    <w:rsid w:val="003938FA"/>
    <w:rsid w:val="00394FF6"/>
    <w:rsid w:val="0039608C"/>
    <w:rsid w:val="0039702A"/>
    <w:rsid w:val="003A039B"/>
    <w:rsid w:val="003A4C06"/>
    <w:rsid w:val="003A566D"/>
    <w:rsid w:val="003A6991"/>
    <w:rsid w:val="003B75B3"/>
    <w:rsid w:val="003C04C2"/>
    <w:rsid w:val="003C3837"/>
    <w:rsid w:val="003C6204"/>
    <w:rsid w:val="003D7BAB"/>
    <w:rsid w:val="003E4F00"/>
    <w:rsid w:val="003E698C"/>
    <w:rsid w:val="003E741F"/>
    <w:rsid w:val="003F399E"/>
    <w:rsid w:val="003F55E1"/>
    <w:rsid w:val="003F6EA9"/>
    <w:rsid w:val="00400E8B"/>
    <w:rsid w:val="00403080"/>
    <w:rsid w:val="00404527"/>
    <w:rsid w:val="00405D80"/>
    <w:rsid w:val="0040608F"/>
    <w:rsid w:val="0041036B"/>
    <w:rsid w:val="0041203A"/>
    <w:rsid w:val="00412F46"/>
    <w:rsid w:val="00414389"/>
    <w:rsid w:val="00425174"/>
    <w:rsid w:val="00431B13"/>
    <w:rsid w:val="00431E21"/>
    <w:rsid w:val="004408A9"/>
    <w:rsid w:val="004409A6"/>
    <w:rsid w:val="0044553B"/>
    <w:rsid w:val="00446D60"/>
    <w:rsid w:val="00450DE4"/>
    <w:rsid w:val="00451043"/>
    <w:rsid w:val="004519A3"/>
    <w:rsid w:val="004524F4"/>
    <w:rsid w:val="00452B4E"/>
    <w:rsid w:val="00452CE9"/>
    <w:rsid w:val="00453494"/>
    <w:rsid w:val="0046118D"/>
    <w:rsid w:val="00462AE2"/>
    <w:rsid w:val="00463362"/>
    <w:rsid w:val="00464500"/>
    <w:rsid w:val="0046793C"/>
    <w:rsid w:val="00467ADF"/>
    <w:rsid w:val="00472233"/>
    <w:rsid w:val="00472493"/>
    <w:rsid w:val="004753D5"/>
    <w:rsid w:val="00480C9D"/>
    <w:rsid w:val="0048680E"/>
    <w:rsid w:val="00486BE1"/>
    <w:rsid w:val="0048771F"/>
    <w:rsid w:val="00487BAA"/>
    <w:rsid w:val="00492DFF"/>
    <w:rsid w:val="004A31FE"/>
    <w:rsid w:val="004A6E73"/>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20331"/>
    <w:rsid w:val="0052696B"/>
    <w:rsid w:val="005316C9"/>
    <w:rsid w:val="00531F4B"/>
    <w:rsid w:val="005371C3"/>
    <w:rsid w:val="0053784B"/>
    <w:rsid w:val="00540365"/>
    <w:rsid w:val="005419E5"/>
    <w:rsid w:val="0054607A"/>
    <w:rsid w:val="005517B1"/>
    <w:rsid w:val="00554535"/>
    <w:rsid w:val="0056306C"/>
    <w:rsid w:val="00574977"/>
    <w:rsid w:val="005801FB"/>
    <w:rsid w:val="00585F25"/>
    <w:rsid w:val="005928C3"/>
    <w:rsid w:val="005A0E5D"/>
    <w:rsid w:val="005A2331"/>
    <w:rsid w:val="005A368A"/>
    <w:rsid w:val="005A58CD"/>
    <w:rsid w:val="005B4228"/>
    <w:rsid w:val="005B6404"/>
    <w:rsid w:val="005B7B74"/>
    <w:rsid w:val="005C1261"/>
    <w:rsid w:val="005C301C"/>
    <w:rsid w:val="005C683B"/>
    <w:rsid w:val="005D0CFA"/>
    <w:rsid w:val="005D117D"/>
    <w:rsid w:val="005D541A"/>
    <w:rsid w:val="005E3F5E"/>
    <w:rsid w:val="005F411A"/>
    <w:rsid w:val="005F6982"/>
    <w:rsid w:val="005F6FA6"/>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78A7"/>
    <w:rsid w:val="0064255B"/>
    <w:rsid w:val="006454B7"/>
    <w:rsid w:val="0065058E"/>
    <w:rsid w:val="006511B4"/>
    <w:rsid w:val="006517EF"/>
    <w:rsid w:val="00652992"/>
    <w:rsid w:val="00653D08"/>
    <w:rsid w:val="006608EA"/>
    <w:rsid w:val="0066199B"/>
    <w:rsid w:val="0066343A"/>
    <w:rsid w:val="00664A33"/>
    <w:rsid w:val="0066555E"/>
    <w:rsid w:val="006677D8"/>
    <w:rsid w:val="006715B2"/>
    <w:rsid w:val="006767C4"/>
    <w:rsid w:val="00676AAA"/>
    <w:rsid w:val="00677E73"/>
    <w:rsid w:val="00680194"/>
    <w:rsid w:val="00680301"/>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3397"/>
    <w:rsid w:val="006D3F91"/>
    <w:rsid w:val="006D46A8"/>
    <w:rsid w:val="006D4BA5"/>
    <w:rsid w:val="006D5E4A"/>
    <w:rsid w:val="006D614F"/>
    <w:rsid w:val="006E0673"/>
    <w:rsid w:val="006F1847"/>
    <w:rsid w:val="006F2085"/>
    <w:rsid w:val="006F7677"/>
    <w:rsid w:val="007005CA"/>
    <w:rsid w:val="00701AC5"/>
    <w:rsid w:val="007055D0"/>
    <w:rsid w:val="00705D2F"/>
    <w:rsid w:val="007064A0"/>
    <w:rsid w:val="00707CA3"/>
    <w:rsid w:val="007101D5"/>
    <w:rsid w:val="007166B2"/>
    <w:rsid w:val="007173CE"/>
    <w:rsid w:val="00717F52"/>
    <w:rsid w:val="00723B26"/>
    <w:rsid w:val="00734C05"/>
    <w:rsid w:val="0073614B"/>
    <w:rsid w:val="00737252"/>
    <w:rsid w:val="00755F28"/>
    <w:rsid w:val="00757C4C"/>
    <w:rsid w:val="00766769"/>
    <w:rsid w:val="00766811"/>
    <w:rsid w:val="00767664"/>
    <w:rsid w:val="007676C7"/>
    <w:rsid w:val="0077227F"/>
    <w:rsid w:val="007724E1"/>
    <w:rsid w:val="00772571"/>
    <w:rsid w:val="00772C27"/>
    <w:rsid w:val="0077308B"/>
    <w:rsid w:val="00775358"/>
    <w:rsid w:val="007773C4"/>
    <w:rsid w:val="0078330F"/>
    <w:rsid w:val="00785846"/>
    <w:rsid w:val="00786D11"/>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75CA"/>
    <w:rsid w:val="00847D31"/>
    <w:rsid w:val="008515B9"/>
    <w:rsid w:val="008567F3"/>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241A"/>
    <w:rsid w:val="008D3D0B"/>
    <w:rsid w:val="008D73D9"/>
    <w:rsid w:val="008E07C2"/>
    <w:rsid w:val="008E08A2"/>
    <w:rsid w:val="008F2B9A"/>
    <w:rsid w:val="008F3EB9"/>
    <w:rsid w:val="008F7D24"/>
    <w:rsid w:val="00900928"/>
    <w:rsid w:val="00901D6C"/>
    <w:rsid w:val="009032DD"/>
    <w:rsid w:val="009119ED"/>
    <w:rsid w:val="0092057D"/>
    <w:rsid w:val="00922BD4"/>
    <w:rsid w:val="00923405"/>
    <w:rsid w:val="0092489E"/>
    <w:rsid w:val="0092703D"/>
    <w:rsid w:val="0093171C"/>
    <w:rsid w:val="00935813"/>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1029"/>
    <w:rsid w:val="009D2113"/>
    <w:rsid w:val="009D4A48"/>
    <w:rsid w:val="009D56C5"/>
    <w:rsid w:val="009D5D45"/>
    <w:rsid w:val="009E0DB1"/>
    <w:rsid w:val="009E6530"/>
    <w:rsid w:val="009F0DCC"/>
    <w:rsid w:val="009F2418"/>
    <w:rsid w:val="009F4BCE"/>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7B54"/>
    <w:rsid w:val="00B242F8"/>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71F8"/>
    <w:rsid w:val="00B67EF3"/>
    <w:rsid w:val="00B72F24"/>
    <w:rsid w:val="00B7550E"/>
    <w:rsid w:val="00B764F0"/>
    <w:rsid w:val="00B84D6D"/>
    <w:rsid w:val="00B85C15"/>
    <w:rsid w:val="00B85DBC"/>
    <w:rsid w:val="00B91152"/>
    <w:rsid w:val="00B93B6C"/>
    <w:rsid w:val="00B9438F"/>
    <w:rsid w:val="00B9576C"/>
    <w:rsid w:val="00BA5E1B"/>
    <w:rsid w:val="00BA7FCA"/>
    <w:rsid w:val="00BB2098"/>
    <w:rsid w:val="00BB6632"/>
    <w:rsid w:val="00BC0856"/>
    <w:rsid w:val="00BC1C3B"/>
    <w:rsid w:val="00BC415A"/>
    <w:rsid w:val="00BC777F"/>
    <w:rsid w:val="00BD29BC"/>
    <w:rsid w:val="00BD5EC5"/>
    <w:rsid w:val="00BD7401"/>
    <w:rsid w:val="00BE499D"/>
    <w:rsid w:val="00BE5047"/>
    <w:rsid w:val="00BE79BD"/>
    <w:rsid w:val="00BF2C34"/>
    <w:rsid w:val="00BF2CD7"/>
    <w:rsid w:val="00BF491C"/>
    <w:rsid w:val="00BF4F6E"/>
    <w:rsid w:val="00C01520"/>
    <w:rsid w:val="00C01C3F"/>
    <w:rsid w:val="00C05CDA"/>
    <w:rsid w:val="00C141C9"/>
    <w:rsid w:val="00C21DCE"/>
    <w:rsid w:val="00C220EA"/>
    <w:rsid w:val="00C265E4"/>
    <w:rsid w:val="00C3472C"/>
    <w:rsid w:val="00C4007A"/>
    <w:rsid w:val="00C40EE1"/>
    <w:rsid w:val="00C46CEB"/>
    <w:rsid w:val="00C475E6"/>
    <w:rsid w:val="00C47A81"/>
    <w:rsid w:val="00C5442C"/>
    <w:rsid w:val="00C5608C"/>
    <w:rsid w:val="00C64156"/>
    <w:rsid w:val="00C64D7D"/>
    <w:rsid w:val="00C67B7F"/>
    <w:rsid w:val="00C7076B"/>
    <w:rsid w:val="00C71437"/>
    <w:rsid w:val="00C71477"/>
    <w:rsid w:val="00C7336D"/>
    <w:rsid w:val="00C736EA"/>
    <w:rsid w:val="00C746A4"/>
    <w:rsid w:val="00C75565"/>
    <w:rsid w:val="00C81DA5"/>
    <w:rsid w:val="00C916A2"/>
    <w:rsid w:val="00C962F5"/>
    <w:rsid w:val="00C9664B"/>
    <w:rsid w:val="00C967E9"/>
    <w:rsid w:val="00CA783E"/>
    <w:rsid w:val="00CB01F5"/>
    <w:rsid w:val="00CC30A5"/>
    <w:rsid w:val="00CC3768"/>
    <w:rsid w:val="00CC5594"/>
    <w:rsid w:val="00CC74B7"/>
    <w:rsid w:val="00CC7B3F"/>
    <w:rsid w:val="00CC7CAB"/>
    <w:rsid w:val="00CD04F4"/>
    <w:rsid w:val="00CD0675"/>
    <w:rsid w:val="00CD4A5F"/>
    <w:rsid w:val="00CD7032"/>
    <w:rsid w:val="00CD728F"/>
    <w:rsid w:val="00CD7C10"/>
    <w:rsid w:val="00CE0A7C"/>
    <w:rsid w:val="00CE0FAA"/>
    <w:rsid w:val="00CE47CF"/>
    <w:rsid w:val="00CE4A1A"/>
    <w:rsid w:val="00CE5B6F"/>
    <w:rsid w:val="00CF1FAA"/>
    <w:rsid w:val="00CF4E93"/>
    <w:rsid w:val="00D10B69"/>
    <w:rsid w:val="00D121FB"/>
    <w:rsid w:val="00D12DCC"/>
    <w:rsid w:val="00D14581"/>
    <w:rsid w:val="00D14FAF"/>
    <w:rsid w:val="00D15AA1"/>
    <w:rsid w:val="00D174CF"/>
    <w:rsid w:val="00D215FA"/>
    <w:rsid w:val="00D2281C"/>
    <w:rsid w:val="00D249B6"/>
    <w:rsid w:val="00D26B00"/>
    <w:rsid w:val="00D346E8"/>
    <w:rsid w:val="00D34900"/>
    <w:rsid w:val="00D36596"/>
    <w:rsid w:val="00D36CD2"/>
    <w:rsid w:val="00D43A0D"/>
    <w:rsid w:val="00D45019"/>
    <w:rsid w:val="00D45A1E"/>
    <w:rsid w:val="00D51517"/>
    <w:rsid w:val="00D5783A"/>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31B6"/>
    <w:rsid w:val="00D93CA1"/>
    <w:rsid w:val="00D96A4B"/>
    <w:rsid w:val="00D9781D"/>
    <w:rsid w:val="00D97F8C"/>
    <w:rsid w:val="00DB38CB"/>
    <w:rsid w:val="00DC0988"/>
    <w:rsid w:val="00DD42AE"/>
    <w:rsid w:val="00DD4EF6"/>
    <w:rsid w:val="00DD6180"/>
    <w:rsid w:val="00DE3D9C"/>
    <w:rsid w:val="00DE7589"/>
    <w:rsid w:val="00DF1ED6"/>
    <w:rsid w:val="00DF2656"/>
    <w:rsid w:val="00DF3921"/>
    <w:rsid w:val="00DF5AAB"/>
    <w:rsid w:val="00E00137"/>
    <w:rsid w:val="00E0185E"/>
    <w:rsid w:val="00E02DD5"/>
    <w:rsid w:val="00E05F82"/>
    <w:rsid w:val="00E064FD"/>
    <w:rsid w:val="00E117AF"/>
    <w:rsid w:val="00E17DEB"/>
    <w:rsid w:val="00E23B58"/>
    <w:rsid w:val="00E241C2"/>
    <w:rsid w:val="00E33A7C"/>
    <w:rsid w:val="00E4178D"/>
    <w:rsid w:val="00E449D9"/>
    <w:rsid w:val="00E46A99"/>
    <w:rsid w:val="00E560CA"/>
    <w:rsid w:val="00E565D9"/>
    <w:rsid w:val="00E62711"/>
    <w:rsid w:val="00E647DF"/>
    <w:rsid w:val="00E6563A"/>
    <w:rsid w:val="00E6577A"/>
    <w:rsid w:val="00E73F39"/>
    <w:rsid w:val="00E759F9"/>
    <w:rsid w:val="00E850E0"/>
    <w:rsid w:val="00E9283E"/>
    <w:rsid w:val="00E92F4D"/>
    <w:rsid w:val="00E93E27"/>
    <w:rsid w:val="00EA25BA"/>
    <w:rsid w:val="00EA62CD"/>
    <w:rsid w:val="00EA7267"/>
    <w:rsid w:val="00EB1A19"/>
    <w:rsid w:val="00EB31D9"/>
    <w:rsid w:val="00EB6C62"/>
    <w:rsid w:val="00EC0C93"/>
    <w:rsid w:val="00EC0FF7"/>
    <w:rsid w:val="00ED2F6F"/>
    <w:rsid w:val="00ED4962"/>
    <w:rsid w:val="00ED69C3"/>
    <w:rsid w:val="00EE0C9A"/>
    <w:rsid w:val="00EE1FEB"/>
    <w:rsid w:val="00EF2E79"/>
    <w:rsid w:val="00EF63A6"/>
    <w:rsid w:val="00F03984"/>
    <w:rsid w:val="00F06B67"/>
    <w:rsid w:val="00F071DB"/>
    <w:rsid w:val="00F0720B"/>
    <w:rsid w:val="00F103BE"/>
    <w:rsid w:val="00F1040E"/>
    <w:rsid w:val="00F12732"/>
    <w:rsid w:val="00F1723E"/>
    <w:rsid w:val="00F2269E"/>
    <w:rsid w:val="00F239E7"/>
    <w:rsid w:val="00F250A3"/>
    <w:rsid w:val="00F3066B"/>
    <w:rsid w:val="00F3128E"/>
    <w:rsid w:val="00F32A68"/>
    <w:rsid w:val="00F36B9C"/>
    <w:rsid w:val="00F40AD7"/>
    <w:rsid w:val="00F415CA"/>
    <w:rsid w:val="00F523BD"/>
    <w:rsid w:val="00F535D3"/>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4A63"/>
    <w:rsid w:val="00FC565A"/>
    <w:rsid w:val="00FD2106"/>
    <w:rsid w:val="00FD248A"/>
    <w:rsid w:val="00FE1AFD"/>
    <w:rsid w:val="00FF0006"/>
    <w:rsid w:val="00FF32BE"/>
    <w:rsid w:val="00FF38C1"/>
    <w:rsid w:val="00FF5896"/>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42" Type="http://schemas.microsoft.com/office/2007/relationships/hdphoto" Target="media/hdphoto2.wdp"/><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07/relationships/hdphoto" Target="media/hdphoto1.wdp"/><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B2AF45-698A-4D5C-90DF-072396ABA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8239</TotalTime>
  <Pages>65</Pages>
  <Words>12666</Words>
  <Characters>72202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84699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546</cp:revision>
  <dcterms:created xsi:type="dcterms:W3CDTF">2011-10-04T06:57:00Z</dcterms:created>
  <dcterms:modified xsi:type="dcterms:W3CDTF">2011-12-15T11:09:00Z</dcterms:modified>
  <cp:contentStatus>Not finished</cp:contentStatus>
</cp:coreProperties>
</file>