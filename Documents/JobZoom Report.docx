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053FEFF9" wp14:editId="00E5C567">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09D2BEC3" wp14:editId="74ECF71C">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DB29E9"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DB29E9"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162596"/>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162597"/>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w:t>
      </w:r>
      <w:r w:rsidR="009A3163">
        <w:rPr>
          <w:szCs w:val="26"/>
          <w:lang w:val="en-US"/>
        </w:rPr>
        <w:t>chúng tôi</w:t>
      </w:r>
      <w:r w:rsidR="009A3163" w:rsidRPr="00B50DD9">
        <w:rPr>
          <w:szCs w:val="26"/>
          <w:lang w:val="en-US"/>
        </w:rPr>
        <w:t xml:space="preserve"> </w:t>
      </w:r>
      <w:r w:rsidRPr="00B50DD9">
        <w:rPr>
          <w:szCs w:val="26"/>
          <w:lang w:val="en-US"/>
        </w:rPr>
        <w:t>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162598"/>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FA7E62"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162596" w:history="1">
            <w:r w:rsidR="00FA7E62" w:rsidRPr="00384D80">
              <w:rPr>
                <w:rStyle w:val="Hyperlink"/>
              </w:rPr>
              <w:t>TRÍCH YẾU</w:t>
            </w:r>
            <w:r w:rsidR="00FA7E62">
              <w:rPr>
                <w:webHidden/>
              </w:rPr>
              <w:tab/>
            </w:r>
            <w:r w:rsidR="00FA7E62">
              <w:rPr>
                <w:webHidden/>
              </w:rPr>
              <w:fldChar w:fldCharType="begin"/>
            </w:r>
            <w:r w:rsidR="00FA7E62">
              <w:rPr>
                <w:webHidden/>
              </w:rPr>
              <w:instrText xml:space="preserve"> PAGEREF _Toc312162596 \h </w:instrText>
            </w:r>
            <w:r w:rsidR="00FA7E62">
              <w:rPr>
                <w:webHidden/>
              </w:rPr>
            </w:r>
            <w:r w:rsidR="00FA7E62">
              <w:rPr>
                <w:webHidden/>
              </w:rPr>
              <w:fldChar w:fldCharType="separate"/>
            </w:r>
            <w:r w:rsidR="00FA7E62">
              <w:rPr>
                <w:webHidden/>
              </w:rPr>
              <w:t>i</w:t>
            </w:r>
            <w:r w:rsidR="00FA7E62">
              <w:rPr>
                <w:webHidden/>
              </w:rPr>
              <w:fldChar w:fldCharType="end"/>
            </w:r>
          </w:hyperlink>
        </w:p>
        <w:p w:rsidR="00FA7E62" w:rsidRDefault="00DB29E9">
          <w:pPr>
            <w:pStyle w:val="TOC1"/>
            <w:tabs>
              <w:tab w:val="right" w:leader="dot" w:pos="9017"/>
            </w:tabs>
            <w:rPr>
              <w:rFonts w:asciiTheme="minorHAnsi" w:eastAsiaTheme="minorEastAsia" w:hAnsiTheme="minorHAnsi"/>
              <w:sz w:val="22"/>
              <w:lang w:val="en-US"/>
            </w:rPr>
          </w:pPr>
          <w:hyperlink w:anchor="_Toc312162597" w:history="1">
            <w:r w:rsidR="00FA7E62" w:rsidRPr="00384D80">
              <w:rPr>
                <w:rStyle w:val="Hyperlink"/>
              </w:rPr>
              <w:t>LỜI CẢM ƠN</w:t>
            </w:r>
            <w:r w:rsidR="00FA7E62">
              <w:rPr>
                <w:webHidden/>
              </w:rPr>
              <w:tab/>
            </w:r>
            <w:r w:rsidR="00FA7E62">
              <w:rPr>
                <w:webHidden/>
              </w:rPr>
              <w:fldChar w:fldCharType="begin"/>
            </w:r>
            <w:r w:rsidR="00FA7E62">
              <w:rPr>
                <w:webHidden/>
              </w:rPr>
              <w:instrText xml:space="preserve"> PAGEREF _Toc312162597 \h </w:instrText>
            </w:r>
            <w:r w:rsidR="00FA7E62">
              <w:rPr>
                <w:webHidden/>
              </w:rPr>
            </w:r>
            <w:r w:rsidR="00FA7E62">
              <w:rPr>
                <w:webHidden/>
              </w:rPr>
              <w:fldChar w:fldCharType="separate"/>
            </w:r>
            <w:r w:rsidR="00FA7E62">
              <w:rPr>
                <w:webHidden/>
              </w:rPr>
              <w:t>ii</w:t>
            </w:r>
            <w:r w:rsidR="00FA7E62">
              <w:rPr>
                <w:webHidden/>
              </w:rPr>
              <w:fldChar w:fldCharType="end"/>
            </w:r>
          </w:hyperlink>
        </w:p>
        <w:p w:rsidR="00FA7E62" w:rsidRDefault="00DB29E9">
          <w:pPr>
            <w:pStyle w:val="TOC1"/>
            <w:tabs>
              <w:tab w:val="right" w:leader="dot" w:pos="9017"/>
            </w:tabs>
            <w:rPr>
              <w:rFonts w:asciiTheme="minorHAnsi" w:eastAsiaTheme="minorEastAsia" w:hAnsiTheme="minorHAnsi"/>
              <w:sz w:val="22"/>
              <w:lang w:val="en-US"/>
            </w:rPr>
          </w:pPr>
          <w:hyperlink w:anchor="_Toc312162598" w:history="1">
            <w:r w:rsidR="00FA7E62" w:rsidRPr="00384D80">
              <w:rPr>
                <w:rStyle w:val="Hyperlink"/>
              </w:rPr>
              <w:t>MỤC LỤC</w:t>
            </w:r>
            <w:r w:rsidR="00FA7E62">
              <w:rPr>
                <w:webHidden/>
              </w:rPr>
              <w:tab/>
            </w:r>
            <w:r w:rsidR="00FA7E62">
              <w:rPr>
                <w:webHidden/>
              </w:rPr>
              <w:fldChar w:fldCharType="begin"/>
            </w:r>
            <w:r w:rsidR="00FA7E62">
              <w:rPr>
                <w:webHidden/>
              </w:rPr>
              <w:instrText xml:space="preserve"> PAGEREF _Toc312162598 \h </w:instrText>
            </w:r>
            <w:r w:rsidR="00FA7E62">
              <w:rPr>
                <w:webHidden/>
              </w:rPr>
            </w:r>
            <w:r w:rsidR="00FA7E62">
              <w:rPr>
                <w:webHidden/>
              </w:rPr>
              <w:fldChar w:fldCharType="separate"/>
            </w:r>
            <w:r w:rsidR="00FA7E62">
              <w:rPr>
                <w:webHidden/>
              </w:rPr>
              <w:t>iii</w:t>
            </w:r>
            <w:r w:rsidR="00FA7E62">
              <w:rPr>
                <w:webHidden/>
              </w:rPr>
              <w:fldChar w:fldCharType="end"/>
            </w:r>
          </w:hyperlink>
        </w:p>
        <w:p w:rsidR="00FA7E62" w:rsidRDefault="00DB29E9">
          <w:pPr>
            <w:pStyle w:val="TOC1"/>
            <w:tabs>
              <w:tab w:val="right" w:leader="dot" w:pos="9017"/>
            </w:tabs>
            <w:rPr>
              <w:rFonts w:asciiTheme="minorHAnsi" w:eastAsiaTheme="minorEastAsia" w:hAnsiTheme="minorHAnsi"/>
              <w:sz w:val="22"/>
              <w:lang w:val="en-US"/>
            </w:rPr>
          </w:pPr>
          <w:hyperlink w:anchor="_Toc312162599" w:history="1">
            <w:r w:rsidR="00FA7E62" w:rsidRPr="00384D80">
              <w:rPr>
                <w:rStyle w:val="Hyperlink"/>
              </w:rPr>
              <w:t>DANH MỤC HÌNH ẢNH</w:t>
            </w:r>
            <w:r w:rsidR="00FA7E62">
              <w:rPr>
                <w:webHidden/>
              </w:rPr>
              <w:tab/>
            </w:r>
            <w:r w:rsidR="00FA7E62">
              <w:rPr>
                <w:webHidden/>
              </w:rPr>
              <w:fldChar w:fldCharType="begin"/>
            </w:r>
            <w:r w:rsidR="00FA7E62">
              <w:rPr>
                <w:webHidden/>
              </w:rPr>
              <w:instrText xml:space="preserve"> PAGEREF _Toc312162599 \h </w:instrText>
            </w:r>
            <w:r w:rsidR="00FA7E62">
              <w:rPr>
                <w:webHidden/>
              </w:rPr>
            </w:r>
            <w:r w:rsidR="00FA7E62">
              <w:rPr>
                <w:webHidden/>
              </w:rPr>
              <w:fldChar w:fldCharType="separate"/>
            </w:r>
            <w:r w:rsidR="00FA7E62">
              <w:rPr>
                <w:webHidden/>
              </w:rPr>
              <w:t>vii</w:t>
            </w:r>
            <w:r w:rsidR="00FA7E62">
              <w:rPr>
                <w:webHidden/>
              </w:rPr>
              <w:fldChar w:fldCharType="end"/>
            </w:r>
          </w:hyperlink>
        </w:p>
        <w:p w:rsidR="00FA7E62" w:rsidRDefault="00DB29E9">
          <w:pPr>
            <w:pStyle w:val="TOC1"/>
            <w:tabs>
              <w:tab w:val="right" w:leader="dot" w:pos="9017"/>
            </w:tabs>
            <w:rPr>
              <w:rFonts w:asciiTheme="minorHAnsi" w:eastAsiaTheme="minorEastAsia" w:hAnsiTheme="minorHAnsi"/>
              <w:sz w:val="22"/>
              <w:lang w:val="en-US"/>
            </w:rPr>
          </w:pPr>
          <w:hyperlink w:anchor="_Toc312162600" w:history="1">
            <w:r w:rsidR="00FA7E62" w:rsidRPr="00384D80">
              <w:rPr>
                <w:rStyle w:val="Hyperlink"/>
              </w:rPr>
              <w:t>DANH MỤC BẢNG</w:t>
            </w:r>
            <w:r w:rsidR="00FA7E62">
              <w:rPr>
                <w:webHidden/>
              </w:rPr>
              <w:tab/>
            </w:r>
            <w:r w:rsidR="00FA7E62">
              <w:rPr>
                <w:webHidden/>
              </w:rPr>
              <w:fldChar w:fldCharType="begin"/>
            </w:r>
            <w:r w:rsidR="00FA7E62">
              <w:rPr>
                <w:webHidden/>
              </w:rPr>
              <w:instrText xml:space="preserve"> PAGEREF _Toc312162600 \h </w:instrText>
            </w:r>
            <w:r w:rsidR="00FA7E62">
              <w:rPr>
                <w:webHidden/>
              </w:rPr>
            </w:r>
            <w:r w:rsidR="00FA7E62">
              <w:rPr>
                <w:webHidden/>
              </w:rPr>
              <w:fldChar w:fldCharType="separate"/>
            </w:r>
            <w:r w:rsidR="00FA7E62">
              <w:rPr>
                <w:webHidden/>
              </w:rPr>
              <w:t>ix</w:t>
            </w:r>
            <w:r w:rsidR="00FA7E62">
              <w:rPr>
                <w:webHidden/>
              </w:rPr>
              <w:fldChar w:fldCharType="end"/>
            </w:r>
          </w:hyperlink>
        </w:p>
        <w:p w:rsidR="00FA7E62" w:rsidRDefault="00DB29E9">
          <w:pPr>
            <w:pStyle w:val="TOC1"/>
            <w:tabs>
              <w:tab w:val="right" w:leader="dot" w:pos="9017"/>
            </w:tabs>
            <w:rPr>
              <w:rFonts w:asciiTheme="minorHAnsi" w:eastAsiaTheme="minorEastAsia" w:hAnsiTheme="minorHAnsi"/>
              <w:sz w:val="22"/>
              <w:lang w:val="en-US"/>
            </w:rPr>
          </w:pPr>
          <w:hyperlink w:anchor="_Toc312162601" w:history="1">
            <w:r w:rsidR="00FA7E62" w:rsidRPr="00384D80">
              <w:rPr>
                <w:rStyle w:val="Hyperlink"/>
              </w:rPr>
              <w:t>DANH MỤC BIỂU ĐỒ</w:t>
            </w:r>
            <w:r w:rsidR="00FA7E62">
              <w:rPr>
                <w:webHidden/>
              </w:rPr>
              <w:tab/>
            </w:r>
            <w:r w:rsidR="00FA7E62">
              <w:rPr>
                <w:webHidden/>
              </w:rPr>
              <w:fldChar w:fldCharType="begin"/>
            </w:r>
            <w:r w:rsidR="00FA7E62">
              <w:rPr>
                <w:webHidden/>
              </w:rPr>
              <w:instrText xml:space="preserve"> PAGEREF _Toc312162601 \h </w:instrText>
            </w:r>
            <w:r w:rsidR="00FA7E62">
              <w:rPr>
                <w:webHidden/>
              </w:rPr>
            </w:r>
            <w:r w:rsidR="00FA7E62">
              <w:rPr>
                <w:webHidden/>
              </w:rPr>
              <w:fldChar w:fldCharType="separate"/>
            </w:r>
            <w:r w:rsidR="00FA7E62">
              <w:rPr>
                <w:webHidden/>
              </w:rPr>
              <w:t>x</w:t>
            </w:r>
            <w:r w:rsidR="00FA7E62">
              <w:rPr>
                <w:webHidden/>
              </w:rPr>
              <w:fldChar w:fldCharType="end"/>
            </w:r>
          </w:hyperlink>
        </w:p>
        <w:p w:rsidR="00FA7E62" w:rsidRDefault="00DB29E9">
          <w:pPr>
            <w:pStyle w:val="TOC1"/>
            <w:tabs>
              <w:tab w:val="right" w:leader="dot" w:pos="9017"/>
            </w:tabs>
            <w:rPr>
              <w:rFonts w:asciiTheme="minorHAnsi" w:eastAsiaTheme="minorEastAsia" w:hAnsiTheme="minorHAnsi"/>
              <w:sz w:val="22"/>
              <w:lang w:val="en-US"/>
            </w:rPr>
          </w:pPr>
          <w:hyperlink w:anchor="_Toc312162602" w:history="1">
            <w:r w:rsidR="00FA7E62" w:rsidRPr="00384D80">
              <w:rPr>
                <w:rStyle w:val="Hyperlink"/>
              </w:rPr>
              <w:t>THUẬT NGỮ</w:t>
            </w:r>
            <w:r w:rsidR="00FA7E62">
              <w:rPr>
                <w:webHidden/>
              </w:rPr>
              <w:tab/>
            </w:r>
            <w:r w:rsidR="00FA7E62">
              <w:rPr>
                <w:webHidden/>
              </w:rPr>
              <w:fldChar w:fldCharType="begin"/>
            </w:r>
            <w:r w:rsidR="00FA7E62">
              <w:rPr>
                <w:webHidden/>
              </w:rPr>
              <w:instrText xml:space="preserve"> PAGEREF _Toc312162602 \h </w:instrText>
            </w:r>
            <w:r w:rsidR="00FA7E62">
              <w:rPr>
                <w:webHidden/>
              </w:rPr>
            </w:r>
            <w:r w:rsidR="00FA7E62">
              <w:rPr>
                <w:webHidden/>
              </w:rPr>
              <w:fldChar w:fldCharType="separate"/>
            </w:r>
            <w:r w:rsidR="00FA7E62">
              <w:rPr>
                <w:webHidden/>
              </w:rPr>
              <w:t>xi</w:t>
            </w:r>
            <w:r w:rsidR="00FA7E62">
              <w:rPr>
                <w:webHidden/>
              </w:rPr>
              <w:fldChar w:fldCharType="end"/>
            </w:r>
          </w:hyperlink>
        </w:p>
        <w:p w:rsidR="00FA7E62" w:rsidRDefault="00DB29E9">
          <w:pPr>
            <w:pStyle w:val="TOC1"/>
            <w:tabs>
              <w:tab w:val="right" w:leader="dot" w:pos="9017"/>
            </w:tabs>
            <w:rPr>
              <w:rFonts w:asciiTheme="minorHAnsi" w:eastAsiaTheme="minorEastAsia" w:hAnsiTheme="minorHAnsi"/>
              <w:sz w:val="22"/>
              <w:lang w:val="en-US"/>
            </w:rPr>
          </w:pPr>
          <w:hyperlink w:anchor="_Toc312162603" w:history="1">
            <w:r w:rsidR="00FA7E62" w:rsidRPr="00384D80">
              <w:rPr>
                <w:rStyle w:val="Hyperlink"/>
              </w:rPr>
              <w:t>NHẬN XÉT CỦA GIẢNG VIÊN HƯỚNG DẪN</w:t>
            </w:r>
            <w:r w:rsidR="00FA7E62">
              <w:rPr>
                <w:webHidden/>
              </w:rPr>
              <w:tab/>
            </w:r>
            <w:r w:rsidR="00FA7E62">
              <w:rPr>
                <w:webHidden/>
              </w:rPr>
              <w:fldChar w:fldCharType="begin"/>
            </w:r>
            <w:r w:rsidR="00FA7E62">
              <w:rPr>
                <w:webHidden/>
              </w:rPr>
              <w:instrText xml:space="preserve"> PAGEREF _Toc312162603 \h </w:instrText>
            </w:r>
            <w:r w:rsidR="00FA7E62">
              <w:rPr>
                <w:webHidden/>
              </w:rPr>
            </w:r>
            <w:r w:rsidR="00FA7E62">
              <w:rPr>
                <w:webHidden/>
              </w:rPr>
              <w:fldChar w:fldCharType="separate"/>
            </w:r>
            <w:r w:rsidR="00FA7E62">
              <w:rPr>
                <w:webHidden/>
              </w:rPr>
              <w:t>xiii</w:t>
            </w:r>
            <w:r w:rsidR="00FA7E62">
              <w:rPr>
                <w:webHidden/>
              </w:rPr>
              <w:fldChar w:fldCharType="end"/>
            </w:r>
          </w:hyperlink>
        </w:p>
        <w:p w:rsidR="00FA7E62" w:rsidRDefault="00DB29E9">
          <w:pPr>
            <w:pStyle w:val="TOC1"/>
            <w:tabs>
              <w:tab w:val="left" w:pos="480"/>
              <w:tab w:val="right" w:leader="dot" w:pos="9017"/>
            </w:tabs>
            <w:rPr>
              <w:rFonts w:asciiTheme="minorHAnsi" w:eastAsiaTheme="minorEastAsia" w:hAnsiTheme="minorHAnsi"/>
              <w:sz w:val="22"/>
              <w:lang w:val="en-US"/>
            </w:rPr>
          </w:pPr>
          <w:hyperlink w:anchor="_Toc312162604" w:history="1">
            <w:r w:rsidR="00FA7E62" w:rsidRPr="00384D80">
              <w:rPr>
                <w:rStyle w:val="Hyperlink"/>
                <w:lang w:val="en-US"/>
              </w:rPr>
              <w:t>1</w:t>
            </w:r>
            <w:r w:rsidR="00FA7E62">
              <w:rPr>
                <w:rFonts w:asciiTheme="minorHAnsi" w:eastAsiaTheme="minorEastAsia" w:hAnsiTheme="minorHAnsi"/>
                <w:sz w:val="22"/>
                <w:lang w:val="en-US"/>
              </w:rPr>
              <w:tab/>
            </w:r>
            <w:r w:rsidR="00FA7E62" w:rsidRPr="00384D80">
              <w:rPr>
                <w:rStyle w:val="Hyperlink"/>
                <w:lang w:val="en-US"/>
              </w:rPr>
              <w:t>Nhập đề</w:t>
            </w:r>
            <w:r w:rsidR="00FA7E62">
              <w:rPr>
                <w:webHidden/>
              </w:rPr>
              <w:tab/>
            </w:r>
            <w:r w:rsidR="00FA7E62">
              <w:rPr>
                <w:webHidden/>
              </w:rPr>
              <w:fldChar w:fldCharType="begin"/>
            </w:r>
            <w:r w:rsidR="00FA7E62">
              <w:rPr>
                <w:webHidden/>
              </w:rPr>
              <w:instrText xml:space="preserve"> PAGEREF _Toc312162604 \h </w:instrText>
            </w:r>
            <w:r w:rsidR="00FA7E62">
              <w:rPr>
                <w:webHidden/>
              </w:rPr>
            </w:r>
            <w:r w:rsidR="00FA7E62">
              <w:rPr>
                <w:webHidden/>
              </w:rPr>
              <w:fldChar w:fldCharType="separate"/>
            </w:r>
            <w:r w:rsidR="00FA7E62">
              <w:rPr>
                <w:webHidden/>
              </w:rPr>
              <w:t>1</w:t>
            </w:r>
            <w:r w:rsidR="00FA7E62">
              <w:rPr>
                <w:webHidden/>
              </w:rPr>
              <w:fldChar w:fldCharType="end"/>
            </w:r>
          </w:hyperlink>
        </w:p>
        <w:p w:rsidR="00FA7E62" w:rsidRDefault="00DB29E9">
          <w:pPr>
            <w:pStyle w:val="TOC1"/>
            <w:tabs>
              <w:tab w:val="left" w:pos="480"/>
              <w:tab w:val="right" w:leader="dot" w:pos="9017"/>
            </w:tabs>
            <w:rPr>
              <w:rFonts w:asciiTheme="minorHAnsi" w:eastAsiaTheme="minorEastAsia" w:hAnsiTheme="minorHAnsi"/>
              <w:sz w:val="22"/>
              <w:lang w:val="en-US"/>
            </w:rPr>
          </w:pPr>
          <w:hyperlink w:anchor="_Toc312162605" w:history="1">
            <w:r w:rsidR="00FA7E62" w:rsidRPr="00384D80">
              <w:rPr>
                <w:rStyle w:val="Hyperlink"/>
                <w:lang w:val="en-US"/>
              </w:rPr>
              <w:t>2</w:t>
            </w:r>
            <w:r w:rsidR="00FA7E62">
              <w:rPr>
                <w:rFonts w:asciiTheme="minorHAnsi" w:eastAsiaTheme="minorEastAsia" w:hAnsiTheme="minorHAnsi"/>
                <w:sz w:val="22"/>
                <w:lang w:val="en-US"/>
              </w:rPr>
              <w:tab/>
            </w:r>
            <w:r w:rsidR="00FA7E62" w:rsidRPr="00384D80">
              <w:rPr>
                <w:rStyle w:val="Hyperlink"/>
                <w:lang w:val="en-US"/>
              </w:rPr>
              <w:t>Giới thiệu bài toán kiến trúc lưu trữ và so khớp thông tin</w:t>
            </w:r>
            <w:r w:rsidR="00FA7E62">
              <w:rPr>
                <w:webHidden/>
              </w:rPr>
              <w:tab/>
            </w:r>
            <w:r w:rsidR="00FA7E62">
              <w:rPr>
                <w:webHidden/>
              </w:rPr>
              <w:fldChar w:fldCharType="begin"/>
            </w:r>
            <w:r w:rsidR="00FA7E62">
              <w:rPr>
                <w:webHidden/>
              </w:rPr>
              <w:instrText xml:space="preserve"> PAGEREF _Toc312162605 \h </w:instrText>
            </w:r>
            <w:r w:rsidR="00FA7E62">
              <w:rPr>
                <w:webHidden/>
              </w:rPr>
            </w:r>
            <w:r w:rsidR="00FA7E62">
              <w:rPr>
                <w:webHidden/>
              </w:rPr>
              <w:fldChar w:fldCharType="separate"/>
            </w:r>
            <w:r w:rsidR="00FA7E62">
              <w:rPr>
                <w:webHidden/>
              </w:rPr>
              <w:t>2</w:t>
            </w:r>
            <w:r w:rsidR="00FA7E62">
              <w:rPr>
                <w:webHidden/>
              </w:rPr>
              <w:fldChar w:fldCharType="end"/>
            </w:r>
          </w:hyperlink>
        </w:p>
        <w:p w:rsidR="00FA7E62" w:rsidRDefault="00DB29E9">
          <w:pPr>
            <w:pStyle w:val="TOC2"/>
            <w:tabs>
              <w:tab w:val="left" w:pos="880"/>
              <w:tab w:val="right" w:leader="dot" w:pos="9017"/>
            </w:tabs>
            <w:rPr>
              <w:rFonts w:asciiTheme="minorHAnsi" w:eastAsiaTheme="minorEastAsia" w:hAnsiTheme="minorHAnsi"/>
              <w:sz w:val="22"/>
              <w:lang w:val="en-US"/>
            </w:rPr>
          </w:pPr>
          <w:hyperlink w:anchor="_Toc312162606" w:history="1">
            <w:r w:rsidR="00FA7E62" w:rsidRPr="00384D80">
              <w:rPr>
                <w:rStyle w:val="Hyperlink"/>
                <w:lang w:val="en-US"/>
              </w:rPr>
              <w:t>2.1</w:t>
            </w:r>
            <w:r w:rsidR="00FA7E62">
              <w:rPr>
                <w:rFonts w:asciiTheme="minorHAnsi" w:eastAsiaTheme="minorEastAsia" w:hAnsiTheme="minorHAnsi"/>
                <w:sz w:val="22"/>
                <w:lang w:val="en-US"/>
              </w:rPr>
              <w:tab/>
            </w:r>
            <w:r w:rsidR="00FA7E62" w:rsidRPr="00384D80">
              <w:rPr>
                <w:rStyle w:val="Hyperlink"/>
                <w:lang w:val="en-US"/>
              </w:rPr>
              <w:t>Bài toán 1: Tổ chức thông tin và sự linh hoạt của hệ thống so khớp</w:t>
            </w:r>
            <w:r w:rsidR="00FA7E62">
              <w:rPr>
                <w:webHidden/>
              </w:rPr>
              <w:tab/>
            </w:r>
            <w:r w:rsidR="00FA7E62">
              <w:rPr>
                <w:webHidden/>
              </w:rPr>
              <w:fldChar w:fldCharType="begin"/>
            </w:r>
            <w:r w:rsidR="00FA7E62">
              <w:rPr>
                <w:webHidden/>
              </w:rPr>
              <w:instrText xml:space="preserve"> PAGEREF _Toc312162606 \h </w:instrText>
            </w:r>
            <w:r w:rsidR="00FA7E62">
              <w:rPr>
                <w:webHidden/>
              </w:rPr>
            </w:r>
            <w:r w:rsidR="00FA7E62">
              <w:rPr>
                <w:webHidden/>
              </w:rPr>
              <w:fldChar w:fldCharType="separate"/>
            </w:r>
            <w:r w:rsidR="00FA7E62">
              <w:rPr>
                <w:webHidden/>
              </w:rPr>
              <w:t>3</w:t>
            </w:r>
            <w:r w:rsidR="00FA7E62">
              <w:rPr>
                <w:webHidden/>
              </w:rPr>
              <w:fldChar w:fldCharType="end"/>
            </w:r>
          </w:hyperlink>
        </w:p>
        <w:p w:rsidR="00FA7E62" w:rsidRDefault="00DB29E9">
          <w:pPr>
            <w:pStyle w:val="TOC2"/>
            <w:tabs>
              <w:tab w:val="left" w:pos="880"/>
              <w:tab w:val="right" w:leader="dot" w:pos="9017"/>
            </w:tabs>
            <w:rPr>
              <w:rFonts w:asciiTheme="minorHAnsi" w:eastAsiaTheme="minorEastAsia" w:hAnsiTheme="minorHAnsi"/>
              <w:sz w:val="22"/>
              <w:lang w:val="en-US"/>
            </w:rPr>
          </w:pPr>
          <w:hyperlink w:anchor="_Toc312162607" w:history="1">
            <w:r w:rsidR="00FA7E62" w:rsidRPr="00384D80">
              <w:rPr>
                <w:rStyle w:val="Hyperlink"/>
                <w:lang w:val="en-US"/>
              </w:rPr>
              <w:t>2.2</w:t>
            </w:r>
            <w:r w:rsidR="00FA7E62">
              <w:rPr>
                <w:rFonts w:asciiTheme="minorHAnsi" w:eastAsiaTheme="minorEastAsia" w:hAnsiTheme="minorHAnsi"/>
                <w:sz w:val="22"/>
                <w:lang w:val="en-US"/>
              </w:rPr>
              <w:tab/>
            </w:r>
            <w:r w:rsidR="00FA7E62" w:rsidRPr="00384D80">
              <w:rPr>
                <w:rStyle w:val="Hyperlink"/>
                <w:lang w:val="en-US"/>
              </w:rPr>
              <w:t>Bài toán 2: Mức độ tương quan giữa những thẻ thông tin bất kỳ</w:t>
            </w:r>
            <w:r w:rsidR="00FA7E62">
              <w:rPr>
                <w:webHidden/>
              </w:rPr>
              <w:tab/>
            </w:r>
            <w:r w:rsidR="00FA7E62">
              <w:rPr>
                <w:webHidden/>
              </w:rPr>
              <w:fldChar w:fldCharType="begin"/>
            </w:r>
            <w:r w:rsidR="00FA7E62">
              <w:rPr>
                <w:webHidden/>
              </w:rPr>
              <w:instrText xml:space="preserve"> PAGEREF _Toc312162607 \h </w:instrText>
            </w:r>
            <w:r w:rsidR="00FA7E62">
              <w:rPr>
                <w:webHidden/>
              </w:rPr>
            </w:r>
            <w:r w:rsidR="00FA7E62">
              <w:rPr>
                <w:webHidden/>
              </w:rPr>
              <w:fldChar w:fldCharType="separate"/>
            </w:r>
            <w:r w:rsidR="00FA7E62">
              <w:rPr>
                <w:webHidden/>
              </w:rPr>
              <w:t>4</w:t>
            </w:r>
            <w:r w:rsidR="00FA7E62">
              <w:rPr>
                <w:webHidden/>
              </w:rPr>
              <w:fldChar w:fldCharType="end"/>
            </w:r>
          </w:hyperlink>
        </w:p>
        <w:p w:rsidR="00FA7E62" w:rsidRDefault="00DB29E9">
          <w:pPr>
            <w:pStyle w:val="TOC2"/>
            <w:tabs>
              <w:tab w:val="left" w:pos="880"/>
              <w:tab w:val="right" w:leader="dot" w:pos="9017"/>
            </w:tabs>
            <w:rPr>
              <w:rFonts w:asciiTheme="minorHAnsi" w:eastAsiaTheme="minorEastAsia" w:hAnsiTheme="minorHAnsi"/>
              <w:sz w:val="22"/>
              <w:lang w:val="en-US"/>
            </w:rPr>
          </w:pPr>
          <w:hyperlink w:anchor="_Toc312162608" w:history="1">
            <w:r w:rsidR="00FA7E62" w:rsidRPr="00384D80">
              <w:rPr>
                <w:rStyle w:val="Hyperlink"/>
                <w:lang w:val="en-US"/>
              </w:rPr>
              <w:t>2.3</w:t>
            </w:r>
            <w:r w:rsidR="00FA7E62">
              <w:rPr>
                <w:rFonts w:asciiTheme="minorHAnsi" w:eastAsiaTheme="minorEastAsia" w:hAnsiTheme="minorHAnsi"/>
                <w:sz w:val="22"/>
                <w:lang w:val="en-US"/>
              </w:rPr>
              <w:tab/>
            </w:r>
            <w:r w:rsidR="00FA7E62" w:rsidRPr="00384D80">
              <w:rPr>
                <w:rStyle w:val="Hyperlink"/>
                <w:lang w:val="en-US"/>
              </w:rPr>
              <w:t>Bài toán 3: Phương pháp kết hợp việc so khớp và mức độ tương quan giữa các tag</w:t>
            </w:r>
            <w:r w:rsidR="00FA7E62">
              <w:rPr>
                <w:webHidden/>
              </w:rPr>
              <w:tab/>
            </w:r>
            <w:r w:rsidR="00FA7E62">
              <w:rPr>
                <w:webHidden/>
              </w:rPr>
              <w:fldChar w:fldCharType="begin"/>
            </w:r>
            <w:r w:rsidR="00FA7E62">
              <w:rPr>
                <w:webHidden/>
              </w:rPr>
              <w:instrText xml:space="preserve"> PAGEREF _Toc312162608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DB29E9">
          <w:pPr>
            <w:pStyle w:val="TOC2"/>
            <w:tabs>
              <w:tab w:val="left" w:pos="880"/>
              <w:tab w:val="right" w:leader="dot" w:pos="9017"/>
            </w:tabs>
            <w:rPr>
              <w:rFonts w:asciiTheme="minorHAnsi" w:eastAsiaTheme="minorEastAsia" w:hAnsiTheme="minorHAnsi"/>
              <w:sz w:val="22"/>
              <w:lang w:val="en-US"/>
            </w:rPr>
          </w:pPr>
          <w:hyperlink w:anchor="_Toc312162609" w:history="1">
            <w:r w:rsidR="00FA7E62" w:rsidRPr="00384D80">
              <w:rPr>
                <w:rStyle w:val="Hyperlink"/>
                <w:lang w:val="en-US"/>
              </w:rPr>
              <w:t>2.4</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_Toc312162609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DB29E9">
          <w:pPr>
            <w:pStyle w:val="TOC1"/>
            <w:tabs>
              <w:tab w:val="left" w:pos="480"/>
              <w:tab w:val="right" w:leader="dot" w:pos="9017"/>
            </w:tabs>
            <w:rPr>
              <w:rFonts w:asciiTheme="minorHAnsi" w:eastAsiaTheme="minorEastAsia" w:hAnsiTheme="minorHAnsi"/>
              <w:sz w:val="22"/>
              <w:lang w:val="en-US"/>
            </w:rPr>
          </w:pPr>
          <w:hyperlink w:anchor="_Toc312162610" w:history="1">
            <w:r w:rsidR="00FA7E62" w:rsidRPr="00384D80">
              <w:rPr>
                <w:rStyle w:val="Hyperlink"/>
                <w:lang w:val="en-US"/>
              </w:rPr>
              <w:t>3</w:t>
            </w:r>
            <w:r w:rsidR="00FA7E62">
              <w:rPr>
                <w:rFonts w:asciiTheme="minorHAnsi" w:eastAsiaTheme="minorEastAsia" w:hAnsiTheme="minorHAnsi"/>
                <w:sz w:val="22"/>
                <w:lang w:val="en-US"/>
              </w:rPr>
              <w:tab/>
            </w:r>
            <w:r w:rsidR="00FA7E62" w:rsidRPr="00384D80">
              <w:rPr>
                <w:rStyle w:val="Hyperlink"/>
                <w:lang w:val="en-US"/>
              </w:rPr>
              <w:t>Cơ sở và nền tảng xây dựng kiến trúc</w:t>
            </w:r>
            <w:r w:rsidR="00FA7E62">
              <w:rPr>
                <w:webHidden/>
              </w:rPr>
              <w:tab/>
            </w:r>
            <w:r w:rsidR="00FA7E62">
              <w:rPr>
                <w:webHidden/>
              </w:rPr>
              <w:fldChar w:fldCharType="begin"/>
            </w:r>
            <w:r w:rsidR="00FA7E62">
              <w:rPr>
                <w:webHidden/>
              </w:rPr>
              <w:instrText xml:space="preserve"> PAGEREF _Toc312162610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DB29E9">
          <w:pPr>
            <w:pStyle w:val="TOC2"/>
            <w:tabs>
              <w:tab w:val="left" w:pos="880"/>
              <w:tab w:val="right" w:leader="dot" w:pos="9017"/>
            </w:tabs>
            <w:rPr>
              <w:rFonts w:asciiTheme="minorHAnsi" w:eastAsiaTheme="minorEastAsia" w:hAnsiTheme="minorHAnsi"/>
              <w:sz w:val="22"/>
              <w:lang w:val="en-US"/>
            </w:rPr>
          </w:pPr>
          <w:hyperlink w:anchor="_Toc312162611" w:history="1">
            <w:r w:rsidR="00FA7E62" w:rsidRPr="00384D80">
              <w:rPr>
                <w:rStyle w:val="Hyperlink"/>
                <w:lang w:val="en-US"/>
              </w:rPr>
              <w:t>3.1</w:t>
            </w:r>
            <w:r w:rsidR="00FA7E62">
              <w:rPr>
                <w:rFonts w:asciiTheme="minorHAnsi" w:eastAsiaTheme="minorEastAsia" w:hAnsiTheme="minorHAnsi"/>
                <w:sz w:val="22"/>
                <w:lang w:val="en-US"/>
              </w:rPr>
              <w:tab/>
            </w:r>
            <w:r w:rsidR="00FA7E62" w:rsidRPr="00384D80">
              <w:rPr>
                <w:rStyle w:val="Hyperlink"/>
                <w:lang w:val="en-US"/>
              </w:rPr>
              <w:t>Xu hướng lưu trữ và tìm kiếm thông tin</w:t>
            </w:r>
            <w:r w:rsidR="00FA7E62">
              <w:rPr>
                <w:webHidden/>
              </w:rPr>
              <w:tab/>
            </w:r>
            <w:r w:rsidR="00FA7E62">
              <w:rPr>
                <w:webHidden/>
              </w:rPr>
              <w:fldChar w:fldCharType="begin"/>
            </w:r>
            <w:r w:rsidR="00FA7E62">
              <w:rPr>
                <w:webHidden/>
              </w:rPr>
              <w:instrText xml:space="preserve"> PAGEREF _Toc312162611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DB29E9">
          <w:pPr>
            <w:pStyle w:val="TOC2"/>
            <w:tabs>
              <w:tab w:val="left" w:pos="880"/>
              <w:tab w:val="right" w:leader="dot" w:pos="9017"/>
            </w:tabs>
            <w:rPr>
              <w:rFonts w:asciiTheme="minorHAnsi" w:eastAsiaTheme="minorEastAsia" w:hAnsiTheme="minorHAnsi"/>
              <w:sz w:val="22"/>
              <w:lang w:val="en-US"/>
            </w:rPr>
          </w:pPr>
          <w:hyperlink w:anchor="_Toc312162612" w:history="1">
            <w:r w:rsidR="00FA7E62" w:rsidRPr="00384D80">
              <w:rPr>
                <w:rStyle w:val="Hyperlink"/>
                <w:lang w:val="en-US"/>
              </w:rPr>
              <w:t>3.2</w:t>
            </w:r>
            <w:r w:rsidR="00FA7E62">
              <w:rPr>
                <w:rFonts w:asciiTheme="minorHAnsi" w:eastAsiaTheme="minorEastAsia" w:hAnsiTheme="minorHAnsi"/>
                <w:sz w:val="22"/>
                <w:lang w:val="en-US"/>
              </w:rPr>
              <w:tab/>
            </w:r>
            <w:r w:rsidR="00FA7E62" w:rsidRPr="00384D80">
              <w:rPr>
                <w:rStyle w:val="Hyperlink"/>
                <w:lang w:val="en-US"/>
              </w:rPr>
              <w:t>Nhu cầu so khớp thông tin ngày càng nhiều</w:t>
            </w:r>
            <w:r w:rsidR="00FA7E62">
              <w:rPr>
                <w:webHidden/>
              </w:rPr>
              <w:tab/>
            </w:r>
            <w:r w:rsidR="00FA7E62">
              <w:rPr>
                <w:webHidden/>
              </w:rPr>
              <w:fldChar w:fldCharType="begin"/>
            </w:r>
            <w:r w:rsidR="00FA7E62">
              <w:rPr>
                <w:webHidden/>
              </w:rPr>
              <w:instrText xml:space="preserve"> PAGEREF _Toc312162612 \h </w:instrText>
            </w:r>
            <w:r w:rsidR="00FA7E62">
              <w:rPr>
                <w:webHidden/>
              </w:rPr>
            </w:r>
            <w:r w:rsidR="00FA7E62">
              <w:rPr>
                <w:webHidden/>
              </w:rPr>
              <w:fldChar w:fldCharType="separate"/>
            </w:r>
            <w:r w:rsidR="00FA7E62">
              <w:rPr>
                <w:webHidden/>
              </w:rPr>
              <w:t>8</w:t>
            </w:r>
            <w:r w:rsidR="00FA7E62">
              <w:rPr>
                <w:webHidden/>
              </w:rPr>
              <w:fldChar w:fldCharType="end"/>
            </w:r>
          </w:hyperlink>
        </w:p>
        <w:p w:rsidR="00FA7E62" w:rsidRDefault="00DB29E9">
          <w:pPr>
            <w:pStyle w:val="TOC2"/>
            <w:tabs>
              <w:tab w:val="left" w:pos="880"/>
              <w:tab w:val="right" w:leader="dot" w:pos="9017"/>
            </w:tabs>
            <w:rPr>
              <w:rFonts w:asciiTheme="minorHAnsi" w:eastAsiaTheme="minorEastAsia" w:hAnsiTheme="minorHAnsi"/>
              <w:sz w:val="22"/>
              <w:lang w:val="en-US"/>
            </w:rPr>
          </w:pPr>
          <w:hyperlink w:anchor="_Toc312162613" w:history="1">
            <w:r w:rsidR="00FA7E62" w:rsidRPr="00384D80">
              <w:rPr>
                <w:rStyle w:val="Hyperlink"/>
                <w:lang w:val="en-US"/>
              </w:rPr>
              <w:t>3.3</w:t>
            </w:r>
            <w:r w:rsidR="00FA7E62">
              <w:rPr>
                <w:rFonts w:asciiTheme="minorHAnsi" w:eastAsiaTheme="minorEastAsia" w:hAnsiTheme="minorHAnsi"/>
                <w:sz w:val="22"/>
                <w:lang w:val="en-US"/>
              </w:rPr>
              <w:tab/>
            </w:r>
            <w:r w:rsidR="00FA7E62" w:rsidRPr="00384D80">
              <w:rPr>
                <w:rStyle w:val="Hyperlink"/>
                <w:lang w:val="en-US"/>
              </w:rPr>
              <w:t>Lưu trữ thông tin dưới dạng cây là tiền đề xây dựng kiến trúc</w:t>
            </w:r>
            <w:r w:rsidR="00FA7E62">
              <w:rPr>
                <w:webHidden/>
              </w:rPr>
              <w:tab/>
            </w:r>
            <w:r w:rsidR="00FA7E62">
              <w:rPr>
                <w:webHidden/>
              </w:rPr>
              <w:fldChar w:fldCharType="begin"/>
            </w:r>
            <w:r w:rsidR="00FA7E62">
              <w:rPr>
                <w:webHidden/>
              </w:rPr>
              <w:instrText xml:space="preserve"> PAGEREF _Toc312162613 \h </w:instrText>
            </w:r>
            <w:r w:rsidR="00FA7E62">
              <w:rPr>
                <w:webHidden/>
              </w:rPr>
            </w:r>
            <w:r w:rsidR="00FA7E62">
              <w:rPr>
                <w:webHidden/>
              </w:rPr>
              <w:fldChar w:fldCharType="separate"/>
            </w:r>
            <w:r w:rsidR="00FA7E62">
              <w:rPr>
                <w:webHidden/>
              </w:rPr>
              <w:t>9</w:t>
            </w:r>
            <w:r w:rsidR="00FA7E62">
              <w:rPr>
                <w:webHidden/>
              </w:rPr>
              <w:fldChar w:fldCharType="end"/>
            </w:r>
          </w:hyperlink>
        </w:p>
        <w:p w:rsidR="00FA7E62" w:rsidRDefault="00DB29E9">
          <w:pPr>
            <w:pStyle w:val="TOC2"/>
            <w:tabs>
              <w:tab w:val="left" w:pos="880"/>
              <w:tab w:val="right" w:leader="dot" w:pos="9017"/>
            </w:tabs>
            <w:rPr>
              <w:rFonts w:asciiTheme="minorHAnsi" w:eastAsiaTheme="minorEastAsia" w:hAnsiTheme="minorHAnsi"/>
              <w:sz w:val="22"/>
              <w:lang w:val="en-US"/>
            </w:rPr>
          </w:pPr>
          <w:hyperlink w:anchor="_Toc312162614" w:history="1">
            <w:r w:rsidR="00FA7E62" w:rsidRPr="00384D80">
              <w:rPr>
                <w:rStyle w:val="Hyperlink"/>
                <w:lang w:val="en-US"/>
              </w:rPr>
              <w:t>3.4</w:t>
            </w:r>
            <w:r w:rsidR="00FA7E62">
              <w:rPr>
                <w:rFonts w:asciiTheme="minorHAnsi" w:eastAsiaTheme="minorEastAsia" w:hAnsiTheme="minorHAnsi"/>
                <w:sz w:val="22"/>
                <w:lang w:val="en-US"/>
              </w:rPr>
              <w:tab/>
            </w:r>
            <w:r w:rsidR="00FA7E62" w:rsidRPr="00384D80">
              <w:rPr>
                <w:rStyle w:val="Hyperlink"/>
                <w:lang w:val="en-US"/>
              </w:rPr>
              <w:t>Khi nào thông tin có thể so khớp được với nhau</w:t>
            </w:r>
            <w:r w:rsidR="00FA7E62">
              <w:rPr>
                <w:webHidden/>
              </w:rPr>
              <w:tab/>
            </w:r>
            <w:r w:rsidR="00FA7E62">
              <w:rPr>
                <w:webHidden/>
              </w:rPr>
              <w:fldChar w:fldCharType="begin"/>
            </w:r>
            <w:r w:rsidR="00FA7E62">
              <w:rPr>
                <w:webHidden/>
              </w:rPr>
              <w:instrText xml:space="preserve"> PAGEREF _Toc312162614 \h </w:instrText>
            </w:r>
            <w:r w:rsidR="00FA7E62">
              <w:rPr>
                <w:webHidden/>
              </w:rPr>
            </w:r>
            <w:r w:rsidR="00FA7E62">
              <w:rPr>
                <w:webHidden/>
              </w:rPr>
              <w:fldChar w:fldCharType="separate"/>
            </w:r>
            <w:r w:rsidR="00FA7E62">
              <w:rPr>
                <w:webHidden/>
              </w:rPr>
              <w:t>10</w:t>
            </w:r>
            <w:r w:rsidR="00FA7E62">
              <w:rPr>
                <w:webHidden/>
              </w:rPr>
              <w:fldChar w:fldCharType="end"/>
            </w:r>
          </w:hyperlink>
        </w:p>
        <w:p w:rsidR="00FA7E62" w:rsidRDefault="00DB29E9">
          <w:pPr>
            <w:pStyle w:val="TOC2"/>
            <w:tabs>
              <w:tab w:val="left" w:pos="880"/>
              <w:tab w:val="right" w:leader="dot" w:pos="9017"/>
            </w:tabs>
            <w:rPr>
              <w:rFonts w:asciiTheme="minorHAnsi" w:eastAsiaTheme="minorEastAsia" w:hAnsiTheme="minorHAnsi"/>
              <w:sz w:val="22"/>
              <w:lang w:val="en-US"/>
            </w:rPr>
          </w:pPr>
          <w:hyperlink w:anchor="_Toc312162615" w:history="1">
            <w:r w:rsidR="00FA7E62" w:rsidRPr="00384D80">
              <w:rPr>
                <w:rStyle w:val="Hyperlink"/>
                <w:lang w:val="en-US"/>
              </w:rPr>
              <w:t>3.5</w:t>
            </w:r>
            <w:r w:rsidR="00FA7E62">
              <w:rPr>
                <w:rFonts w:asciiTheme="minorHAnsi" w:eastAsiaTheme="minorEastAsia" w:hAnsiTheme="minorHAnsi"/>
                <w:sz w:val="22"/>
                <w:lang w:val="en-US"/>
              </w:rPr>
              <w:tab/>
            </w:r>
            <w:r w:rsidR="00FA7E62" w:rsidRPr="00384D80">
              <w:rPr>
                <w:rStyle w:val="Hyperlink"/>
                <w:lang w:val="en-US"/>
              </w:rPr>
              <w:t>Tính khả thi của một kiến trúc chung cho việc lưu trữ và so khớp thông tin</w:t>
            </w:r>
            <w:r w:rsidR="00FA7E62">
              <w:rPr>
                <w:webHidden/>
              </w:rPr>
              <w:tab/>
            </w:r>
            <w:r w:rsidR="00FA7E62">
              <w:rPr>
                <w:webHidden/>
              </w:rPr>
              <w:fldChar w:fldCharType="begin"/>
            </w:r>
            <w:r w:rsidR="00FA7E62">
              <w:rPr>
                <w:webHidden/>
              </w:rPr>
              <w:instrText xml:space="preserve"> PAGEREF _Toc312162615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DB29E9">
          <w:pPr>
            <w:pStyle w:val="TOC2"/>
            <w:tabs>
              <w:tab w:val="left" w:pos="880"/>
              <w:tab w:val="right" w:leader="dot" w:pos="9017"/>
            </w:tabs>
            <w:rPr>
              <w:rFonts w:asciiTheme="minorHAnsi" w:eastAsiaTheme="minorEastAsia" w:hAnsiTheme="minorHAnsi"/>
              <w:sz w:val="22"/>
              <w:lang w:val="en-US"/>
            </w:rPr>
          </w:pPr>
          <w:hyperlink w:anchor="_Toc312162616" w:history="1">
            <w:r w:rsidR="00FA7E62" w:rsidRPr="00384D80">
              <w:rPr>
                <w:rStyle w:val="Hyperlink"/>
                <w:lang w:val="en-US"/>
              </w:rPr>
              <w:t>3.6</w:t>
            </w:r>
            <w:r w:rsidR="00FA7E62">
              <w:rPr>
                <w:rFonts w:asciiTheme="minorHAnsi" w:eastAsiaTheme="minorEastAsia" w:hAnsiTheme="minorHAnsi"/>
                <w:sz w:val="22"/>
                <w:lang w:val="en-US"/>
              </w:rPr>
              <w:tab/>
            </w:r>
            <w:r w:rsidR="00FA7E62" w:rsidRPr="00384D80">
              <w:rPr>
                <w:rStyle w:val="Hyperlink"/>
                <w:lang w:val="en-US"/>
              </w:rPr>
              <w:t>Lý thuyết và phương pháp xây dựng kiến trúc tổ chức thông tin linh hoạt và so khớp thông tin</w:t>
            </w:r>
            <w:r w:rsidR="00FA7E62">
              <w:rPr>
                <w:webHidden/>
              </w:rPr>
              <w:tab/>
            </w:r>
            <w:r w:rsidR="00FA7E62">
              <w:rPr>
                <w:webHidden/>
              </w:rPr>
              <w:fldChar w:fldCharType="begin"/>
            </w:r>
            <w:r w:rsidR="00FA7E62">
              <w:rPr>
                <w:webHidden/>
              </w:rPr>
              <w:instrText xml:space="preserve"> PAGEREF _Toc312162616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DB29E9">
          <w:pPr>
            <w:pStyle w:val="TOC3"/>
            <w:tabs>
              <w:tab w:val="left" w:pos="1320"/>
              <w:tab w:val="right" w:leader="dot" w:pos="9017"/>
            </w:tabs>
            <w:rPr>
              <w:rFonts w:asciiTheme="minorHAnsi" w:eastAsiaTheme="minorEastAsia" w:hAnsiTheme="minorHAnsi"/>
              <w:sz w:val="22"/>
              <w:lang w:val="en-US"/>
            </w:rPr>
          </w:pPr>
          <w:hyperlink w:anchor="_Toc312162617" w:history="1">
            <w:r w:rsidR="00FA7E62" w:rsidRPr="00384D80">
              <w:rPr>
                <w:rStyle w:val="Hyperlink"/>
                <w:lang w:val="en-US"/>
              </w:rPr>
              <w:t>3.6.1</w:t>
            </w:r>
            <w:r w:rsidR="00FA7E62">
              <w:rPr>
                <w:rFonts w:asciiTheme="minorHAnsi" w:eastAsiaTheme="minorEastAsia" w:hAnsiTheme="minorHAnsi"/>
                <w:sz w:val="22"/>
                <w:lang w:val="en-US"/>
              </w:rPr>
              <w:tab/>
            </w:r>
            <w:r w:rsidR="00FA7E62" w:rsidRPr="00384D80">
              <w:rPr>
                <w:rStyle w:val="Hyperlink"/>
                <w:lang w:val="en-US"/>
              </w:rPr>
              <w:t>Tag</w:t>
            </w:r>
            <w:r w:rsidR="00FA7E62">
              <w:rPr>
                <w:webHidden/>
              </w:rPr>
              <w:tab/>
            </w:r>
            <w:r w:rsidR="00FA7E62">
              <w:rPr>
                <w:webHidden/>
              </w:rPr>
              <w:fldChar w:fldCharType="begin"/>
            </w:r>
            <w:r w:rsidR="00FA7E62">
              <w:rPr>
                <w:webHidden/>
              </w:rPr>
              <w:instrText xml:space="preserve"> PAGEREF _Toc312162617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DB29E9">
          <w:pPr>
            <w:pStyle w:val="TOC3"/>
            <w:tabs>
              <w:tab w:val="left" w:pos="1320"/>
              <w:tab w:val="right" w:leader="dot" w:pos="9017"/>
            </w:tabs>
            <w:rPr>
              <w:rFonts w:asciiTheme="minorHAnsi" w:eastAsiaTheme="minorEastAsia" w:hAnsiTheme="minorHAnsi"/>
              <w:sz w:val="22"/>
              <w:lang w:val="en-US"/>
            </w:rPr>
          </w:pPr>
          <w:hyperlink w:anchor="_Toc312162618" w:history="1">
            <w:r w:rsidR="00FA7E62" w:rsidRPr="00384D80">
              <w:rPr>
                <w:rStyle w:val="Hyperlink"/>
                <w:lang w:val="en-US"/>
              </w:rPr>
              <w:t>3.6.2</w:t>
            </w:r>
            <w:r w:rsidR="00FA7E62">
              <w:rPr>
                <w:rFonts w:asciiTheme="minorHAnsi" w:eastAsiaTheme="minorEastAsia" w:hAnsiTheme="minorHAnsi"/>
                <w:sz w:val="22"/>
                <w:lang w:val="en-US"/>
              </w:rPr>
              <w:tab/>
            </w:r>
            <w:r w:rsidR="00FA7E62" w:rsidRPr="00384D80">
              <w:rPr>
                <w:rStyle w:val="Hyperlink"/>
                <w:lang w:val="en-US"/>
              </w:rPr>
              <w:t>Taxonomy</w:t>
            </w:r>
            <w:r w:rsidR="00FA7E62">
              <w:rPr>
                <w:webHidden/>
              </w:rPr>
              <w:tab/>
            </w:r>
            <w:r w:rsidR="00FA7E62">
              <w:rPr>
                <w:webHidden/>
              </w:rPr>
              <w:fldChar w:fldCharType="begin"/>
            </w:r>
            <w:r w:rsidR="00FA7E62">
              <w:rPr>
                <w:webHidden/>
              </w:rPr>
              <w:instrText xml:space="preserve"> PAGEREF _Toc312162618 \h </w:instrText>
            </w:r>
            <w:r w:rsidR="00FA7E62">
              <w:rPr>
                <w:webHidden/>
              </w:rPr>
            </w:r>
            <w:r w:rsidR="00FA7E62">
              <w:rPr>
                <w:webHidden/>
              </w:rPr>
              <w:fldChar w:fldCharType="separate"/>
            </w:r>
            <w:r w:rsidR="00FA7E62">
              <w:rPr>
                <w:webHidden/>
              </w:rPr>
              <w:t>14</w:t>
            </w:r>
            <w:r w:rsidR="00FA7E62">
              <w:rPr>
                <w:webHidden/>
              </w:rPr>
              <w:fldChar w:fldCharType="end"/>
            </w:r>
          </w:hyperlink>
        </w:p>
        <w:p w:rsidR="00FA7E62" w:rsidRDefault="00DB29E9">
          <w:pPr>
            <w:pStyle w:val="TOC3"/>
            <w:tabs>
              <w:tab w:val="left" w:pos="1320"/>
              <w:tab w:val="right" w:leader="dot" w:pos="9017"/>
            </w:tabs>
            <w:rPr>
              <w:rFonts w:asciiTheme="minorHAnsi" w:eastAsiaTheme="minorEastAsia" w:hAnsiTheme="minorHAnsi"/>
              <w:sz w:val="22"/>
              <w:lang w:val="en-US"/>
            </w:rPr>
          </w:pPr>
          <w:hyperlink w:anchor="_Toc312162619" w:history="1">
            <w:r w:rsidR="00FA7E62" w:rsidRPr="00384D80">
              <w:rPr>
                <w:rStyle w:val="Hyperlink"/>
              </w:rPr>
              <w:t>3.6.3</w:t>
            </w:r>
            <w:r w:rsidR="00FA7E62">
              <w:rPr>
                <w:rFonts w:asciiTheme="minorHAnsi" w:eastAsiaTheme="minorEastAsia" w:hAnsiTheme="minorHAnsi"/>
                <w:sz w:val="22"/>
                <w:lang w:val="en-US"/>
              </w:rPr>
              <w:tab/>
            </w:r>
            <w:r w:rsidR="00FA7E62" w:rsidRPr="00384D80">
              <w:rPr>
                <w:rStyle w:val="Hyperlink"/>
                <w:lang w:val="en-US"/>
              </w:rPr>
              <w:t>Độ  tương quan thông tin giữa các các cây phân cấp</w:t>
            </w:r>
            <w:r w:rsidR="00FA7E62">
              <w:rPr>
                <w:webHidden/>
              </w:rPr>
              <w:tab/>
            </w:r>
            <w:r w:rsidR="00FA7E62">
              <w:rPr>
                <w:webHidden/>
              </w:rPr>
              <w:fldChar w:fldCharType="begin"/>
            </w:r>
            <w:r w:rsidR="00FA7E62">
              <w:rPr>
                <w:webHidden/>
              </w:rPr>
              <w:instrText xml:space="preserve"> PAGEREF _Toc312162619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DB29E9">
          <w:pPr>
            <w:pStyle w:val="TOC3"/>
            <w:tabs>
              <w:tab w:val="left" w:pos="1320"/>
              <w:tab w:val="right" w:leader="dot" w:pos="9017"/>
            </w:tabs>
            <w:rPr>
              <w:rFonts w:asciiTheme="minorHAnsi" w:eastAsiaTheme="minorEastAsia" w:hAnsiTheme="minorHAnsi"/>
              <w:sz w:val="22"/>
              <w:lang w:val="en-US"/>
            </w:rPr>
          </w:pPr>
          <w:hyperlink w:anchor="_Toc312162620" w:history="1">
            <w:r w:rsidR="00FA7E62" w:rsidRPr="00384D80">
              <w:rPr>
                <w:rStyle w:val="Hyperlink"/>
                <w:lang w:val="en-US"/>
              </w:rPr>
              <w:t>3.6.4</w:t>
            </w:r>
            <w:r w:rsidR="00FA7E62">
              <w:rPr>
                <w:rFonts w:asciiTheme="minorHAnsi" w:eastAsiaTheme="minorEastAsia" w:hAnsiTheme="minorHAnsi"/>
                <w:sz w:val="22"/>
                <w:lang w:val="en-US"/>
              </w:rPr>
              <w:tab/>
            </w:r>
            <w:r w:rsidR="00FA7E62" w:rsidRPr="00384D80">
              <w:rPr>
                <w:rStyle w:val="Hyperlink"/>
                <w:lang w:val="en-US"/>
              </w:rPr>
              <w:t>Cây quyết định</w:t>
            </w:r>
            <w:r w:rsidR="00FA7E62">
              <w:rPr>
                <w:webHidden/>
              </w:rPr>
              <w:tab/>
            </w:r>
            <w:r w:rsidR="00FA7E62">
              <w:rPr>
                <w:webHidden/>
              </w:rPr>
              <w:fldChar w:fldCharType="begin"/>
            </w:r>
            <w:r w:rsidR="00FA7E62">
              <w:rPr>
                <w:webHidden/>
              </w:rPr>
              <w:instrText xml:space="preserve"> PAGEREF _Toc312162620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DB29E9">
          <w:pPr>
            <w:pStyle w:val="TOC3"/>
            <w:tabs>
              <w:tab w:val="left" w:pos="1320"/>
              <w:tab w:val="right" w:leader="dot" w:pos="9017"/>
            </w:tabs>
            <w:rPr>
              <w:rFonts w:asciiTheme="minorHAnsi" w:eastAsiaTheme="minorEastAsia" w:hAnsiTheme="minorHAnsi"/>
              <w:sz w:val="22"/>
              <w:lang w:val="en-US"/>
            </w:rPr>
          </w:pPr>
          <w:hyperlink w:anchor="_Toc312162621" w:history="1">
            <w:r w:rsidR="00FA7E62" w:rsidRPr="00384D80">
              <w:rPr>
                <w:rStyle w:val="Hyperlink"/>
                <w:lang w:val="en-US"/>
              </w:rPr>
              <w:t>3.6.5</w:t>
            </w:r>
            <w:r w:rsidR="00FA7E62">
              <w:rPr>
                <w:rFonts w:asciiTheme="minorHAnsi" w:eastAsiaTheme="minorEastAsia" w:hAnsiTheme="minorHAnsi"/>
                <w:sz w:val="22"/>
                <w:lang w:val="en-US"/>
              </w:rPr>
              <w:tab/>
            </w:r>
            <w:r w:rsidR="00FA7E62" w:rsidRPr="00384D80">
              <w:rPr>
                <w:rStyle w:val="Hyperlink"/>
                <w:lang w:val="en-US"/>
              </w:rPr>
              <w:t>Các khái niệm cơ bản về kiến trúc phần mềm (Đủ ý cần sữa cho mượt mà)</w:t>
            </w:r>
            <w:r w:rsidR="00FA7E62">
              <w:rPr>
                <w:webHidden/>
              </w:rPr>
              <w:tab/>
            </w:r>
            <w:r w:rsidR="00FA7E62">
              <w:rPr>
                <w:webHidden/>
              </w:rPr>
              <w:fldChar w:fldCharType="begin"/>
            </w:r>
            <w:r w:rsidR="00FA7E62">
              <w:rPr>
                <w:webHidden/>
              </w:rPr>
              <w:instrText xml:space="preserve"> PAGEREF _Toc312162621 \h </w:instrText>
            </w:r>
            <w:r w:rsidR="00FA7E62">
              <w:rPr>
                <w:webHidden/>
              </w:rPr>
            </w:r>
            <w:r w:rsidR="00FA7E62">
              <w:rPr>
                <w:webHidden/>
              </w:rPr>
              <w:fldChar w:fldCharType="separate"/>
            </w:r>
            <w:r w:rsidR="00FA7E62">
              <w:rPr>
                <w:webHidden/>
              </w:rPr>
              <w:t>38</w:t>
            </w:r>
            <w:r w:rsidR="00FA7E62">
              <w:rPr>
                <w:webHidden/>
              </w:rPr>
              <w:fldChar w:fldCharType="end"/>
            </w:r>
          </w:hyperlink>
        </w:p>
        <w:p w:rsidR="00FA7E62" w:rsidRDefault="00DB29E9">
          <w:pPr>
            <w:pStyle w:val="TOC3"/>
            <w:tabs>
              <w:tab w:val="left" w:pos="1320"/>
              <w:tab w:val="right" w:leader="dot" w:pos="9017"/>
            </w:tabs>
            <w:rPr>
              <w:rFonts w:asciiTheme="minorHAnsi" w:eastAsiaTheme="minorEastAsia" w:hAnsiTheme="minorHAnsi"/>
              <w:sz w:val="22"/>
              <w:lang w:val="en-US"/>
            </w:rPr>
          </w:pPr>
          <w:hyperlink w:anchor="_Toc312162622" w:history="1">
            <w:r w:rsidR="00FA7E62" w:rsidRPr="00384D80">
              <w:rPr>
                <w:rStyle w:val="Hyperlink"/>
                <w:lang w:val="en-US"/>
              </w:rPr>
              <w:t>3.6.6</w:t>
            </w:r>
            <w:r w:rsidR="00FA7E62">
              <w:rPr>
                <w:rFonts w:asciiTheme="minorHAnsi" w:eastAsiaTheme="minorEastAsia" w:hAnsiTheme="minorHAnsi"/>
                <w:sz w:val="22"/>
                <w:lang w:val="en-US"/>
              </w:rPr>
              <w:tab/>
            </w:r>
            <w:r w:rsidR="00FA7E62" w:rsidRPr="00384D80">
              <w:rPr>
                <w:rStyle w:val="Hyperlink"/>
                <w:lang w:val="en-US"/>
              </w:rPr>
              <w:t>4+1 Architecture View Model</w:t>
            </w:r>
            <w:r w:rsidR="00FA7E62">
              <w:rPr>
                <w:webHidden/>
              </w:rPr>
              <w:tab/>
            </w:r>
            <w:r w:rsidR="00FA7E62">
              <w:rPr>
                <w:webHidden/>
              </w:rPr>
              <w:fldChar w:fldCharType="begin"/>
            </w:r>
            <w:r w:rsidR="00FA7E62">
              <w:rPr>
                <w:webHidden/>
              </w:rPr>
              <w:instrText xml:space="preserve"> PAGEREF _Toc312162622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DB29E9">
          <w:pPr>
            <w:pStyle w:val="TOC3"/>
            <w:tabs>
              <w:tab w:val="left" w:pos="1320"/>
              <w:tab w:val="right" w:leader="dot" w:pos="9017"/>
            </w:tabs>
            <w:rPr>
              <w:rFonts w:asciiTheme="minorHAnsi" w:eastAsiaTheme="minorEastAsia" w:hAnsiTheme="minorHAnsi"/>
              <w:sz w:val="22"/>
              <w:lang w:val="en-US"/>
            </w:rPr>
          </w:pPr>
          <w:hyperlink w:anchor="_Toc312162623" w:history="1">
            <w:r w:rsidR="00FA7E62" w:rsidRPr="00384D80">
              <w:rPr>
                <w:rStyle w:val="Hyperlink"/>
                <w:lang w:val="en-US"/>
              </w:rPr>
              <w:t>3.6.7</w:t>
            </w:r>
            <w:r w:rsidR="00FA7E62">
              <w:rPr>
                <w:rFonts w:asciiTheme="minorHAnsi" w:eastAsiaTheme="minorEastAsia" w:hAnsiTheme="minorHAnsi"/>
                <w:sz w:val="22"/>
                <w:lang w:val="en-US"/>
              </w:rPr>
              <w:tab/>
            </w:r>
            <w:r w:rsidR="00FA7E62" w:rsidRPr="00384D80">
              <w:rPr>
                <w:rStyle w:val="Hyperlink"/>
                <w:lang w:val="en-US"/>
              </w:rPr>
              <w:t>Các đặc tính chất lượng của kiến trúc phần mềm</w:t>
            </w:r>
            <w:r w:rsidR="00FA7E62">
              <w:rPr>
                <w:webHidden/>
              </w:rPr>
              <w:tab/>
            </w:r>
            <w:r w:rsidR="00FA7E62">
              <w:rPr>
                <w:webHidden/>
              </w:rPr>
              <w:fldChar w:fldCharType="begin"/>
            </w:r>
            <w:r w:rsidR="00FA7E62">
              <w:rPr>
                <w:webHidden/>
              </w:rPr>
              <w:instrText xml:space="preserve"> PAGEREF _Toc312162623 \h </w:instrText>
            </w:r>
            <w:r w:rsidR="00FA7E62">
              <w:rPr>
                <w:webHidden/>
              </w:rPr>
            </w:r>
            <w:r w:rsidR="00FA7E62">
              <w:rPr>
                <w:webHidden/>
              </w:rPr>
              <w:fldChar w:fldCharType="separate"/>
            </w:r>
            <w:r w:rsidR="00FA7E62">
              <w:rPr>
                <w:webHidden/>
              </w:rPr>
              <w:t>43</w:t>
            </w:r>
            <w:r w:rsidR="00FA7E62">
              <w:rPr>
                <w:webHidden/>
              </w:rPr>
              <w:fldChar w:fldCharType="end"/>
            </w:r>
          </w:hyperlink>
        </w:p>
        <w:p w:rsidR="00FA7E62" w:rsidRDefault="00DB29E9">
          <w:pPr>
            <w:pStyle w:val="TOC3"/>
            <w:tabs>
              <w:tab w:val="left" w:pos="1320"/>
              <w:tab w:val="right" w:leader="dot" w:pos="9017"/>
            </w:tabs>
            <w:rPr>
              <w:rFonts w:asciiTheme="minorHAnsi" w:eastAsiaTheme="minorEastAsia" w:hAnsiTheme="minorHAnsi"/>
              <w:sz w:val="22"/>
              <w:lang w:val="en-US"/>
            </w:rPr>
          </w:pPr>
          <w:hyperlink w:anchor="_Toc312162624" w:history="1">
            <w:r w:rsidR="00FA7E62" w:rsidRPr="00384D80">
              <w:rPr>
                <w:rStyle w:val="Hyperlink"/>
                <w:lang w:val="en-US"/>
              </w:rPr>
              <w:t>3.6.8</w:t>
            </w:r>
            <w:r w:rsidR="00FA7E62">
              <w:rPr>
                <w:rFonts w:asciiTheme="minorHAnsi" w:eastAsiaTheme="minorEastAsia" w:hAnsiTheme="minorHAnsi"/>
                <w:sz w:val="22"/>
                <w:lang w:val="en-US"/>
              </w:rPr>
              <w:tab/>
            </w:r>
            <w:r w:rsidR="00FA7E62" w:rsidRPr="00384D80">
              <w:rPr>
                <w:rStyle w:val="Hyperlink"/>
                <w:lang w:val="en-US"/>
              </w:rPr>
              <w:t>Một số lý thuyết cơ bản OOP Design</w:t>
            </w:r>
            <w:r w:rsidR="00FA7E62">
              <w:rPr>
                <w:webHidden/>
              </w:rPr>
              <w:tab/>
            </w:r>
            <w:r w:rsidR="00FA7E62">
              <w:rPr>
                <w:webHidden/>
              </w:rPr>
              <w:fldChar w:fldCharType="begin"/>
            </w:r>
            <w:r w:rsidR="00FA7E62">
              <w:rPr>
                <w:webHidden/>
              </w:rPr>
              <w:instrText xml:space="preserve"> PAGEREF _Toc312162624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DB29E9">
          <w:pPr>
            <w:pStyle w:val="TOC3"/>
            <w:tabs>
              <w:tab w:val="left" w:pos="1320"/>
              <w:tab w:val="right" w:leader="dot" w:pos="9017"/>
            </w:tabs>
            <w:rPr>
              <w:rFonts w:asciiTheme="minorHAnsi" w:eastAsiaTheme="minorEastAsia" w:hAnsiTheme="minorHAnsi"/>
              <w:sz w:val="22"/>
              <w:lang w:val="en-US"/>
            </w:rPr>
          </w:pPr>
          <w:hyperlink w:anchor="_Toc312162625" w:history="1">
            <w:r w:rsidR="00FA7E62" w:rsidRPr="00384D80">
              <w:rPr>
                <w:rStyle w:val="Hyperlink"/>
                <w:lang w:val="en-US"/>
              </w:rPr>
              <w:t>3.6.9</w:t>
            </w:r>
            <w:r w:rsidR="00FA7E62">
              <w:rPr>
                <w:rFonts w:asciiTheme="minorHAnsi" w:eastAsiaTheme="minorEastAsia" w:hAnsiTheme="minorHAnsi"/>
                <w:sz w:val="22"/>
                <w:lang w:val="en-US"/>
              </w:rPr>
              <w:tab/>
            </w:r>
            <w:r w:rsidR="00FA7E62" w:rsidRPr="00384D80">
              <w:rPr>
                <w:rStyle w:val="Hyperlink"/>
                <w:lang w:val="en-US"/>
              </w:rPr>
              <w:t>Design Patterns</w:t>
            </w:r>
            <w:r w:rsidR="00FA7E62">
              <w:rPr>
                <w:webHidden/>
              </w:rPr>
              <w:tab/>
            </w:r>
            <w:r w:rsidR="00FA7E62">
              <w:rPr>
                <w:webHidden/>
              </w:rPr>
              <w:fldChar w:fldCharType="begin"/>
            </w:r>
            <w:r w:rsidR="00FA7E62">
              <w:rPr>
                <w:webHidden/>
              </w:rPr>
              <w:instrText xml:space="preserve"> PAGEREF _Toc312162625 \h </w:instrText>
            </w:r>
            <w:r w:rsidR="00FA7E62">
              <w:rPr>
                <w:webHidden/>
              </w:rPr>
            </w:r>
            <w:r w:rsidR="00FA7E62">
              <w:rPr>
                <w:webHidden/>
              </w:rPr>
              <w:fldChar w:fldCharType="separate"/>
            </w:r>
            <w:r w:rsidR="00FA7E62">
              <w:rPr>
                <w:webHidden/>
              </w:rPr>
              <w:t>46</w:t>
            </w:r>
            <w:r w:rsidR="00FA7E62">
              <w:rPr>
                <w:webHidden/>
              </w:rPr>
              <w:fldChar w:fldCharType="end"/>
            </w:r>
          </w:hyperlink>
        </w:p>
        <w:p w:rsidR="00FA7E62" w:rsidRDefault="00DB29E9">
          <w:pPr>
            <w:pStyle w:val="TOC2"/>
            <w:tabs>
              <w:tab w:val="left" w:pos="880"/>
              <w:tab w:val="right" w:leader="dot" w:pos="9017"/>
            </w:tabs>
            <w:rPr>
              <w:rFonts w:asciiTheme="minorHAnsi" w:eastAsiaTheme="minorEastAsia" w:hAnsiTheme="minorHAnsi"/>
              <w:sz w:val="22"/>
              <w:lang w:val="en-US"/>
            </w:rPr>
          </w:pPr>
          <w:hyperlink w:anchor="_Toc312162626" w:history="1">
            <w:r w:rsidR="00FA7E62" w:rsidRPr="00384D80">
              <w:rPr>
                <w:rStyle w:val="Hyperlink"/>
                <w:lang w:val="en-US"/>
              </w:rPr>
              <w:t>3.7</w:t>
            </w:r>
            <w:r w:rsidR="00FA7E62">
              <w:rPr>
                <w:rFonts w:asciiTheme="minorHAnsi" w:eastAsiaTheme="minorEastAsia" w:hAnsiTheme="minorHAnsi"/>
                <w:sz w:val="22"/>
                <w:lang w:val="en-US"/>
              </w:rPr>
              <w:tab/>
            </w:r>
            <w:r w:rsidR="00FA7E62" w:rsidRPr="00384D80">
              <w:rPr>
                <w:rStyle w:val="Hyperlink"/>
                <w:lang w:val="en-US"/>
              </w:rPr>
              <w:t>Các vấn đề cần giải quyết khi thực hiện kiến trúc lưu trữ và so khớp thông tin</w:t>
            </w:r>
            <w:r w:rsidR="00FA7E62">
              <w:rPr>
                <w:webHidden/>
              </w:rPr>
              <w:tab/>
            </w:r>
            <w:r w:rsidR="00FA7E62">
              <w:rPr>
                <w:webHidden/>
              </w:rPr>
              <w:fldChar w:fldCharType="begin"/>
            </w:r>
            <w:r w:rsidR="00FA7E62">
              <w:rPr>
                <w:webHidden/>
              </w:rPr>
              <w:instrText xml:space="preserve"> PAGEREF _Toc312162626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DB29E9">
          <w:pPr>
            <w:pStyle w:val="TOC3"/>
            <w:tabs>
              <w:tab w:val="left" w:pos="1320"/>
              <w:tab w:val="right" w:leader="dot" w:pos="9017"/>
            </w:tabs>
            <w:rPr>
              <w:rFonts w:asciiTheme="minorHAnsi" w:eastAsiaTheme="minorEastAsia" w:hAnsiTheme="minorHAnsi"/>
              <w:sz w:val="22"/>
              <w:lang w:val="en-US"/>
            </w:rPr>
          </w:pPr>
          <w:hyperlink w:anchor="_Toc312162627" w:history="1">
            <w:r w:rsidR="00FA7E62" w:rsidRPr="00384D80">
              <w:rPr>
                <w:rStyle w:val="Hyperlink"/>
                <w:lang w:val="en-US"/>
              </w:rPr>
              <w:t>3.7.1</w:t>
            </w:r>
            <w:r w:rsidR="00FA7E62">
              <w:rPr>
                <w:rFonts w:asciiTheme="minorHAnsi" w:eastAsiaTheme="minorEastAsia" w:hAnsiTheme="minorHAnsi"/>
                <w:sz w:val="22"/>
                <w:lang w:val="en-US"/>
              </w:rPr>
              <w:tab/>
            </w:r>
            <w:r w:rsidR="00FA7E62" w:rsidRPr="00384D80">
              <w:rPr>
                <w:rStyle w:val="Hyperlink"/>
                <w:lang w:val="en-US"/>
              </w:rPr>
              <w:t>Nắm bắt xu hướng lưu trữ thông tin</w:t>
            </w:r>
            <w:r w:rsidR="00FA7E62">
              <w:rPr>
                <w:webHidden/>
              </w:rPr>
              <w:tab/>
            </w:r>
            <w:r w:rsidR="00FA7E62">
              <w:rPr>
                <w:webHidden/>
              </w:rPr>
              <w:fldChar w:fldCharType="begin"/>
            </w:r>
            <w:r w:rsidR="00FA7E62">
              <w:rPr>
                <w:webHidden/>
              </w:rPr>
              <w:instrText xml:space="preserve"> PAGEREF _Toc312162627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DB29E9">
          <w:pPr>
            <w:pStyle w:val="TOC3"/>
            <w:tabs>
              <w:tab w:val="left" w:pos="1320"/>
              <w:tab w:val="right" w:leader="dot" w:pos="9017"/>
            </w:tabs>
            <w:rPr>
              <w:rFonts w:asciiTheme="minorHAnsi" w:eastAsiaTheme="minorEastAsia" w:hAnsiTheme="minorHAnsi"/>
              <w:sz w:val="22"/>
              <w:lang w:val="en-US"/>
            </w:rPr>
          </w:pPr>
          <w:hyperlink w:anchor="_Toc312162628" w:history="1">
            <w:r w:rsidR="00FA7E62" w:rsidRPr="00384D80">
              <w:rPr>
                <w:rStyle w:val="Hyperlink"/>
                <w:lang w:val="en-US"/>
              </w:rPr>
              <w:t>3.7.2</w:t>
            </w:r>
            <w:r w:rsidR="00FA7E62">
              <w:rPr>
                <w:rFonts w:asciiTheme="minorHAnsi" w:eastAsiaTheme="minorEastAsia" w:hAnsiTheme="minorHAnsi"/>
                <w:sz w:val="22"/>
                <w:lang w:val="en-US"/>
              </w:rPr>
              <w:tab/>
            </w:r>
            <w:r w:rsidR="00FA7E62" w:rsidRPr="00384D80">
              <w:rPr>
                <w:rStyle w:val="Hyperlink"/>
                <w:lang w:val="en-US"/>
              </w:rPr>
              <w:t>Độ tương quan giữa các tag</w:t>
            </w:r>
            <w:r w:rsidR="00FA7E62">
              <w:rPr>
                <w:webHidden/>
              </w:rPr>
              <w:tab/>
            </w:r>
            <w:r w:rsidR="00FA7E62">
              <w:rPr>
                <w:webHidden/>
              </w:rPr>
              <w:fldChar w:fldCharType="begin"/>
            </w:r>
            <w:r w:rsidR="00FA7E62">
              <w:rPr>
                <w:webHidden/>
              </w:rPr>
              <w:instrText xml:space="preserve"> PAGEREF _Toc312162628 \h </w:instrText>
            </w:r>
            <w:r w:rsidR="00FA7E62">
              <w:rPr>
                <w:webHidden/>
              </w:rPr>
            </w:r>
            <w:r w:rsidR="00FA7E62">
              <w:rPr>
                <w:webHidden/>
              </w:rPr>
              <w:fldChar w:fldCharType="separate"/>
            </w:r>
            <w:r w:rsidR="00FA7E62">
              <w:rPr>
                <w:webHidden/>
              </w:rPr>
              <w:t>49</w:t>
            </w:r>
            <w:r w:rsidR="00FA7E62">
              <w:rPr>
                <w:webHidden/>
              </w:rPr>
              <w:fldChar w:fldCharType="end"/>
            </w:r>
          </w:hyperlink>
        </w:p>
        <w:p w:rsidR="00FA7E62" w:rsidRDefault="00DB29E9">
          <w:pPr>
            <w:pStyle w:val="TOC3"/>
            <w:tabs>
              <w:tab w:val="left" w:pos="1320"/>
              <w:tab w:val="right" w:leader="dot" w:pos="9017"/>
            </w:tabs>
            <w:rPr>
              <w:rFonts w:asciiTheme="minorHAnsi" w:eastAsiaTheme="minorEastAsia" w:hAnsiTheme="minorHAnsi"/>
              <w:sz w:val="22"/>
              <w:lang w:val="en-US"/>
            </w:rPr>
          </w:pPr>
          <w:hyperlink w:anchor="_Toc312162629" w:history="1">
            <w:r w:rsidR="00FA7E62" w:rsidRPr="00384D80">
              <w:rPr>
                <w:rStyle w:val="Hyperlink"/>
                <w:lang w:val="en-US"/>
              </w:rPr>
              <w:t>3.7.3</w:t>
            </w:r>
            <w:r w:rsidR="00FA7E62">
              <w:rPr>
                <w:rFonts w:asciiTheme="minorHAnsi" w:eastAsiaTheme="minorEastAsia" w:hAnsiTheme="minorHAnsi"/>
                <w:sz w:val="22"/>
                <w:lang w:val="en-US"/>
              </w:rPr>
              <w:tab/>
            </w:r>
            <w:r w:rsidR="00FA7E62" w:rsidRPr="00384D80">
              <w:rPr>
                <w:rStyle w:val="Hyperlink"/>
                <w:lang w:val="en-US"/>
              </w:rPr>
              <w:t>Hệ thống so khớp linh hoạt</w:t>
            </w:r>
            <w:r w:rsidR="00FA7E62">
              <w:rPr>
                <w:webHidden/>
              </w:rPr>
              <w:tab/>
            </w:r>
            <w:r w:rsidR="00FA7E62">
              <w:rPr>
                <w:webHidden/>
              </w:rPr>
              <w:fldChar w:fldCharType="begin"/>
            </w:r>
            <w:r w:rsidR="00FA7E62">
              <w:rPr>
                <w:webHidden/>
              </w:rPr>
              <w:instrText xml:space="preserve"> PAGEREF _Toc312162629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DB29E9">
          <w:pPr>
            <w:pStyle w:val="TOC3"/>
            <w:tabs>
              <w:tab w:val="left" w:pos="1320"/>
              <w:tab w:val="right" w:leader="dot" w:pos="9017"/>
            </w:tabs>
            <w:rPr>
              <w:rFonts w:asciiTheme="minorHAnsi" w:eastAsiaTheme="minorEastAsia" w:hAnsiTheme="minorHAnsi"/>
              <w:sz w:val="22"/>
              <w:lang w:val="en-US"/>
            </w:rPr>
          </w:pPr>
          <w:hyperlink w:anchor="_Toc312162630" w:history="1">
            <w:r w:rsidR="00FA7E62" w:rsidRPr="00384D80">
              <w:rPr>
                <w:rStyle w:val="Hyperlink"/>
                <w:lang w:val="en-US"/>
              </w:rPr>
              <w:t>3.7.4</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hệ thống so khớp</w:t>
            </w:r>
            <w:r w:rsidR="00FA7E62">
              <w:rPr>
                <w:webHidden/>
              </w:rPr>
              <w:tab/>
            </w:r>
            <w:r w:rsidR="00FA7E62">
              <w:rPr>
                <w:webHidden/>
              </w:rPr>
              <w:fldChar w:fldCharType="begin"/>
            </w:r>
            <w:r w:rsidR="00FA7E62">
              <w:rPr>
                <w:webHidden/>
              </w:rPr>
              <w:instrText xml:space="preserve"> PAGEREF _Toc312162630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DB29E9">
          <w:pPr>
            <w:pStyle w:val="TOC3"/>
            <w:tabs>
              <w:tab w:val="left" w:pos="1320"/>
              <w:tab w:val="right" w:leader="dot" w:pos="9017"/>
            </w:tabs>
            <w:rPr>
              <w:rFonts w:asciiTheme="minorHAnsi" w:eastAsiaTheme="minorEastAsia" w:hAnsiTheme="minorHAnsi"/>
              <w:sz w:val="22"/>
              <w:lang w:val="en-US"/>
            </w:rPr>
          </w:pPr>
          <w:hyperlink w:anchor="_Toc312162631" w:history="1">
            <w:r w:rsidR="00FA7E62" w:rsidRPr="00384D80">
              <w:rPr>
                <w:rStyle w:val="Hyperlink"/>
                <w:lang w:val="en-US"/>
              </w:rPr>
              <w:t>3.7.5</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cây quyết định</w:t>
            </w:r>
            <w:r w:rsidR="00FA7E62">
              <w:rPr>
                <w:webHidden/>
              </w:rPr>
              <w:tab/>
            </w:r>
            <w:r w:rsidR="00FA7E62">
              <w:rPr>
                <w:webHidden/>
              </w:rPr>
              <w:fldChar w:fldCharType="begin"/>
            </w:r>
            <w:r w:rsidR="00FA7E62">
              <w:rPr>
                <w:webHidden/>
              </w:rPr>
              <w:instrText xml:space="preserve"> PAGEREF _Toc312162631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DB29E9">
          <w:pPr>
            <w:pStyle w:val="TOC3"/>
            <w:tabs>
              <w:tab w:val="left" w:pos="1320"/>
              <w:tab w:val="right" w:leader="dot" w:pos="9017"/>
            </w:tabs>
            <w:rPr>
              <w:rFonts w:asciiTheme="minorHAnsi" w:eastAsiaTheme="minorEastAsia" w:hAnsiTheme="minorHAnsi"/>
              <w:sz w:val="22"/>
              <w:lang w:val="en-US"/>
            </w:rPr>
          </w:pPr>
          <w:hyperlink w:anchor="_Toc312162632" w:history="1">
            <w:r w:rsidR="00FA7E62" w:rsidRPr="00384D80">
              <w:rPr>
                <w:rStyle w:val="Hyperlink"/>
                <w:lang w:val="en-US"/>
              </w:rPr>
              <w:t>3.7.6</w:t>
            </w:r>
            <w:r w:rsidR="00FA7E62">
              <w:rPr>
                <w:rFonts w:asciiTheme="minorHAnsi" w:eastAsiaTheme="minorEastAsia" w:hAnsiTheme="minorHAnsi"/>
                <w:sz w:val="22"/>
                <w:lang w:val="en-US"/>
              </w:rPr>
              <w:tab/>
            </w:r>
            <w:r w:rsidR="00FA7E62" w:rsidRPr="00384D80">
              <w:rPr>
                <w:rStyle w:val="Hyperlink"/>
                <w:lang w:val="en-US"/>
              </w:rPr>
              <w:t>Kiến trúc dễ dàng triển khai, mở rộng</w:t>
            </w:r>
            <w:r w:rsidR="00FA7E62">
              <w:rPr>
                <w:webHidden/>
              </w:rPr>
              <w:tab/>
            </w:r>
            <w:r w:rsidR="00FA7E62">
              <w:rPr>
                <w:webHidden/>
              </w:rPr>
              <w:fldChar w:fldCharType="begin"/>
            </w:r>
            <w:r w:rsidR="00FA7E62">
              <w:rPr>
                <w:webHidden/>
              </w:rPr>
              <w:instrText xml:space="preserve"> PAGEREF _Toc312162632 \h </w:instrText>
            </w:r>
            <w:r w:rsidR="00FA7E62">
              <w:rPr>
                <w:webHidden/>
              </w:rPr>
            </w:r>
            <w:r w:rsidR="00FA7E62">
              <w:rPr>
                <w:webHidden/>
              </w:rPr>
              <w:fldChar w:fldCharType="separate"/>
            </w:r>
            <w:r w:rsidR="00FA7E62">
              <w:rPr>
                <w:webHidden/>
              </w:rPr>
              <w:t>51</w:t>
            </w:r>
            <w:r w:rsidR="00FA7E62">
              <w:rPr>
                <w:webHidden/>
              </w:rPr>
              <w:fldChar w:fldCharType="end"/>
            </w:r>
          </w:hyperlink>
        </w:p>
        <w:p w:rsidR="00FA7E62" w:rsidRDefault="00DB29E9">
          <w:pPr>
            <w:pStyle w:val="TOC3"/>
            <w:tabs>
              <w:tab w:val="left" w:pos="1320"/>
              <w:tab w:val="right" w:leader="dot" w:pos="9017"/>
            </w:tabs>
            <w:rPr>
              <w:rFonts w:asciiTheme="minorHAnsi" w:eastAsiaTheme="minorEastAsia" w:hAnsiTheme="minorHAnsi"/>
              <w:sz w:val="22"/>
              <w:lang w:val="en-US"/>
            </w:rPr>
          </w:pPr>
          <w:hyperlink w:anchor="_Toc312162633" w:history="1">
            <w:r w:rsidR="00FA7E62" w:rsidRPr="00384D80">
              <w:rPr>
                <w:rStyle w:val="Hyperlink"/>
                <w:lang w:val="en-US"/>
              </w:rPr>
              <w:t>3.7.7</w:t>
            </w:r>
            <w:r w:rsidR="00FA7E62">
              <w:rPr>
                <w:rFonts w:asciiTheme="minorHAnsi" w:eastAsiaTheme="minorEastAsia" w:hAnsiTheme="minorHAnsi"/>
                <w:sz w:val="22"/>
                <w:lang w:val="en-US"/>
              </w:rPr>
              <w:tab/>
            </w:r>
            <w:r w:rsidR="00FA7E62" w:rsidRPr="00384D80">
              <w:rPr>
                <w:rStyle w:val="Hyperlink"/>
                <w:lang w:val="en-US"/>
              </w:rPr>
              <w:t>Kiến trúc 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_Toc312162633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DB29E9">
          <w:pPr>
            <w:pStyle w:val="TOC1"/>
            <w:tabs>
              <w:tab w:val="left" w:pos="480"/>
              <w:tab w:val="right" w:leader="dot" w:pos="9017"/>
            </w:tabs>
            <w:rPr>
              <w:rFonts w:asciiTheme="minorHAnsi" w:eastAsiaTheme="minorEastAsia" w:hAnsiTheme="minorHAnsi"/>
              <w:sz w:val="22"/>
              <w:lang w:val="en-US"/>
            </w:rPr>
          </w:pPr>
          <w:hyperlink w:anchor="_Toc312162634" w:history="1">
            <w:r w:rsidR="00FA7E62" w:rsidRPr="00384D80">
              <w:rPr>
                <w:rStyle w:val="Hyperlink"/>
                <w:lang w:val="en-US"/>
              </w:rPr>
              <w:t>4</w:t>
            </w:r>
            <w:r w:rsidR="00FA7E62">
              <w:rPr>
                <w:rFonts w:asciiTheme="minorHAnsi" w:eastAsiaTheme="minorEastAsia" w:hAnsiTheme="minorHAnsi"/>
                <w:sz w:val="22"/>
                <w:lang w:val="en-US"/>
              </w:rPr>
              <w:tab/>
            </w:r>
            <w:r w:rsidR="00FA7E62" w:rsidRPr="00384D80">
              <w:rPr>
                <w:rStyle w:val="Hyperlink"/>
                <w:lang w:val="en-US"/>
              </w:rPr>
              <w:t>Giải quyết bài toán kiến trúc</w:t>
            </w:r>
            <w:r w:rsidR="00FA7E62">
              <w:rPr>
                <w:webHidden/>
              </w:rPr>
              <w:tab/>
            </w:r>
            <w:r w:rsidR="00FA7E62">
              <w:rPr>
                <w:webHidden/>
              </w:rPr>
              <w:fldChar w:fldCharType="begin"/>
            </w:r>
            <w:r w:rsidR="00FA7E62">
              <w:rPr>
                <w:webHidden/>
              </w:rPr>
              <w:instrText xml:space="preserve"> PAGEREF _Toc312162634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DB29E9">
          <w:pPr>
            <w:pStyle w:val="TOC2"/>
            <w:tabs>
              <w:tab w:val="left" w:pos="880"/>
              <w:tab w:val="right" w:leader="dot" w:pos="9017"/>
            </w:tabs>
            <w:rPr>
              <w:rFonts w:asciiTheme="minorHAnsi" w:eastAsiaTheme="minorEastAsia" w:hAnsiTheme="minorHAnsi"/>
              <w:sz w:val="22"/>
              <w:lang w:val="en-US"/>
            </w:rPr>
          </w:pPr>
          <w:hyperlink w:anchor="_Toc312162635" w:history="1">
            <w:r w:rsidR="00FA7E62" w:rsidRPr="00384D80">
              <w:rPr>
                <w:rStyle w:val="Hyperlink"/>
                <w:lang w:val="en-US"/>
              </w:rPr>
              <w:t>4.1</w:t>
            </w:r>
            <w:r w:rsidR="00FA7E62">
              <w:rPr>
                <w:rFonts w:asciiTheme="minorHAnsi" w:eastAsiaTheme="minorEastAsia" w:hAnsiTheme="minorHAnsi"/>
                <w:sz w:val="22"/>
                <w:lang w:val="en-US"/>
              </w:rPr>
              <w:tab/>
            </w:r>
            <w:r w:rsidR="00FA7E62" w:rsidRPr="00384D80">
              <w:rPr>
                <w:rStyle w:val="Hyperlink"/>
                <w:lang w:val="en-US"/>
              </w:rPr>
              <w:t>Tổ chức thông tin có cấu trúc linh hoạt</w:t>
            </w:r>
            <w:r w:rsidR="00FA7E62">
              <w:rPr>
                <w:webHidden/>
              </w:rPr>
              <w:tab/>
            </w:r>
            <w:r w:rsidR="00FA7E62">
              <w:rPr>
                <w:webHidden/>
              </w:rPr>
              <w:fldChar w:fldCharType="begin"/>
            </w:r>
            <w:r w:rsidR="00FA7E62">
              <w:rPr>
                <w:webHidden/>
              </w:rPr>
              <w:instrText xml:space="preserve"> PAGEREF _Toc312162635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DB29E9">
          <w:pPr>
            <w:pStyle w:val="TOC2"/>
            <w:tabs>
              <w:tab w:val="left" w:pos="880"/>
              <w:tab w:val="right" w:leader="dot" w:pos="9017"/>
            </w:tabs>
            <w:rPr>
              <w:rFonts w:asciiTheme="minorHAnsi" w:eastAsiaTheme="minorEastAsia" w:hAnsiTheme="minorHAnsi"/>
              <w:sz w:val="22"/>
              <w:lang w:val="en-US"/>
            </w:rPr>
          </w:pPr>
          <w:hyperlink w:anchor="_Toc312162636" w:history="1">
            <w:r w:rsidR="00FA7E62" w:rsidRPr="00384D80">
              <w:rPr>
                <w:rStyle w:val="Hyperlink"/>
                <w:lang w:val="en-US"/>
              </w:rPr>
              <w:t>4.2</w:t>
            </w:r>
            <w:r w:rsidR="00FA7E62">
              <w:rPr>
                <w:rFonts w:asciiTheme="minorHAnsi" w:eastAsiaTheme="minorEastAsia" w:hAnsiTheme="minorHAnsi"/>
                <w:sz w:val="22"/>
                <w:lang w:val="en-US"/>
              </w:rPr>
              <w:tab/>
            </w:r>
            <w:r w:rsidR="00FA7E62" w:rsidRPr="00384D80">
              <w:rPr>
                <w:rStyle w:val="Hyperlink"/>
                <w:lang w:val="en-US"/>
              </w:rPr>
              <w:t>So khớp kết hợp mức độ tương quan giữa các tag</w:t>
            </w:r>
            <w:r w:rsidR="00FA7E62">
              <w:rPr>
                <w:webHidden/>
              </w:rPr>
              <w:tab/>
            </w:r>
            <w:r w:rsidR="00FA7E62">
              <w:rPr>
                <w:webHidden/>
              </w:rPr>
              <w:fldChar w:fldCharType="begin"/>
            </w:r>
            <w:r w:rsidR="00FA7E62">
              <w:rPr>
                <w:webHidden/>
              </w:rPr>
              <w:instrText xml:space="preserve"> PAGEREF _Toc312162636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DB29E9">
          <w:pPr>
            <w:pStyle w:val="TOC2"/>
            <w:tabs>
              <w:tab w:val="left" w:pos="880"/>
              <w:tab w:val="right" w:leader="dot" w:pos="9017"/>
            </w:tabs>
            <w:rPr>
              <w:rFonts w:asciiTheme="minorHAnsi" w:eastAsiaTheme="minorEastAsia" w:hAnsiTheme="minorHAnsi"/>
              <w:sz w:val="22"/>
              <w:lang w:val="en-US"/>
            </w:rPr>
          </w:pPr>
          <w:hyperlink w:anchor="_Toc312162637" w:history="1">
            <w:r w:rsidR="00FA7E62" w:rsidRPr="00384D80">
              <w:rPr>
                <w:rStyle w:val="Hyperlink"/>
                <w:lang w:val="en-US"/>
              </w:rPr>
              <w:t>4.3</w:t>
            </w:r>
            <w:r w:rsidR="00FA7E62">
              <w:rPr>
                <w:rFonts w:asciiTheme="minorHAnsi" w:eastAsiaTheme="minorEastAsia" w:hAnsiTheme="minorHAnsi"/>
                <w:sz w:val="22"/>
                <w:lang w:val="en-US"/>
              </w:rPr>
              <w:tab/>
            </w:r>
            <w:r w:rsidR="00FA7E62" w:rsidRPr="00384D80">
              <w:rPr>
                <w:rStyle w:val="Hyperlink"/>
                <w:lang w:val="en-US"/>
              </w:rPr>
              <w:t>Áp dụng cây quyết định vào bài toán</w:t>
            </w:r>
            <w:r w:rsidR="00FA7E62">
              <w:rPr>
                <w:webHidden/>
              </w:rPr>
              <w:tab/>
            </w:r>
            <w:r w:rsidR="00FA7E62">
              <w:rPr>
                <w:webHidden/>
              </w:rPr>
              <w:fldChar w:fldCharType="begin"/>
            </w:r>
            <w:r w:rsidR="00FA7E62">
              <w:rPr>
                <w:webHidden/>
              </w:rPr>
              <w:instrText xml:space="preserve"> PAGEREF _Toc312162637 \h </w:instrText>
            </w:r>
            <w:r w:rsidR="00FA7E62">
              <w:rPr>
                <w:webHidden/>
              </w:rPr>
            </w:r>
            <w:r w:rsidR="00FA7E62">
              <w:rPr>
                <w:webHidden/>
              </w:rPr>
              <w:fldChar w:fldCharType="separate"/>
            </w:r>
            <w:r w:rsidR="00FA7E62">
              <w:rPr>
                <w:webHidden/>
              </w:rPr>
              <w:t>58</w:t>
            </w:r>
            <w:r w:rsidR="00FA7E62">
              <w:rPr>
                <w:webHidden/>
              </w:rPr>
              <w:fldChar w:fldCharType="end"/>
            </w:r>
          </w:hyperlink>
        </w:p>
        <w:p w:rsidR="00FA7E62" w:rsidRDefault="00DB29E9">
          <w:pPr>
            <w:pStyle w:val="TOC2"/>
            <w:tabs>
              <w:tab w:val="left" w:pos="880"/>
              <w:tab w:val="right" w:leader="dot" w:pos="9017"/>
            </w:tabs>
            <w:rPr>
              <w:rFonts w:asciiTheme="minorHAnsi" w:eastAsiaTheme="minorEastAsia" w:hAnsiTheme="minorHAnsi"/>
              <w:sz w:val="22"/>
              <w:lang w:val="en-US"/>
            </w:rPr>
          </w:pPr>
          <w:hyperlink w:anchor="_Toc312162638" w:history="1">
            <w:r w:rsidR="00FA7E62" w:rsidRPr="00384D80">
              <w:rPr>
                <w:rStyle w:val="Hyperlink"/>
                <w:lang w:val="en-US"/>
              </w:rPr>
              <w:t>4.4</w:t>
            </w:r>
            <w:r w:rsidR="00FA7E62">
              <w:rPr>
                <w:rFonts w:asciiTheme="minorHAnsi" w:eastAsiaTheme="minorEastAsia" w:hAnsiTheme="minorHAnsi"/>
                <w:sz w:val="22"/>
                <w:lang w:val="en-US"/>
              </w:rPr>
              <w:tab/>
            </w:r>
            <w:r w:rsidR="00FA7E62" w:rsidRPr="00384D80">
              <w:rPr>
                <w:rStyle w:val="Hyperlink"/>
                <w:lang w:val="en-US"/>
              </w:rPr>
              <w:t>Áp dụng lý thuyết kiến trúc phần mềm vào bài toán</w:t>
            </w:r>
            <w:r w:rsidR="00FA7E62">
              <w:rPr>
                <w:webHidden/>
              </w:rPr>
              <w:tab/>
            </w:r>
            <w:r w:rsidR="00FA7E62">
              <w:rPr>
                <w:webHidden/>
              </w:rPr>
              <w:fldChar w:fldCharType="begin"/>
            </w:r>
            <w:r w:rsidR="00FA7E62">
              <w:rPr>
                <w:webHidden/>
              </w:rPr>
              <w:instrText xml:space="preserve"> PAGEREF _Toc312162638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DB29E9">
          <w:pPr>
            <w:pStyle w:val="TOC1"/>
            <w:tabs>
              <w:tab w:val="left" w:pos="480"/>
              <w:tab w:val="right" w:leader="dot" w:pos="9017"/>
            </w:tabs>
            <w:rPr>
              <w:rFonts w:asciiTheme="minorHAnsi" w:eastAsiaTheme="minorEastAsia" w:hAnsiTheme="minorHAnsi"/>
              <w:sz w:val="22"/>
              <w:lang w:val="en-US"/>
            </w:rPr>
          </w:pPr>
          <w:hyperlink w:anchor="_Toc312162639" w:history="1">
            <w:r w:rsidR="00FA7E62" w:rsidRPr="00384D80">
              <w:rPr>
                <w:rStyle w:val="Hyperlink"/>
                <w:lang w:val="en-US"/>
              </w:rPr>
              <w:t>5</w:t>
            </w:r>
            <w:r w:rsidR="00FA7E62">
              <w:rPr>
                <w:rFonts w:asciiTheme="minorHAnsi" w:eastAsiaTheme="minorEastAsia" w:hAnsiTheme="minorHAnsi"/>
                <w:sz w:val="22"/>
                <w:lang w:val="en-US"/>
              </w:rPr>
              <w:tab/>
            </w:r>
            <w:r w:rsidR="00FA7E62" w:rsidRPr="00384D80">
              <w:rPr>
                <w:rStyle w:val="Hyperlink"/>
                <w:lang w:val="en-US"/>
              </w:rPr>
              <w:t>Áp dụng giải pháp vào bài toán Job Zoom</w:t>
            </w:r>
            <w:r w:rsidR="00FA7E62">
              <w:rPr>
                <w:webHidden/>
              </w:rPr>
              <w:tab/>
            </w:r>
            <w:r w:rsidR="00FA7E62">
              <w:rPr>
                <w:webHidden/>
              </w:rPr>
              <w:fldChar w:fldCharType="begin"/>
            </w:r>
            <w:r w:rsidR="00FA7E62">
              <w:rPr>
                <w:webHidden/>
              </w:rPr>
              <w:instrText xml:space="preserve"> PAGEREF _Toc312162639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DB29E9">
          <w:pPr>
            <w:pStyle w:val="TOC2"/>
            <w:tabs>
              <w:tab w:val="left" w:pos="880"/>
              <w:tab w:val="right" w:leader="dot" w:pos="9017"/>
            </w:tabs>
            <w:rPr>
              <w:rFonts w:asciiTheme="minorHAnsi" w:eastAsiaTheme="minorEastAsia" w:hAnsiTheme="minorHAnsi"/>
              <w:sz w:val="22"/>
              <w:lang w:val="en-US"/>
            </w:rPr>
          </w:pPr>
          <w:hyperlink w:anchor="_Toc312162640" w:history="1">
            <w:r w:rsidR="00FA7E62" w:rsidRPr="00384D80">
              <w:rPr>
                <w:rStyle w:val="Hyperlink"/>
                <w:lang w:val="en-US"/>
              </w:rPr>
              <w:t>5.1</w:t>
            </w:r>
            <w:r w:rsidR="00FA7E62">
              <w:rPr>
                <w:rFonts w:asciiTheme="minorHAnsi" w:eastAsiaTheme="minorEastAsia" w:hAnsiTheme="minorHAnsi"/>
                <w:sz w:val="22"/>
                <w:lang w:val="en-US"/>
              </w:rPr>
              <w:tab/>
            </w:r>
            <w:r w:rsidR="00FA7E62" w:rsidRPr="00384D80">
              <w:rPr>
                <w:rStyle w:val="Hyperlink"/>
                <w:lang w:val="en-US"/>
              </w:rPr>
              <w:t>Thực trạng các website tuyển dụng hiện nay</w:t>
            </w:r>
            <w:r w:rsidR="00FA7E62">
              <w:rPr>
                <w:webHidden/>
              </w:rPr>
              <w:tab/>
            </w:r>
            <w:r w:rsidR="00FA7E62">
              <w:rPr>
                <w:webHidden/>
              </w:rPr>
              <w:fldChar w:fldCharType="begin"/>
            </w:r>
            <w:r w:rsidR="00FA7E62">
              <w:rPr>
                <w:webHidden/>
              </w:rPr>
              <w:instrText xml:space="preserve"> PAGEREF _Toc312162640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DB29E9">
          <w:pPr>
            <w:pStyle w:val="TOC2"/>
            <w:tabs>
              <w:tab w:val="left" w:pos="880"/>
              <w:tab w:val="right" w:leader="dot" w:pos="9017"/>
            </w:tabs>
            <w:rPr>
              <w:rFonts w:asciiTheme="minorHAnsi" w:eastAsiaTheme="minorEastAsia" w:hAnsiTheme="minorHAnsi"/>
              <w:sz w:val="22"/>
              <w:lang w:val="en-US"/>
            </w:rPr>
          </w:pPr>
          <w:hyperlink w:anchor="_Toc312162641" w:history="1">
            <w:r w:rsidR="00FA7E62" w:rsidRPr="00384D80">
              <w:rPr>
                <w:rStyle w:val="Hyperlink"/>
                <w:lang w:val="en-US"/>
              </w:rPr>
              <w:t>5.2</w:t>
            </w:r>
            <w:r w:rsidR="00FA7E62">
              <w:rPr>
                <w:rFonts w:asciiTheme="minorHAnsi" w:eastAsiaTheme="minorEastAsia" w:hAnsiTheme="minorHAnsi"/>
                <w:sz w:val="22"/>
                <w:lang w:val="en-US"/>
              </w:rPr>
              <w:tab/>
            </w:r>
            <w:r w:rsidR="00FA7E62" w:rsidRPr="00384D80">
              <w:rPr>
                <w:rStyle w:val="Hyperlink"/>
                <w:lang w:val="en-US"/>
              </w:rPr>
              <w:t>Những vấn đề Job Zoom cần giải quyết</w:t>
            </w:r>
            <w:r w:rsidR="00FA7E62">
              <w:rPr>
                <w:webHidden/>
              </w:rPr>
              <w:tab/>
            </w:r>
            <w:r w:rsidR="00FA7E62">
              <w:rPr>
                <w:webHidden/>
              </w:rPr>
              <w:fldChar w:fldCharType="begin"/>
            </w:r>
            <w:r w:rsidR="00FA7E62">
              <w:rPr>
                <w:webHidden/>
              </w:rPr>
              <w:instrText xml:space="preserve"> PAGEREF _Toc312162641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DB29E9">
          <w:pPr>
            <w:pStyle w:val="TOC3"/>
            <w:tabs>
              <w:tab w:val="left" w:pos="1320"/>
              <w:tab w:val="right" w:leader="dot" w:pos="9017"/>
            </w:tabs>
            <w:rPr>
              <w:rFonts w:asciiTheme="minorHAnsi" w:eastAsiaTheme="minorEastAsia" w:hAnsiTheme="minorHAnsi"/>
              <w:sz w:val="22"/>
              <w:lang w:val="en-US"/>
            </w:rPr>
          </w:pPr>
          <w:hyperlink w:anchor="_Toc312162642" w:history="1">
            <w:r w:rsidR="00FA7E62" w:rsidRPr="00384D80">
              <w:rPr>
                <w:rStyle w:val="Hyperlink"/>
                <w:lang w:val="en-US"/>
              </w:rPr>
              <w:t>5.2.1</w:t>
            </w:r>
            <w:r w:rsidR="00FA7E62">
              <w:rPr>
                <w:rFonts w:asciiTheme="minorHAnsi" w:eastAsiaTheme="minorEastAsia" w:hAnsiTheme="minorHAnsi"/>
                <w:sz w:val="22"/>
                <w:lang w:val="en-US"/>
              </w:rPr>
              <w:tab/>
            </w:r>
            <w:r w:rsidR="00FA7E62" w:rsidRPr="00384D80">
              <w:rPr>
                <w:rStyle w:val="Hyperlink"/>
                <w:lang w:val="en-US"/>
              </w:rPr>
              <w:t>Vấn đề 1: Hỗ trợ người dùng viết CV theo ngành nghề.</w:t>
            </w:r>
            <w:r w:rsidR="00FA7E62">
              <w:rPr>
                <w:webHidden/>
              </w:rPr>
              <w:tab/>
            </w:r>
            <w:r w:rsidR="00FA7E62">
              <w:rPr>
                <w:webHidden/>
              </w:rPr>
              <w:fldChar w:fldCharType="begin"/>
            </w:r>
            <w:r w:rsidR="00FA7E62">
              <w:rPr>
                <w:webHidden/>
              </w:rPr>
              <w:instrText xml:space="preserve"> PAGEREF _Toc312162642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DB29E9">
          <w:pPr>
            <w:pStyle w:val="TOC3"/>
            <w:tabs>
              <w:tab w:val="left" w:pos="1320"/>
              <w:tab w:val="right" w:leader="dot" w:pos="9017"/>
            </w:tabs>
            <w:rPr>
              <w:rFonts w:asciiTheme="minorHAnsi" w:eastAsiaTheme="minorEastAsia" w:hAnsiTheme="minorHAnsi"/>
              <w:sz w:val="22"/>
              <w:lang w:val="en-US"/>
            </w:rPr>
          </w:pPr>
          <w:hyperlink w:anchor="_Toc312162643" w:history="1">
            <w:r w:rsidR="00FA7E62" w:rsidRPr="00384D80">
              <w:rPr>
                <w:rStyle w:val="Hyperlink"/>
                <w:lang w:val="en-US"/>
              </w:rPr>
              <w:t>5.2.2</w:t>
            </w:r>
            <w:r w:rsidR="00FA7E62">
              <w:rPr>
                <w:rFonts w:asciiTheme="minorHAnsi" w:eastAsiaTheme="minorEastAsia" w:hAnsiTheme="minorHAnsi"/>
                <w:sz w:val="22"/>
                <w:lang w:val="en-US"/>
              </w:rPr>
              <w:tab/>
            </w:r>
            <w:r w:rsidR="00FA7E62" w:rsidRPr="00384D80">
              <w:rPr>
                <w:rStyle w:val="Hyperlink"/>
                <w:lang w:val="en-US"/>
              </w:rPr>
              <w:t>Vấn đề 2: Hỗ trợ nhà tuyển dụng trong việc đăng tải yêu cầu công việc một cách chi tiết và có trọng số theo ngành nghề.</w:t>
            </w:r>
            <w:r w:rsidR="00FA7E62">
              <w:rPr>
                <w:webHidden/>
              </w:rPr>
              <w:tab/>
            </w:r>
            <w:r w:rsidR="00FA7E62">
              <w:rPr>
                <w:webHidden/>
              </w:rPr>
              <w:fldChar w:fldCharType="begin"/>
            </w:r>
            <w:r w:rsidR="00FA7E62">
              <w:rPr>
                <w:webHidden/>
              </w:rPr>
              <w:instrText xml:space="preserve"> PAGEREF _Toc312162643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DB29E9">
          <w:pPr>
            <w:pStyle w:val="TOC3"/>
            <w:tabs>
              <w:tab w:val="left" w:pos="1320"/>
              <w:tab w:val="right" w:leader="dot" w:pos="9017"/>
            </w:tabs>
            <w:rPr>
              <w:rFonts w:asciiTheme="minorHAnsi" w:eastAsiaTheme="minorEastAsia" w:hAnsiTheme="minorHAnsi"/>
              <w:sz w:val="22"/>
              <w:lang w:val="en-US"/>
            </w:rPr>
          </w:pPr>
          <w:hyperlink w:anchor="_Toc312162644" w:history="1">
            <w:r w:rsidR="00FA7E62" w:rsidRPr="00384D80">
              <w:rPr>
                <w:rStyle w:val="Hyperlink"/>
                <w:lang w:val="en-US"/>
              </w:rPr>
              <w:t>5.2.3</w:t>
            </w:r>
            <w:r w:rsidR="00FA7E62">
              <w:rPr>
                <w:rFonts w:asciiTheme="minorHAnsi" w:eastAsiaTheme="minorEastAsia" w:hAnsiTheme="minorHAnsi"/>
                <w:sz w:val="22"/>
                <w:lang w:val="en-US"/>
              </w:rPr>
              <w:tab/>
            </w:r>
            <w:r w:rsidR="00FA7E62" w:rsidRPr="00384D80">
              <w:rPr>
                <w:rStyle w:val="Hyperlink"/>
                <w:lang w:val="en-US"/>
              </w:rPr>
              <w:t>Vấn đề 3: So khớp hồ sơ ứng viên với yêu cầu tuyển dụng</w:t>
            </w:r>
            <w:r w:rsidR="00FA7E62">
              <w:rPr>
                <w:webHidden/>
              </w:rPr>
              <w:tab/>
            </w:r>
            <w:r w:rsidR="00FA7E62">
              <w:rPr>
                <w:webHidden/>
              </w:rPr>
              <w:fldChar w:fldCharType="begin"/>
            </w:r>
            <w:r w:rsidR="00FA7E62">
              <w:rPr>
                <w:webHidden/>
              </w:rPr>
              <w:instrText xml:space="preserve"> PAGEREF _Toc312162644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DB29E9">
          <w:pPr>
            <w:pStyle w:val="TOC2"/>
            <w:tabs>
              <w:tab w:val="left" w:pos="880"/>
              <w:tab w:val="right" w:leader="dot" w:pos="9017"/>
            </w:tabs>
            <w:rPr>
              <w:rFonts w:asciiTheme="minorHAnsi" w:eastAsiaTheme="minorEastAsia" w:hAnsiTheme="minorHAnsi"/>
              <w:sz w:val="22"/>
              <w:lang w:val="en-US"/>
            </w:rPr>
          </w:pPr>
          <w:hyperlink w:anchor="_Toc312162645" w:history="1">
            <w:r w:rsidR="00FA7E62" w:rsidRPr="00384D80">
              <w:rPr>
                <w:rStyle w:val="Hyperlink"/>
                <w:lang w:val="en-US"/>
              </w:rPr>
              <w:t>5.3</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_Toc312162645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DB29E9">
          <w:pPr>
            <w:pStyle w:val="TOC1"/>
            <w:tabs>
              <w:tab w:val="left" w:pos="480"/>
              <w:tab w:val="right" w:leader="dot" w:pos="9017"/>
            </w:tabs>
            <w:rPr>
              <w:rFonts w:asciiTheme="minorHAnsi" w:eastAsiaTheme="minorEastAsia" w:hAnsiTheme="minorHAnsi"/>
              <w:sz w:val="22"/>
              <w:lang w:val="en-US"/>
            </w:rPr>
          </w:pPr>
          <w:hyperlink w:anchor="_Toc312162646" w:history="1">
            <w:r w:rsidR="00FA7E62" w:rsidRPr="00384D80">
              <w:rPr>
                <w:rStyle w:val="Hyperlink"/>
                <w:lang w:val="en-US"/>
              </w:rPr>
              <w:t>6</w:t>
            </w:r>
            <w:r w:rsidR="00FA7E62">
              <w:rPr>
                <w:rFonts w:asciiTheme="minorHAnsi" w:eastAsiaTheme="minorEastAsia" w:hAnsiTheme="minorHAnsi"/>
                <w:sz w:val="22"/>
                <w:lang w:val="en-US"/>
              </w:rPr>
              <w:tab/>
            </w:r>
            <w:r w:rsidR="00FA7E62" w:rsidRPr="00384D80">
              <w:rPr>
                <w:rStyle w:val="Hyperlink"/>
                <w:lang w:val="en-US"/>
              </w:rPr>
              <w:t>Những vấn đề cần giải quyết trong JobZoom framework</w:t>
            </w:r>
            <w:r w:rsidR="00FA7E62">
              <w:rPr>
                <w:webHidden/>
              </w:rPr>
              <w:tab/>
            </w:r>
            <w:r w:rsidR="00FA7E62">
              <w:rPr>
                <w:webHidden/>
              </w:rPr>
              <w:fldChar w:fldCharType="begin"/>
            </w:r>
            <w:r w:rsidR="00FA7E62">
              <w:rPr>
                <w:webHidden/>
              </w:rPr>
              <w:instrText xml:space="preserve"> PAGEREF _Toc312162646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DB29E9">
          <w:pPr>
            <w:pStyle w:val="TOC2"/>
            <w:tabs>
              <w:tab w:val="left" w:pos="880"/>
              <w:tab w:val="right" w:leader="dot" w:pos="9017"/>
            </w:tabs>
            <w:rPr>
              <w:rFonts w:asciiTheme="minorHAnsi" w:eastAsiaTheme="minorEastAsia" w:hAnsiTheme="minorHAnsi"/>
              <w:sz w:val="22"/>
              <w:lang w:val="en-US"/>
            </w:rPr>
          </w:pPr>
          <w:hyperlink w:anchor="_Toc312162647" w:history="1">
            <w:r w:rsidR="00FA7E62" w:rsidRPr="00384D80">
              <w:rPr>
                <w:rStyle w:val="Hyperlink"/>
                <w:lang w:val="en-US"/>
              </w:rPr>
              <w:t>6.1</w:t>
            </w:r>
            <w:r w:rsidR="00FA7E62">
              <w:rPr>
                <w:rFonts w:asciiTheme="minorHAnsi" w:eastAsiaTheme="minorEastAsia" w:hAnsiTheme="minorHAnsi"/>
                <w:sz w:val="22"/>
                <w:lang w:val="en-US"/>
              </w:rPr>
              <w:tab/>
            </w:r>
            <w:r w:rsidR="00FA7E62" w:rsidRPr="00384D80">
              <w:rPr>
                <w:rStyle w:val="Hyperlink"/>
                <w:lang w:val="en-US"/>
              </w:rPr>
              <w:t>Khái quát phương pháp giải quyết vấn đề</w:t>
            </w:r>
            <w:r w:rsidR="00FA7E62">
              <w:rPr>
                <w:webHidden/>
              </w:rPr>
              <w:tab/>
            </w:r>
            <w:r w:rsidR="00FA7E62">
              <w:rPr>
                <w:webHidden/>
              </w:rPr>
              <w:fldChar w:fldCharType="begin"/>
            </w:r>
            <w:r w:rsidR="00FA7E62">
              <w:rPr>
                <w:webHidden/>
              </w:rPr>
              <w:instrText xml:space="preserve"> PAGEREF _Toc312162647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DB29E9">
          <w:pPr>
            <w:pStyle w:val="TOC2"/>
            <w:tabs>
              <w:tab w:val="left" w:pos="880"/>
              <w:tab w:val="right" w:leader="dot" w:pos="9017"/>
            </w:tabs>
            <w:rPr>
              <w:rFonts w:asciiTheme="minorHAnsi" w:eastAsiaTheme="minorEastAsia" w:hAnsiTheme="minorHAnsi"/>
              <w:sz w:val="22"/>
              <w:lang w:val="en-US"/>
            </w:rPr>
          </w:pPr>
          <w:hyperlink w:anchor="_Toc312162648" w:history="1">
            <w:r w:rsidR="00FA7E62" w:rsidRPr="00384D80">
              <w:rPr>
                <w:rStyle w:val="Hyperlink"/>
                <w:lang w:val="en-US"/>
              </w:rPr>
              <w:t>6.2</w:t>
            </w:r>
            <w:r w:rsidR="00FA7E62">
              <w:rPr>
                <w:rFonts w:asciiTheme="minorHAnsi" w:eastAsiaTheme="minorEastAsia" w:hAnsiTheme="minorHAnsi"/>
                <w:sz w:val="22"/>
                <w:lang w:val="en-US"/>
              </w:rPr>
              <w:tab/>
            </w:r>
            <w:r w:rsidR="00FA7E62" w:rsidRPr="00384D80">
              <w:rPr>
                <w:rStyle w:val="Hyperlink"/>
                <w:lang w:val="en-US"/>
              </w:rPr>
              <w:t>Ứng dụng lưu trữ dưới dạng tag kết hợp taxonomy</w:t>
            </w:r>
            <w:r w:rsidR="00FA7E62">
              <w:rPr>
                <w:webHidden/>
              </w:rPr>
              <w:tab/>
            </w:r>
            <w:r w:rsidR="00FA7E62">
              <w:rPr>
                <w:webHidden/>
              </w:rPr>
              <w:fldChar w:fldCharType="begin"/>
            </w:r>
            <w:r w:rsidR="00FA7E62">
              <w:rPr>
                <w:webHidden/>
              </w:rPr>
              <w:instrText xml:space="preserve"> PAGEREF _Toc312162648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DB29E9">
          <w:pPr>
            <w:pStyle w:val="TOC2"/>
            <w:tabs>
              <w:tab w:val="left" w:pos="880"/>
              <w:tab w:val="right" w:leader="dot" w:pos="9017"/>
            </w:tabs>
            <w:rPr>
              <w:rFonts w:asciiTheme="minorHAnsi" w:eastAsiaTheme="minorEastAsia" w:hAnsiTheme="minorHAnsi"/>
              <w:sz w:val="22"/>
              <w:lang w:val="en-US"/>
            </w:rPr>
          </w:pPr>
          <w:hyperlink w:anchor="_Toc312162649" w:history="1">
            <w:r w:rsidR="00FA7E62" w:rsidRPr="00384D80">
              <w:rPr>
                <w:rStyle w:val="Hyperlink"/>
                <w:lang w:val="en-US"/>
              </w:rPr>
              <w:t>6.3</w:t>
            </w:r>
            <w:r w:rsidR="00FA7E62">
              <w:rPr>
                <w:rFonts w:asciiTheme="minorHAnsi" w:eastAsiaTheme="minorEastAsia" w:hAnsiTheme="minorHAnsi"/>
                <w:sz w:val="22"/>
                <w:lang w:val="en-US"/>
              </w:rPr>
              <w:tab/>
            </w:r>
            <w:r w:rsidR="00FA7E62" w:rsidRPr="00384D80">
              <w:rPr>
                <w:rStyle w:val="Hyperlink"/>
                <w:lang w:val="en-US"/>
              </w:rPr>
              <w:t>Ứng dụng hệ thống so khớp kết hợp mức độ tương quan</w:t>
            </w:r>
            <w:r w:rsidR="00FA7E62">
              <w:rPr>
                <w:webHidden/>
              </w:rPr>
              <w:tab/>
            </w:r>
            <w:r w:rsidR="00FA7E62">
              <w:rPr>
                <w:webHidden/>
              </w:rPr>
              <w:fldChar w:fldCharType="begin"/>
            </w:r>
            <w:r w:rsidR="00FA7E62">
              <w:rPr>
                <w:webHidden/>
              </w:rPr>
              <w:instrText xml:space="preserve"> PAGEREF _Toc312162649 \h </w:instrText>
            </w:r>
            <w:r w:rsidR="00FA7E62">
              <w:rPr>
                <w:webHidden/>
              </w:rPr>
            </w:r>
            <w:r w:rsidR="00FA7E62">
              <w:rPr>
                <w:webHidden/>
              </w:rPr>
              <w:fldChar w:fldCharType="separate"/>
            </w:r>
            <w:r w:rsidR="00FA7E62">
              <w:rPr>
                <w:webHidden/>
              </w:rPr>
              <w:t>66</w:t>
            </w:r>
            <w:r w:rsidR="00FA7E62">
              <w:rPr>
                <w:webHidden/>
              </w:rPr>
              <w:fldChar w:fldCharType="end"/>
            </w:r>
          </w:hyperlink>
        </w:p>
        <w:p w:rsidR="00FA7E62" w:rsidRDefault="00DB29E9">
          <w:pPr>
            <w:pStyle w:val="TOC2"/>
            <w:tabs>
              <w:tab w:val="left" w:pos="880"/>
              <w:tab w:val="right" w:leader="dot" w:pos="9017"/>
            </w:tabs>
            <w:rPr>
              <w:rFonts w:asciiTheme="minorHAnsi" w:eastAsiaTheme="minorEastAsia" w:hAnsiTheme="minorHAnsi"/>
              <w:sz w:val="22"/>
              <w:lang w:val="en-US"/>
            </w:rPr>
          </w:pPr>
          <w:hyperlink w:anchor="_Toc312162650" w:history="1">
            <w:r w:rsidR="00FA7E62" w:rsidRPr="00384D80">
              <w:rPr>
                <w:rStyle w:val="Hyperlink"/>
                <w:lang w:val="en-US"/>
              </w:rPr>
              <w:t>6.4</w:t>
            </w:r>
            <w:r w:rsidR="00FA7E62">
              <w:rPr>
                <w:rFonts w:asciiTheme="minorHAnsi" w:eastAsiaTheme="minorEastAsia" w:hAnsiTheme="minorHAnsi"/>
                <w:sz w:val="22"/>
                <w:lang w:val="en-US"/>
              </w:rPr>
              <w:tab/>
            </w:r>
            <w:r w:rsidR="00FA7E62" w:rsidRPr="00384D80">
              <w:rPr>
                <w:rStyle w:val="Hyperlink"/>
              </w:rPr>
              <w:t>Ứng dụng cây quyết định</w:t>
            </w:r>
            <w:r w:rsidR="00FA7E62">
              <w:rPr>
                <w:webHidden/>
              </w:rPr>
              <w:tab/>
            </w:r>
            <w:r w:rsidR="00FA7E62">
              <w:rPr>
                <w:webHidden/>
              </w:rPr>
              <w:fldChar w:fldCharType="begin"/>
            </w:r>
            <w:r w:rsidR="00FA7E62">
              <w:rPr>
                <w:webHidden/>
              </w:rPr>
              <w:instrText xml:space="preserve"> PAGEREF _Toc312162650 \h </w:instrText>
            </w:r>
            <w:r w:rsidR="00FA7E62">
              <w:rPr>
                <w:webHidden/>
              </w:rPr>
            </w:r>
            <w:r w:rsidR="00FA7E62">
              <w:rPr>
                <w:webHidden/>
              </w:rPr>
              <w:fldChar w:fldCharType="separate"/>
            </w:r>
            <w:r w:rsidR="00FA7E62">
              <w:rPr>
                <w:webHidden/>
              </w:rPr>
              <w:t>67</w:t>
            </w:r>
            <w:r w:rsidR="00FA7E62">
              <w:rPr>
                <w:webHidden/>
              </w:rPr>
              <w:fldChar w:fldCharType="end"/>
            </w:r>
          </w:hyperlink>
        </w:p>
        <w:p w:rsidR="00FA7E62" w:rsidRDefault="00DB29E9">
          <w:pPr>
            <w:pStyle w:val="TOC2"/>
            <w:tabs>
              <w:tab w:val="left" w:pos="880"/>
              <w:tab w:val="right" w:leader="dot" w:pos="9017"/>
            </w:tabs>
            <w:rPr>
              <w:rFonts w:asciiTheme="minorHAnsi" w:eastAsiaTheme="minorEastAsia" w:hAnsiTheme="minorHAnsi"/>
              <w:sz w:val="22"/>
              <w:lang w:val="en-US"/>
            </w:rPr>
          </w:pPr>
          <w:hyperlink w:anchor="_Toc312162651" w:history="1">
            <w:r w:rsidR="00FA7E62" w:rsidRPr="00384D80">
              <w:rPr>
                <w:rStyle w:val="Hyperlink"/>
                <w:lang w:val="en-US"/>
              </w:rPr>
              <w:t>6.5</w:t>
            </w:r>
            <w:r w:rsidR="00FA7E62">
              <w:rPr>
                <w:rFonts w:asciiTheme="minorHAnsi" w:eastAsiaTheme="minorEastAsia" w:hAnsiTheme="minorHAnsi"/>
                <w:sz w:val="22"/>
                <w:lang w:val="en-US"/>
              </w:rPr>
              <w:tab/>
            </w:r>
            <w:r w:rsidR="00FA7E62" w:rsidRPr="00384D80">
              <w:rPr>
                <w:rStyle w:val="Hyperlink"/>
              </w:rPr>
              <w:t>Ứng dụng kiến trúc dễ dàng triển khai và mở rộng</w:t>
            </w:r>
            <w:r w:rsidR="00FA7E62">
              <w:rPr>
                <w:webHidden/>
              </w:rPr>
              <w:tab/>
            </w:r>
            <w:r w:rsidR="00FA7E62">
              <w:rPr>
                <w:webHidden/>
              </w:rPr>
              <w:fldChar w:fldCharType="begin"/>
            </w:r>
            <w:r w:rsidR="00FA7E62">
              <w:rPr>
                <w:webHidden/>
              </w:rPr>
              <w:instrText xml:space="preserve"> PAGEREF _Toc312162651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DB29E9">
          <w:pPr>
            <w:pStyle w:val="TOC2"/>
            <w:tabs>
              <w:tab w:val="left" w:pos="880"/>
              <w:tab w:val="right" w:leader="dot" w:pos="9017"/>
            </w:tabs>
            <w:rPr>
              <w:rFonts w:asciiTheme="minorHAnsi" w:eastAsiaTheme="minorEastAsia" w:hAnsiTheme="minorHAnsi"/>
              <w:sz w:val="22"/>
              <w:lang w:val="en-US"/>
            </w:rPr>
          </w:pPr>
          <w:hyperlink w:anchor="_Toc312162652" w:history="1">
            <w:r w:rsidR="00FA7E62" w:rsidRPr="00384D80">
              <w:rPr>
                <w:rStyle w:val="Hyperlink"/>
              </w:rPr>
              <w:t>6.6</w:t>
            </w:r>
            <w:r w:rsidR="00FA7E62">
              <w:rPr>
                <w:rFonts w:asciiTheme="minorHAnsi" w:eastAsiaTheme="minorEastAsia" w:hAnsiTheme="minorHAnsi"/>
                <w:sz w:val="22"/>
                <w:lang w:val="en-US"/>
              </w:rPr>
              <w:tab/>
            </w:r>
            <w:r w:rsidR="00FA7E62" w:rsidRPr="00384D80">
              <w:rPr>
                <w:rStyle w:val="Hyperlink"/>
              </w:rPr>
              <w:t xml:space="preserve">Ứng dụng kiến trúc </w:t>
            </w:r>
            <w:r w:rsidR="00FA7E62" w:rsidRPr="00384D80">
              <w:rPr>
                <w:rStyle w:val="Hyperlink"/>
                <w:lang w:val="en-US"/>
              </w:rPr>
              <w:t>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_Toc312162652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DB29E9">
          <w:pPr>
            <w:pStyle w:val="TOC1"/>
            <w:tabs>
              <w:tab w:val="left" w:pos="480"/>
              <w:tab w:val="right" w:leader="dot" w:pos="9017"/>
            </w:tabs>
            <w:rPr>
              <w:rFonts w:asciiTheme="minorHAnsi" w:eastAsiaTheme="minorEastAsia" w:hAnsiTheme="minorHAnsi"/>
              <w:sz w:val="22"/>
              <w:lang w:val="en-US"/>
            </w:rPr>
          </w:pPr>
          <w:hyperlink w:anchor="_Toc312162653" w:history="1">
            <w:r w:rsidR="00FA7E62" w:rsidRPr="00384D80">
              <w:rPr>
                <w:rStyle w:val="Hyperlink"/>
                <w:lang w:val="en-US"/>
              </w:rPr>
              <w:t>7</w:t>
            </w:r>
            <w:r w:rsidR="00FA7E62">
              <w:rPr>
                <w:rFonts w:asciiTheme="minorHAnsi" w:eastAsiaTheme="minorEastAsia" w:hAnsiTheme="minorHAnsi"/>
                <w:sz w:val="22"/>
                <w:lang w:val="en-US"/>
              </w:rPr>
              <w:tab/>
            </w:r>
            <w:r w:rsidR="00FA7E62" w:rsidRPr="00384D80">
              <w:rPr>
                <w:rStyle w:val="Hyperlink"/>
                <w:lang w:val="en-US"/>
              </w:rPr>
              <w:t>Giải pháp kiến trúc cổng thông tin tìm việc JobZoom</w:t>
            </w:r>
            <w:r w:rsidR="00FA7E62">
              <w:rPr>
                <w:webHidden/>
              </w:rPr>
              <w:tab/>
            </w:r>
            <w:r w:rsidR="00FA7E62">
              <w:rPr>
                <w:webHidden/>
              </w:rPr>
              <w:fldChar w:fldCharType="begin"/>
            </w:r>
            <w:r w:rsidR="00FA7E62">
              <w:rPr>
                <w:webHidden/>
              </w:rPr>
              <w:instrText xml:space="preserve"> PAGEREF _Toc312162653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DB29E9">
          <w:pPr>
            <w:pStyle w:val="TOC2"/>
            <w:tabs>
              <w:tab w:val="left" w:pos="880"/>
              <w:tab w:val="right" w:leader="dot" w:pos="9017"/>
            </w:tabs>
            <w:rPr>
              <w:rFonts w:asciiTheme="minorHAnsi" w:eastAsiaTheme="minorEastAsia" w:hAnsiTheme="minorHAnsi"/>
              <w:sz w:val="22"/>
              <w:lang w:val="en-US"/>
            </w:rPr>
          </w:pPr>
          <w:hyperlink w:anchor="_Toc312162654" w:history="1">
            <w:r w:rsidR="00FA7E62" w:rsidRPr="00384D80">
              <w:rPr>
                <w:rStyle w:val="Hyperlink"/>
                <w:lang w:val="en-US"/>
              </w:rPr>
              <w:t>7.1</w:t>
            </w:r>
            <w:r w:rsidR="00FA7E62">
              <w:rPr>
                <w:rFonts w:asciiTheme="minorHAnsi" w:eastAsiaTheme="minorEastAsia" w:hAnsiTheme="minorHAnsi"/>
                <w:sz w:val="22"/>
                <w:lang w:val="en-US"/>
              </w:rPr>
              <w:tab/>
            </w:r>
            <w:r w:rsidR="00FA7E62" w:rsidRPr="00384D80">
              <w:rPr>
                <w:rStyle w:val="Hyperlink"/>
                <w:lang w:val="en-US"/>
              </w:rPr>
              <w:t>Điều kiện ra đời</w:t>
            </w:r>
            <w:r w:rsidR="00FA7E62">
              <w:rPr>
                <w:webHidden/>
              </w:rPr>
              <w:tab/>
            </w:r>
            <w:r w:rsidR="00FA7E62">
              <w:rPr>
                <w:webHidden/>
              </w:rPr>
              <w:fldChar w:fldCharType="begin"/>
            </w:r>
            <w:r w:rsidR="00FA7E62">
              <w:rPr>
                <w:webHidden/>
              </w:rPr>
              <w:instrText xml:space="preserve"> PAGEREF _Toc312162654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DB29E9">
          <w:pPr>
            <w:pStyle w:val="TOC2"/>
            <w:tabs>
              <w:tab w:val="left" w:pos="880"/>
              <w:tab w:val="right" w:leader="dot" w:pos="9017"/>
            </w:tabs>
            <w:rPr>
              <w:rFonts w:asciiTheme="minorHAnsi" w:eastAsiaTheme="minorEastAsia" w:hAnsiTheme="minorHAnsi"/>
              <w:sz w:val="22"/>
              <w:lang w:val="en-US"/>
            </w:rPr>
          </w:pPr>
          <w:hyperlink w:anchor="_Toc312162655" w:history="1">
            <w:r w:rsidR="00FA7E62" w:rsidRPr="00384D80">
              <w:rPr>
                <w:rStyle w:val="Hyperlink"/>
                <w:lang w:val="en-US"/>
              </w:rPr>
              <w:t>7.2</w:t>
            </w:r>
            <w:r w:rsidR="00FA7E62">
              <w:rPr>
                <w:rFonts w:asciiTheme="minorHAnsi" w:eastAsiaTheme="minorEastAsia" w:hAnsiTheme="minorHAnsi"/>
                <w:sz w:val="22"/>
                <w:lang w:val="en-US"/>
              </w:rPr>
              <w:tab/>
            </w:r>
            <w:r w:rsidR="00FA7E62" w:rsidRPr="00384D80">
              <w:rPr>
                <w:rStyle w:val="Hyperlink"/>
                <w:lang w:val="en-US"/>
              </w:rPr>
              <w:t>Kiến trúc JobZoom framework</w:t>
            </w:r>
            <w:r w:rsidR="00FA7E62">
              <w:rPr>
                <w:webHidden/>
              </w:rPr>
              <w:tab/>
            </w:r>
            <w:r w:rsidR="00FA7E62">
              <w:rPr>
                <w:webHidden/>
              </w:rPr>
              <w:fldChar w:fldCharType="begin"/>
            </w:r>
            <w:r w:rsidR="00FA7E62">
              <w:rPr>
                <w:webHidden/>
              </w:rPr>
              <w:instrText xml:space="preserve"> PAGEREF _Toc312162655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DB29E9">
          <w:pPr>
            <w:pStyle w:val="TOC3"/>
            <w:tabs>
              <w:tab w:val="left" w:pos="1320"/>
              <w:tab w:val="right" w:leader="dot" w:pos="9017"/>
            </w:tabs>
            <w:rPr>
              <w:rFonts w:asciiTheme="minorHAnsi" w:eastAsiaTheme="minorEastAsia" w:hAnsiTheme="minorHAnsi"/>
              <w:sz w:val="22"/>
              <w:lang w:val="en-US"/>
            </w:rPr>
          </w:pPr>
          <w:hyperlink w:anchor="_Toc312162656" w:history="1">
            <w:r w:rsidR="00FA7E62" w:rsidRPr="00384D80">
              <w:rPr>
                <w:rStyle w:val="Hyperlink"/>
                <w:lang w:val="en-US"/>
              </w:rPr>
              <w:t>7.2.1</w:t>
            </w:r>
            <w:r w:rsidR="00FA7E62">
              <w:rPr>
                <w:rFonts w:asciiTheme="minorHAnsi" w:eastAsiaTheme="minorEastAsia" w:hAnsiTheme="minorHAnsi"/>
                <w:sz w:val="22"/>
                <w:lang w:val="en-US"/>
              </w:rPr>
              <w:tab/>
            </w:r>
            <w:r w:rsidR="00FA7E62" w:rsidRPr="00384D80">
              <w:rPr>
                <w:rStyle w:val="Hyperlink"/>
                <w:lang w:val="en-US"/>
              </w:rPr>
              <w:t>Kiến trúc tổng quan framework</w:t>
            </w:r>
            <w:r w:rsidR="00FA7E62">
              <w:rPr>
                <w:webHidden/>
              </w:rPr>
              <w:tab/>
            </w:r>
            <w:r w:rsidR="00FA7E62">
              <w:rPr>
                <w:webHidden/>
              </w:rPr>
              <w:fldChar w:fldCharType="begin"/>
            </w:r>
            <w:r w:rsidR="00FA7E62">
              <w:rPr>
                <w:webHidden/>
              </w:rPr>
              <w:instrText xml:space="preserve"> PAGEREF _Toc312162656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DB29E9">
          <w:pPr>
            <w:pStyle w:val="TOC3"/>
            <w:tabs>
              <w:tab w:val="left" w:pos="1320"/>
              <w:tab w:val="right" w:leader="dot" w:pos="9017"/>
            </w:tabs>
            <w:rPr>
              <w:rFonts w:asciiTheme="minorHAnsi" w:eastAsiaTheme="minorEastAsia" w:hAnsiTheme="minorHAnsi"/>
              <w:sz w:val="22"/>
              <w:lang w:val="en-US"/>
            </w:rPr>
          </w:pPr>
          <w:hyperlink w:anchor="_Toc312162657" w:history="1">
            <w:r w:rsidR="00FA7E62" w:rsidRPr="00384D80">
              <w:rPr>
                <w:rStyle w:val="Hyperlink"/>
                <w:lang w:val="en-US"/>
              </w:rPr>
              <w:t>7.2.2</w:t>
            </w:r>
            <w:r w:rsidR="00FA7E62">
              <w:rPr>
                <w:rFonts w:asciiTheme="minorHAnsi" w:eastAsiaTheme="minorEastAsia" w:hAnsiTheme="minorHAnsi"/>
                <w:sz w:val="22"/>
                <w:lang w:val="en-US"/>
              </w:rPr>
              <w:tab/>
            </w:r>
            <w:r w:rsidR="00FA7E62" w:rsidRPr="00384D80">
              <w:rPr>
                <w:rStyle w:val="Hyperlink"/>
                <w:lang w:val="en-US"/>
              </w:rPr>
              <w:t>Giải pháp tổ chức và lưu trữ thông tin linh hoạt ứng dụng trong JobZoom framework</w:t>
            </w:r>
            <w:r w:rsidR="00FA7E62">
              <w:rPr>
                <w:webHidden/>
              </w:rPr>
              <w:tab/>
            </w:r>
            <w:r w:rsidR="00FA7E62">
              <w:rPr>
                <w:webHidden/>
              </w:rPr>
              <w:fldChar w:fldCharType="begin"/>
            </w:r>
            <w:r w:rsidR="00FA7E62">
              <w:rPr>
                <w:webHidden/>
              </w:rPr>
              <w:instrText xml:space="preserve"> PAGEREF _Toc312162657 \h </w:instrText>
            </w:r>
            <w:r w:rsidR="00FA7E62">
              <w:rPr>
                <w:webHidden/>
              </w:rPr>
            </w:r>
            <w:r w:rsidR="00FA7E62">
              <w:rPr>
                <w:webHidden/>
              </w:rPr>
              <w:fldChar w:fldCharType="separate"/>
            </w:r>
            <w:r w:rsidR="00FA7E62">
              <w:rPr>
                <w:webHidden/>
              </w:rPr>
              <w:t>76</w:t>
            </w:r>
            <w:r w:rsidR="00FA7E62">
              <w:rPr>
                <w:webHidden/>
              </w:rPr>
              <w:fldChar w:fldCharType="end"/>
            </w:r>
          </w:hyperlink>
        </w:p>
        <w:p w:rsidR="00FA7E62" w:rsidRDefault="00DB29E9">
          <w:pPr>
            <w:pStyle w:val="TOC3"/>
            <w:tabs>
              <w:tab w:val="left" w:pos="1320"/>
              <w:tab w:val="right" w:leader="dot" w:pos="9017"/>
            </w:tabs>
            <w:rPr>
              <w:rFonts w:asciiTheme="minorHAnsi" w:eastAsiaTheme="minorEastAsia" w:hAnsiTheme="minorHAnsi"/>
              <w:sz w:val="22"/>
              <w:lang w:val="en-US"/>
            </w:rPr>
          </w:pPr>
          <w:hyperlink w:anchor="_Toc312162658" w:history="1">
            <w:r w:rsidR="00FA7E62" w:rsidRPr="00384D80">
              <w:rPr>
                <w:rStyle w:val="Hyperlink"/>
                <w:lang w:val="en-US"/>
              </w:rPr>
              <w:t>7.2.3</w:t>
            </w:r>
            <w:r w:rsidR="00FA7E62">
              <w:rPr>
                <w:rFonts w:asciiTheme="minorHAnsi" w:eastAsiaTheme="minorEastAsia" w:hAnsiTheme="minorHAnsi"/>
                <w:sz w:val="22"/>
                <w:lang w:val="en-US"/>
              </w:rPr>
              <w:tab/>
            </w:r>
            <w:r w:rsidR="00FA7E62" w:rsidRPr="00384D80">
              <w:rPr>
                <w:rStyle w:val="Hyperlink"/>
                <w:lang w:val="en-US"/>
              </w:rPr>
              <w:t>Taxonomy - giải pháp ứng dụng cấu trúc phân loại và lưu trữ thông tin ứng dụng vào JobZoom framework</w:t>
            </w:r>
            <w:r w:rsidR="00FA7E62">
              <w:rPr>
                <w:webHidden/>
              </w:rPr>
              <w:tab/>
            </w:r>
            <w:r w:rsidR="00FA7E62">
              <w:rPr>
                <w:webHidden/>
              </w:rPr>
              <w:fldChar w:fldCharType="begin"/>
            </w:r>
            <w:r w:rsidR="00FA7E62">
              <w:rPr>
                <w:webHidden/>
              </w:rPr>
              <w:instrText xml:space="preserve"> PAGEREF _Toc312162658 \h </w:instrText>
            </w:r>
            <w:r w:rsidR="00FA7E62">
              <w:rPr>
                <w:webHidden/>
              </w:rPr>
            </w:r>
            <w:r w:rsidR="00FA7E62">
              <w:rPr>
                <w:webHidden/>
              </w:rPr>
              <w:fldChar w:fldCharType="separate"/>
            </w:r>
            <w:r w:rsidR="00FA7E62">
              <w:rPr>
                <w:webHidden/>
              </w:rPr>
              <w:t>80</w:t>
            </w:r>
            <w:r w:rsidR="00FA7E62">
              <w:rPr>
                <w:webHidden/>
              </w:rPr>
              <w:fldChar w:fldCharType="end"/>
            </w:r>
          </w:hyperlink>
        </w:p>
        <w:p w:rsidR="00FA7E62" w:rsidRDefault="00DB29E9">
          <w:pPr>
            <w:pStyle w:val="TOC3"/>
            <w:tabs>
              <w:tab w:val="left" w:pos="1320"/>
              <w:tab w:val="right" w:leader="dot" w:pos="9017"/>
            </w:tabs>
            <w:rPr>
              <w:rFonts w:asciiTheme="minorHAnsi" w:eastAsiaTheme="minorEastAsia" w:hAnsiTheme="minorHAnsi"/>
              <w:sz w:val="22"/>
              <w:lang w:val="en-US"/>
            </w:rPr>
          </w:pPr>
          <w:hyperlink w:anchor="_Toc312162659" w:history="1">
            <w:r w:rsidR="00FA7E62" w:rsidRPr="00384D80">
              <w:rPr>
                <w:rStyle w:val="Hyperlink"/>
                <w:lang w:val="en-US"/>
              </w:rPr>
              <w:t>7.2.4</w:t>
            </w:r>
            <w:r w:rsidR="00FA7E62">
              <w:rPr>
                <w:rFonts w:asciiTheme="minorHAnsi" w:eastAsiaTheme="minorEastAsia" w:hAnsiTheme="minorHAnsi"/>
                <w:sz w:val="22"/>
                <w:lang w:val="en-US"/>
              </w:rPr>
              <w:tab/>
            </w:r>
            <w:r w:rsidR="00FA7E62" w:rsidRPr="00384D80">
              <w:rPr>
                <w:rStyle w:val="Hyperlink"/>
                <w:lang w:val="en-US"/>
              </w:rPr>
              <w:t>Matching tool - Giải pháp độ tương quan giữa các Tag</w:t>
            </w:r>
            <w:r w:rsidR="00FA7E62">
              <w:rPr>
                <w:webHidden/>
              </w:rPr>
              <w:tab/>
            </w:r>
            <w:r w:rsidR="00FA7E62">
              <w:rPr>
                <w:webHidden/>
              </w:rPr>
              <w:fldChar w:fldCharType="begin"/>
            </w:r>
            <w:r w:rsidR="00FA7E62">
              <w:rPr>
                <w:webHidden/>
              </w:rPr>
              <w:instrText xml:space="preserve"> PAGEREF _Toc312162659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DB29E9">
          <w:pPr>
            <w:pStyle w:val="TOC3"/>
            <w:tabs>
              <w:tab w:val="left" w:pos="1320"/>
              <w:tab w:val="right" w:leader="dot" w:pos="9017"/>
            </w:tabs>
            <w:rPr>
              <w:rFonts w:asciiTheme="minorHAnsi" w:eastAsiaTheme="minorEastAsia" w:hAnsiTheme="minorHAnsi"/>
              <w:sz w:val="22"/>
              <w:lang w:val="en-US"/>
            </w:rPr>
          </w:pPr>
          <w:hyperlink w:anchor="_Toc312162660" w:history="1">
            <w:r w:rsidR="00FA7E62" w:rsidRPr="00384D80">
              <w:rPr>
                <w:rStyle w:val="Hyperlink"/>
                <w:lang w:val="en-US"/>
              </w:rPr>
              <w:t>7.2.5</w:t>
            </w:r>
            <w:r w:rsidR="00FA7E62">
              <w:rPr>
                <w:rFonts w:asciiTheme="minorHAnsi" w:eastAsiaTheme="minorEastAsia" w:hAnsiTheme="minorHAnsi"/>
                <w:sz w:val="22"/>
                <w:lang w:val="en-US"/>
              </w:rPr>
              <w:tab/>
            </w:r>
            <w:r w:rsidR="00FA7E62" w:rsidRPr="00384D80">
              <w:rPr>
                <w:rStyle w:val="Hyperlink"/>
                <w:lang w:val="en-US"/>
              </w:rPr>
              <w:t>Data Mining engine - giải pháp ứng dụng Decision Tree vào kiến trúc JobZoom framework</w:t>
            </w:r>
            <w:r w:rsidR="00FA7E62">
              <w:rPr>
                <w:webHidden/>
              </w:rPr>
              <w:tab/>
            </w:r>
            <w:r w:rsidR="00FA7E62">
              <w:rPr>
                <w:webHidden/>
              </w:rPr>
              <w:fldChar w:fldCharType="begin"/>
            </w:r>
            <w:r w:rsidR="00FA7E62">
              <w:rPr>
                <w:webHidden/>
              </w:rPr>
              <w:instrText xml:space="preserve"> PAGEREF _Toc312162660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DB29E9">
          <w:pPr>
            <w:pStyle w:val="TOC2"/>
            <w:tabs>
              <w:tab w:val="left" w:pos="880"/>
              <w:tab w:val="right" w:leader="dot" w:pos="9017"/>
            </w:tabs>
            <w:rPr>
              <w:rFonts w:asciiTheme="minorHAnsi" w:eastAsiaTheme="minorEastAsia" w:hAnsiTheme="minorHAnsi"/>
              <w:sz w:val="22"/>
              <w:lang w:val="en-US"/>
            </w:rPr>
          </w:pPr>
          <w:hyperlink w:anchor="_Toc312162661" w:history="1">
            <w:r w:rsidR="00FA7E62" w:rsidRPr="00384D80">
              <w:rPr>
                <w:rStyle w:val="Hyperlink"/>
                <w:lang w:val="en-US"/>
              </w:rPr>
              <w:t>7.3</w:t>
            </w:r>
            <w:r w:rsidR="00FA7E62">
              <w:rPr>
                <w:rFonts w:asciiTheme="minorHAnsi" w:eastAsiaTheme="minorEastAsia" w:hAnsiTheme="minorHAnsi"/>
                <w:sz w:val="22"/>
                <w:lang w:val="en-US"/>
              </w:rPr>
              <w:tab/>
            </w:r>
            <w:r w:rsidR="00FA7E62" w:rsidRPr="00384D80">
              <w:rPr>
                <w:rStyle w:val="Hyperlink"/>
                <w:lang w:val="en-US"/>
              </w:rPr>
              <w:t>So sánh Job Zoom với các website tìm việc hiện tại</w:t>
            </w:r>
            <w:r w:rsidR="00FA7E62">
              <w:rPr>
                <w:webHidden/>
              </w:rPr>
              <w:tab/>
            </w:r>
            <w:r w:rsidR="00FA7E62">
              <w:rPr>
                <w:webHidden/>
              </w:rPr>
              <w:fldChar w:fldCharType="begin"/>
            </w:r>
            <w:r w:rsidR="00FA7E62">
              <w:rPr>
                <w:webHidden/>
              </w:rPr>
              <w:instrText xml:space="preserve"> PAGEREF _Toc312162661 \h </w:instrText>
            </w:r>
            <w:r w:rsidR="00FA7E62">
              <w:rPr>
                <w:webHidden/>
              </w:rPr>
            </w:r>
            <w:r w:rsidR="00FA7E62">
              <w:rPr>
                <w:webHidden/>
              </w:rPr>
              <w:fldChar w:fldCharType="separate"/>
            </w:r>
            <w:r w:rsidR="00FA7E62">
              <w:rPr>
                <w:webHidden/>
              </w:rPr>
              <w:t>94</w:t>
            </w:r>
            <w:r w:rsidR="00FA7E62">
              <w:rPr>
                <w:webHidden/>
              </w:rPr>
              <w:fldChar w:fldCharType="end"/>
            </w:r>
          </w:hyperlink>
        </w:p>
        <w:p w:rsidR="00FA7E62" w:rsidRDefault="00DB29E9">
          <w:pPr>
            <w:pStyle w:val="TOC1"/>
            <w:tabs>
              <w:tab w:val="left" w:pos="480"/>
              <w:tab w:val="right" w:leader="dot" w:pos="9017"/>
            </w:tabs>
            <w:rPr>
              <w:rFonts w:asciiTheme="minorHAnsi" w:eastAsiaTheme="minorEastAsia" w:hAnsiTheme="minorHAnsi"/>
              <w:sz w:val="22"/>
              <w:lang w:val="en-US"/>
            </w:rPr>
          </w:pPr>
          <w:hyperlink w:anchor="_Toc312162662" w:history="1">
            <w:r w:rsidR="00FA7E62" w:rsidRPr="00384D80">
              <w:rPr>
                <w:rStyle w:val="Hyperlink"/>
                <w:lang w:val="en-US"/>
              </w:rPr>
              <w:t>8</w:t>
            </w:r>
            <w:r w:rsidR="00FA7E62">
              <w:rPr>
                <w:rFonts w:asciiTheme="minorHAnsi" w:eastAsiaTheme="minorEastAsia" w:hAnsiTheme="minorHAnsi"/>
                <w:sz w:val="22"/>
                <w:lang w:val="en-US"/>
              </w:rPr>
              <w:tab/>
            </w:r>
            <w:r w:rsidR="00FA7E62" w:rsidRPr="00384D80">
              <w:rPr>
                <w:rStyle w:val="Hyperlink"/>
                <w:lang w:val="en-US"/>
              </w:rPr>
              <w:t>Đánh giá và hướng phát triển</w:t>
            </w:r>
            <w:r w:rsidR="00FA7E62">
              <w:rPr>
                <w:webHidden/>
              </w:rPr>
              <w:tab/>
            </w:r>
            <w:r w:rsidR="00FA7E62">
              <w:rPr>
                <w:webHidden/>
              </w:rPr>
              <w:fldChar w:fldCharType="begin"/>
            </w:r>
            <w:r w:rsidR="00FA7E62">
              <w:rPr>
                <w:webHidden/>
              </w:rPr>
              <w:instrText xml:space="preserve"> PAGEREF _Toc312162662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DB29E9">
          <w:pPr>
            <w:pStyle w:val="TOC2"/>
            <w:tabs>
              <w:tab w:val="left" w:pos="880"/>
              <w:tab w:val="right" w:leader="dot" w:pos="9017"/>
            </w:tabs>
            <w:rPr>
              <w:rFonts w:asciiTheme="minorHAnsi" w:eastAsiaTheme="minorEastAsia" w:hAnsiTheme="minorHAnsi"/>
              <w:sz w:val="22"/>
              <w:lang w:val="en-US"/>
            </w:rPr>
          </w:pPr>
          <w:hyperlink w:anchor="_Toc312162663" w:history="1">
            <w:r w:rsidR="00FA7E62" w:rsidRPr="00384D80">
              <w:rPr>
                <w:rStyle w:val="Hyperlink"/>
                <w:lang w:val="en-US"/>
              </w:rPr>
              <w:t>8.1</w:t>
            </w:r>
            <w:r w:rsidR="00FA7E62">
              <w:rPr>
                <w:rFonts w:asciiTheme="minorHAnsi" w:eastAsiaTheme="minorEastAsia" w:hAnsiTheme="minorHAnsi"/>
                <w:sz w:val="22"/>
                <w:lang w:val="en-US"/>
              </w:rPr>
              <w:tab/>
            </w:r>
            <w:r w:rsidR="00FA7E62" w:rsidRPr="00384D80">
              <w:rPr>
                <w:rStyle w:val="Hyperlink"/>
                <w:lang w:val="en-US"/>
              </w:rPr>
              <w:t>Những điểm làm được</w:t>
            </w:r>
            <w:r w:rsidR="00FA7E62">
              <w:rPr>
                <w:webHidden/>
              </w:rPr>
              <w:tab/>
            </w:r>
            <w:r w:rsidR="00FA7E62">
              <w:rPr>
                <w:webHidden/>
              </w:rPr>
              <w:fldChar w:fldCharType="begin"/>
            </w:r>
            <w:r w:rsidR="00FA7E62">
              <w:rPr>
                <w:webHidden/>
              </w:rPr>
              <w:instrText xml:space="preserve"> PAGEREF _Toc312162663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DB29E9">
          <w:pPr>
            <w:pStyle w:val="TOC2"/>
            <w:tabs>
              <w:tab w:val="left" w:pos="880"/>
              <w:tab w:val="right" w:leader="dot" w:pos="9017"/>
            </w:tabs>
            <w:rPr>
              <w:rFonts w:asciiTheme="minorHAnsi" w:eastAsiaTheme="minorEastAsia" w:hAnsiTheme="minorHAnsi"/>
              <w:sz w:val="22"/>
              <w:lang w:val="en-US"/>
            </w:rPr>
          </w:pPr>
          <w:hyperlink w:anchor="_Toc312162664" w:history="1">
            <w:r w:rsidR="00FA7E62" w:rsidRPr="00384D80">
              <w:rPr>
                <w:rStyle w:val="Hyperlink"/>
                <w:lang w:val="en-US"/>
              </w:rPr>
              <w:t>8.2</w:t>
            </w:r>
            <w:r w:rsidR="00FA7E62">
              <w:rPr>
                <w:rFonts w:asciiTheme="minorHAnsi" w:eastAsiaTheme="minorEastAsia" w:hAnsiTheme="minorHAnsi"/>
                <w:sz w:val="22"/>
                <w:lang w:val="en-US"/>
              </w:rPr>
              <w:tab/>
            </w:r>
            <w:r w:rsidR="00FA7E62" w:rsidRPr="00384D80">
              <w:rPr>
                <w:rStyle w:val="Hyperlink"/>
                <w:lang w:val="en-US"/>
              </w:rPr>
              <w:t>Những điểm hạn chế</w:t>
            </w:r>
            <w:r w:rsidR="00FA7E62">
              <w:rPr>
                <w:webHidden/>
              </w:rPr>
              <w:tab/>
            </w:r>
            <w:r w:rsidR="00FA7E62">
              <w:rPr>
                <w:webHidden/>
              </w:rPr>
              <w:fldChar w:fldCharType="begin"/>
            </w:r>
            <w:r w:rsidR="00FA7E62">
              <w:rPr>
                <w:webHidden/>
              </w:rPr>
              <w:instrText xml:space="preserve"> PAGEREF _Toc312162664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DB29E9">
          <w:pPr>
            <w:pStyle w:val="TOC2"/>
            <w:tabs>
              <w:tab w:val="left" w:pos="880"/>
              <w:tab w:val="right" w:leader="dot" w:pos="9017"/>
            </w:tabs>
            <w:rPr>
              <w:rFonts w:asciiTheme="minorHAnsi" w:eastAsiaTheme="minorEastAsia" w:hAnsiTheme="minorHAnsi"/>
              <w:sz w:val="22"/>
              <w:lang w:val="en-US"/>
            </w:rPr>
          </w:pPr>
          <w:hyperlink w:anchor="_Toc312162665" w:history="1">
            <w:r w:rsidR="00FA7E62" w:rsidRPr="00384D80">
              <w:rPr>
                <w:rStyle w:val="Hyperlink"/>
                <w:lang w:val="en-US"/>
              </w:rPr>
              <w:t>8.3</w:t>
            </w:r>
            <w:r w:rsidR="00FA7E62">
              <w:rPr>
                <w:rFonts w:asciiTheme="minorHAnsi" w:eastAsiaTheme="minorEastAsia" w:hAnsiTheme="minorHAnsi"/>
                <w:sz w:val="22"/>
                <w:lang w:val="en-US"/>
              </w:rPr>
              <w:tab/>
            </w:r>
            <w:r w:rsidR="00FA7E62" w:rsidRPr="00384D80">
              <w:rPr>
                <w:rStyle w:val="Hyperlink"/>
                <w:lang w:val="en-US"/>
              </w:rPr>
              <w:t>Hướng phát triển</w:t>
            </w:r>
            <w:r w:rsidR="00FA7E62">
              <w:rPr>
                <w:webHidden/>
              </w:rPr>
              <w:tab/>
            </w:r>
            <w:r w:rsidR="00FA7E62">
              <w:rPr>
                <w:webHidden/>
              </w:rPr>
              <w:fldChar w:fldCharType="begin"/>
            </w:r>
            <w:r w:rsidR="00FA7E62">
              <w:rPr>
                <w:webHidden/>
              </w:rPr>
              <w:instrText xml:space="preserve"> PAGEREF _Toc312162665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DB29E9">
          <w:pPr>
            <w:pStyle w:val="TOC3"/>
            <w:tabs>
              <w:tab w:val="left" w:pos="1320"/>
              <w:tab w:val="right" w:leader="dot" w:pos="9017"/>
            </w:tabs>
            <w:rPr>
              <w:rFonts w:asciiTheme="minorHAnsi" w:eastAsiaTheme="minorEastAsia" w:hAnsiTheme="minorHAnsi"/>
              <w:sz w:val="22"/>
              <w:lang w:val="en-US"/>
            </w:rPr>
          </w:pPr>
          <w:hyperlink w:anchor="_Toc312162666" w:history="1">
            <w:r w:rsidR="00FA7E62" w:rsidRPr="00384D80">
              <w:rPr>
                <w:rStyle w:val="Hyperlink"/>
                <w:lang w:val="en-US"/>
              </w:rPr>
              <w:t>8.3.1</w:t>
            </w:r>
            <w:r w:rsidR="00FA7E62">
              <w:rPr>
                <w:rFonts w:asciiTheme="minorHAnsi" w:eastAsiaTheme="minorEastAsia" w:hAnsiTheme="minorHAnsi"/>
                <w:sz w:val="22"/>
                <w:lang w:val="en-US"/>
              </w:rPr>
              <w:tab/>
            </w:r>
            <w:r w:rsidR="00FA7E62" w:rsidRPr="00384D80">
              <w:rPr>
                <w:rStyle w:val="Hyperlink"/>
                <w:lang w:val="en-US"/>
              </w:rPr>
              <w:t>Xác thực độ tin cậy của CV và yêu cầu tuyển dụng</w:t>
            </w:r>
            <w:r w:rsidR="00FA7E62">
              <w:rPr>
                <w:webHidden/>
              </w:rPr>
              <w:tab/>
            </w:r>
            <w:r w:rsidR="00FA7E62">
              <w:rPr>
                <w:webHidden/>
              </w:rPr>
              <w:fldChar w:fldCharType="begin"/>
            </w:r>
            <w:r w:rsidR="00FA7E62">
              <w:rPr>
                <w:webHidden/>
              </w:rPr>
              <w:instrText xml:space="preserve"> PAGEREF _Toc312162666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DB29E9">
          <w:pPr>
            <w:pStyle w:val="TOC3"/>
            <w:tabs>
              <w:tab w:val="left" w:pos="1320"/>
              <w:tab w:val="right" w:leader="dot" w:pos="9017"/>
            </w:tabs>
            <w:rPr>
              <w:rFonts w:asciiTheme="minorHAnsi" w:eastAsiaTheme="minorEastAsia" w:hAnsiTheme="minorHAnsi"/>
              <w:sz w:val="22"/>
              <w:lang w:val="en-US"/>
            </w:rPr>
          </w:pPr>
          <w:hyperlink w:anchor="_Toc312162667" w:history="1">
            <w:r w:rsidR="00FA7E62" w:rsidRPr="00384D80">
              <w:rPr>
                <w:rStyle w:val="Hyperlink"/>
                <w:lang w:val="en-US"/>
              </w:rPr>
              <w:t>8.3.2</w:t>
            </w:r>
            <w:r w:rsidR="00FA7E62">
              <w:rPr>
                <w:rFonts w:asciiTheme="minorHAnsi" w:eastAsiaTheme="minorEastAsia" w:hAnsiTheme="minorHAnsi"/>
                <w:sz w:val="22"/>
                <w:lang w:val="en-US"/>
              </w:rPr>
              <w:tab/>
            </w:r>
            <w:r w:rsidR="00FA7E62" w:rsidRPr="00384D80">
              <w:rPr>
                <w:rStyle w:val="Hyperlink"/>
                <w:lang w:val="en-US"/>
              </w:rPr>
              <w:t>Phát triển Semantic web</w:t>
            </w:r>
            <w:r w:rsidR="00FA7E62">
              <w:rPr>
                <w:webHidden/>
              </w:rPr>
              <w:tab/>
            </w:r>
            <w:r w:rsidR="00FA7E62">
              <w:rPr>
                <w:webHidden/>
              </w:rPr>
              <w:fldChar w:fldCharType="begin"/>
            </w:r>
            <w:r w:rsidR="00FA7E62">
              <w:rPr>
                <w:webHidden/>
              </w:rPr>
              <w:instrText xml:space="preserve"> PAGEREF _Toc312162667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DB29E9">
          <w:pPr>
            <w:pStyle w:val="TOC3"/>
            <w:tabs>
              <w:tab w:val="left" w:pos="1320"/>
              <w:tab w:val="right" w:leader="dot" w:pos="9017"/>
            </w:tabs>
            <w:rPr>
              <w:rFonts w:asciiTheme="minorHAnsi" w:eastAsiaTheme="minorEastAsia" w:hAnsiTheme="minorHAnsi"/>
              <w:sz w:val="22"/>
              <w:lang w:val="en-US"/>
            </w:rPr>
          </w:pPr>
          <w:hyperlink w:anchor="_Toc312162668" w:history="1">
            <w:r w:rsidR="00FA7E62" w:rsidRPr="00384D80">
              <w:rPr>
                <w:rStyle w:val="Hyperlink"/>
                <w:lang w:val="en-US"/>
              </w:rPr>
              <w:t>8.3.3</w:t>
            </w:r>
            <w:r w:rsidR="00FA7E62">
              <w:rPr>
                <w:rFonts w:asciiTheme="minorHAnsi" w:eastAsiaTheme="minorEastAsia" w:hAnsiTheme="minorHAnsi"/>
                <w:sz w:val="22"/>
                <w:lang w:val="en-US"/>
              </w:rPr>
              <w:tab/>
            </w:r>
            <w:r w:rsidR="00FA7E62" w:rsidRPr="00384D80">
              <w:rPr>
                <w:rStyle w:val="Hyperlink"/>
                <w:lang w:val="en-US"/>
              </w:rPr>
              <w:t>Đánh trọng số cho các thuộc tính dựa vào độ sâu của taxonomy</w:t>
            </w:r>
            <w:r w:rsidR="00FA7E62">
              <w:rPr>
                <w:webHidden/>
              </w:rPr>
              <w:tab/>
            </w:r>
            <w:r w:rsidR="00FA7E62">
              <w:rPr>
                <w:webHidden/>
              </w:rPr>
              <w:fldChar w:fldCharType="begin"/>
            </w:r>
            <w:r w:rsidR="00FA7E62">
              <w:rPr>
                <w:webHidden/>
              </w:rPr>
              <w:instrText xml:space="preserve"> PAGEREF _Toc312162668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DB29E9">
          <w:pPr>
            <w:pStyle w:val="TOC3"/>
            <w:tabs>
              <w:tab w:val="left" w:pos="1320"/>
              <w:tab w:val="right" w:leader="dot" w:pos="9017"/>
            </w:tabs>
            <w:rPr>
              <w:rFonts w:asciiTheme="minorHAnsi" w:eastAsiaTheme="minorEastAsia" w:hAnsiTheme="minorHAnsi"/>
              <w:sz w:val="22"/>
              <w:lang w:val="en-US"/>
            </w:rPr>
          </w:pPr>
          <w:hyperlink w:anchor="_Toc312162669" w:history="1">
            <w:r w:rsidR="00FA7E62" w:rsidRPr="00384D80">
              <w:rPr>
                <w:rStyle w:val="Hyperlink"/>
                <w:lang w:val="en-US"/>
              </w:rPr>
              <w:t>8.3.4</w:t>
            </w:r>
            <w:r w:rsidR="00FA7E62">
              <w:rPr>
                <w:rFonts w:asciiTheme="minorHAnsi" w:eastAsiaTheme="minorEastAsia" w:hAnsiTheme="minorHAnsi"/>
                <w:sz w:val="22"/>
                <w:lang w:val="en-US"/>
              </w:rPr>
              <w:tab/>
            </w:r>
            <w:r w:rsidR="00FA7E62" w:rsidRPr="00384D80">
              <w:rPr>
                <w:rStyle w:val="Hyperlink"/>
                <w:lang w:val="en-US"/>
              </w:rPr>
              <w:t>Phân tán dữ liệu</w:t>
            </w:r>
            <w:r w:rsidR="00FA7E62">
              <w:rPr>
                <w:webHidden/>
              </w:rPr>
              <w:tab/>
            </w:r>
            <w:r w:rsidR="00FA7E62">
              <w:rPr>
                <w:webHidden/>
              </w:rPr>
              <w:fldChar w:fldCharType="begin"/>
            </w:r>
            <w:r w:rsidR="00FA7E62">
              <w:rPr>
                <w:webHidden/>
              </w:rPr>
              <w:instrText xml:space="preserve"> PAGEREF _Toc312162669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DB29E9">
          <w:pPr>
            <w:pStyle w:val="TOC3"/>
            <w:tabs>
              <w:tab w:val="left" w:pos="1320"/>
              <w:tab w:val="right" w:leader="dot" w:pos="9017"/>
            </w:tabs>
            <w:rPr>
              <w:rFonts w:asciiTheme="minorHAnsi" w:eastAsiaTheme="minorEastAsia" w:hAnsiTheme="minorHAnsi"/>
              <w:sz w:val="22"/>
              <w:lang w:val="en-US"/>
            </w:rPr>
          </w:pPr>
          <w:hyperlink w:anchor="_Toc312162670" w:history="1">
            <w:r w:rsidR="00FA7E62" w:rsidRPr="00384D80">
              <w:rPr>
                <w:rStyle w:val="Hyperlink"/>
                <w:lang w:val="en-US"/>
              </w:rPr>
              <w:t>8.3.5</w:t>
            </w:r>
            <w:r w:rsidR="00FA7E62">
              <w:rPr>
                <w:rFonts w:asciiTheme="minorHAnsi" w:eastAsiaTheme="minorEastAsia" w:hAnsiTheme="minorHAnsi"/>
                <w:sz w:val="22"/>
                <w:lang w:val="en-US"/>
              </w:rPr>
              <w:tab/>
            </w:r>
            <w:r w:rsidR="00FA7E62" w:rsidRPr="00384D80">
              <w:rPr>
                <w:rStyle w:val="Hyperlink"/>
                <w:lang w:val="en-US"/>
              </w:rPr>
              <w:t>Công cụ hỗ trợ lựa chọn ứng viên</w:t>
            </w:r>
            <w:r w:rsidR="00FA7E62">
              <w:rPr>
                <w:webHidden/>
              </w:rPr>
              <w:tab/>
            </w:r>
            <w:r w:rsidR="00FA7E62">
              <w:rPr>
                <w:webHidden/>
              </w:rPr>
              <w:fldChar w:fldCharType="begin"/>
            </w:r>
            <w:r w:rsidR="00FA7E62">
              <w:rPr>
                <w:webHidden/>
              </w:rPr>
              <w:instrText xml:space="preserve"> PAGEREF _Toc312162670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DB29E9">
          <w:pPr>
            <w:pStyle w:val="TOC3"/>
            <w:tabs>
              <w:tab w:val="left" w:pos="1320"/>
              <w:tab w:val="right" w:leader="dot" w:pos="9017"/>
            </w:tabs>
            <w:rPr>
              <w:rFonts w:asciiTheme="minorHAnsi" w:eastAsiaTheme="minorEastAsia" w:hAnsiTheme="minorHAnsi"/>
              <w:sz w:val="22"/>
              <w:lang w:val="en-US"/>
            </w:rPr>
          </w:pPr>
          <w:hyperlink w:anchor="_Toc312162671" w:history="1">
            <w:r w:rsidR="00FA7E62" w:rsidRPr="00384D80">
              <w:rPr>
                <w:rStyle w:val="Hyperlink"/>
                <w:lang w:val="en-US"/>
              </w:rPr>
              <w:t>8.3.6</w:t>
            </w:r>
            <w:r w:rsidR="00FA7E62">
              <w:rPr>
                <w:rFonts w:asciiTheme="minorHAnsi" w:eastAsiaTheme="minorEastAsia" w:hAnsiTheme="minorHAnsi"/>
                <w:sz w:val="22"/>
                <w:lang w:val="en-US"/>
              </w:rPr>
              <w:tab/>
            </w:r>
            <w:r w:rsidR="00FA7E62" w:rsidRPr="00384D80">
              <w:rPr>
                <w:rStyle w:val="Hyperlink"/>
                <w:lang w:val="en-US"/>
              </w:rPr>
              <w:t>Thu thập thông tin việc làm tự động</w:t>
            </w:r>
            <w:r w:rsidR="00FA7E62">
              <w:rPr>
                <w:webHidden/>
              </w:rPr>
              <w:tab/>
            </w:r>
            <w:r w:rsidR="00FA7E62">
              <w:rPr>
                <w:webHidden/>
              </w:rPr>
              <w:fldChar w:fldCharType="begin"/>
            </w:r>
            <w:r w:rsidR="00FA7E62">
              <w:rPr>
                <w:webHidden/>
              </w:rPr>
              <w:instrText xml:space="preserve"> PAGEREF _Toc312162671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DB29E9">
          <w:pPr>
            <w:pStyle w:val="TOC3"/>
            <w:tabs>
              <w:tab w:val="left" w:pos="1320"/>
              <w:tab w:val="right" w:leader="dot" w:pos="9017"/>
            </w:tabs>
            <w:rPr>
              <w:rFonts w:asciiTheme="minorHAnsi" w:eastAsiaTheme="minorEastAsia" w:hAnsiTheme="minorHAnsi"/>
              <w:sz w:val="22"/>
              <w:lang w:val="en-US"/>
            </w:rPr>
          </w:pPr>
          <w:hyperlink w:anchor="_Toc312162672" w:history="1">
            <w:r w:rsidR="00FA7E62" w:rsidRPr="00384D80">
              <w:rPr>
                <w:rStyle w:val="Hyperlink"/>
                <w:lang w:val="en-US"/>
              </w:rPr>
              <w:t>8.3.7</w:t>
            </w:r>
            <w:r w:rsidR="00FA7E62">
              <w:rPr>
                <w:rFonts w:asciiTheme="minorHAnsi" w:eastAsiaTheme="minorEastAsia" w:hAnsiTheme="minorHAnsi"/>
                <w:sz w:val="22"/>
                <w:lang w:val="en-US"/>
              </w:rPr>
              <w:tab/>
            </w:r>
            <w:r w:rsidR="00FA7E62" w:rsidRPr="00384D80">
              <w:rPr>
                <w:rStyle w:val="Hyperlink"/>
                <w:lang w:val="en-US"/>
              </w:rPr>
              <w:t>Áp dụng quy trình tuyển dụng vào hệ thống</w:t>
            </w:r>
            <w:r w:rsidR="00FA7E62">
              <w:rPr>
                <w:webHidden/>
              </w:rPr>
              <w:tab/>
            </w:r>
            <w:r w:rsidR="00FA7E62">
              <w:rPr>
                <w:webHidden/>
              </w:rPr>
              <w:fldChar w:fldCharType="begin"/>
            </w:r>
            <w:r w:rsidR="00FA7E62">
              <w:rPr>
                <w:webHidden/>
              </w:rPr>
              <w:instrText xml:space="preserve"> PAGEREF _Toc312162672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DB29E9">
          <w:pPr>
            <w:pStyle w:val="TOC1"/>
            <w:tabs>
              <w:tab w:val="right" w:leader="dot" w:pos="9017"/>
            </w:tabs>
            <w:rPr>
              <w:rFonts w:asciiTheme="minorHAnsi" w:eastAsiaTheme="minorEastAsia" w:hAnsiTheme="minorHAnsi"/>
              <w:sz w:val="22"/>
              <w:lang w:val="en-US"/>
            </w:rPr>
          </w:pPr>
          <w:hyperlink w:anchor="_Toc312162673" w:history="1">
            <w:r w:rsidR="00FA7E62" w:rsidRPr="00384D80">
              <w:rPr>
                <w:rStyle w:val="Hyperlink"/>
              </w:rPr>
              <w:t>TÀI LIỆU THAM KHẢO</w:t>
            </w:r>
            <w:r w:rsidR="00FA7E62">
              <w:rPr>
                <w:webHidden/>
              </w:rPr>
              <w:tab/>
            </w:r>
            <w:r w:rsidR="00FA7E62">
              <w:rPr>
                <w:webHidden/>
              </w:rPr>
              <w:fldChar w:fldCharType="begin"/>
            </w:r>
            <w:r w:rsidR="00FA7E62">
              <w:rPr>
                <w:webHidden/>
              </w:rPr>
              <w:instrText xml:space="preserve"> PAGEREF _Toc312162673 \h </w:instrText>
            </w:r>
            <w:r w:rsidR="00FA7E62">
              <w:rPr>
                <w:webHidden/>
              </w:rPr>
            </w:r>
            <w:r w:rsidR="00FA7E62">
              <w:rPr>
                <w:webHidden/>
              </w:rPr>
              <w:fldChar w:fldCharType="separate"/>
            </w:r>
            <w:r w:rsidR="00FA7E62">
              <w:rPr>
                <w:webHidden/>
              </w:rPr>
              <w:t>98</w:t>
            </w:r>
            <w:r w:rsidR="00FA7E62">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162599"/>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162713" w:history="1">
        <w:r w:rsidR="00FA7E62" w:rsidRPr="00CA034C">
          <w:rPr>
            <w:rStyle w:val="Hyperlink"/>
          </w:rPr>
          <w:t>Hình 1</w:t>
        </w:r>
        <w:r w:rsidR="00FA7E62" w:rsidRPr="00CA034C">
          <w:rPr>
            <w:rStyle w:val="Hyperlink"/>
            <w:lang w:val="en-US"/>
          </w:rPr>
          <w:t>. Tổ chức thông tin dạng cấu trúc tương tự nhau có thể so khớp</w:t>
        </w:r>
        <w:r w:rsidR="00FA7E62">
          <w:rPr>
            <w:webHidden/>
          </w:rPr>
          <w:tab/>
        </w:r>
        <w:r w:rsidR="00FA7E62">
          <w:rPr>
            <w:webHidden/>
          </w:rPr>
          <w:fldChar w:fldCharType="begin"/>
        </w:r>
        <w:r w:rsidR="00FA7E62">
          <w:rPr>
            <w:webHidden/>
          </w:rPr>
          <w:instrText xml:space="preserve"> PAGEREF _Toc312162713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DB29E9">
      <w:pPr>
        <w:pStyle w:val="TableofFigures"/>
        <w:tabs>
          <w:tab w:val="right" w:leader="dot" w:pos="9017"/>
        </w:tabs>
        <w:rPr>
          <w:rFonts w:asciiTheme="minorHAnsi" w:eastAsiaTheme="minorEastAsia" w:hAnsiTheme="minorHAnsi"/>
          <w:sz w:val="22"/>
          <w:lang w:val="en-US"/>
        </w:rPr>
      </w:pPr>
      <w:hyperlink w:anchor="_Toc312162714" w:history="1">
        <w:r w:rsidR="00FA7E62" w:rsidRPr="00CA034C">
          <w:rPr>
            <w:rStyle w:val="Hyperlink"/>
          </w:rPr>
          <w:t>Hình 2</w:t>
        </w:r>
        <w:r w:rsidR="00FA7E62" w:rsidRPr="00CA034C">
          <w:rPr>
            <w:rStyle w:val="Hyperlink"/>
            <w:lang w:val="en-US"/>
          </w:rPr>
          <w:t>. Ví dụ về một taxonomy có cấu trúc đơn giản</w:t>
        </w:r>
        <w:r w:rsidR="00FA7E62">
          <w:rPr>
            <w:webHidden/>
          </w:rPr>
          <w:tab/>
        </w:r>
        <w:r w:rsidR="00FA7E62">
          <w:rPr>
            <w:webHidden/>
          </w:rPr>
          <w:fldChar w:fldCharType="begin"/>
        </w:r>
        <w:r w:rsidR="00FA7E62">
          <w:rPr>
            <w:webHidden/>
          </w:rPr>
          <w:instrText xml:space="preserve"> PAGEREF _Toc312162714 \h </w:instrText>
        </w:r>
        <w:r w:rsidR="00FA7E62">
          <w:rPr>
            <w:webHidden/>
          </w:rPr>
        </w:r>
        <w:r w:rsidR="00FA7E62">
          <w:rPr>
            <w:webHidden/>
          </w:rPr>
          <w:fldChar w:fldCharType="separate"/>
        </w:r>
        <w:r w:rsidR="00FA7E62">
          <w:rPr>
            <w:webHidden/>
          </w:rPr>
          <w:t>16</w:t>
        </w:r>
        <w:r w:rsidR="00FA7E62">
          <w:rPr>
            <w:webHidden/>
          </w:rPr>
          <w:fldChar w:fldCharType="end"/>
        </w:r>
      </w:hyperlink>
    </w:p>
    <w:p w:rsidR="00FA7E62" w:rsidRDefault="00DB29E9">
      <w:pPr>
        <w:pStyle w:val="TableofFigures"/>
        <w:tabs>
          <w:tab w:val="right" w:leader="dot" w:pos="9017"/>
        </w:tabs>
        <w:rPr>
          <w:rFonts w:asciiTheme="minorHAnsi" w:eastAsiaTheme="minorEastAsia" w:hAnsiTheme="minorHAnsi"/>
          <w:sz w:val="22"/>
          <w:lang w:val="en-US"/>
        </w:rPr>
      </w:pPr>
      <w:hyperlink w:anchor="_Toc312162715" w:history="1">
        <w:r w:rsidR="00FA7E62" w:rsidRPr="00CA034C">
          <w:rPr>
            <w:rStyle w:val="Hyperlink"/>
          </w:rPr>
          <w:t>Hình 3</w:t>
        </w:r>
        <w:r w:rsidR="00FA7E62" w:rsidRPr="00CA034C">
          <w:rPr>
            <w:rStyle w:val="Hyperlink"/>
            <w:lang w:val="en-US"/>
          </w:rPr>
          <w:t>. Ví dụ về flat taxonomy</w:t>
        </w:r>
        <w:r w:rsidR="00FA7E62">
          <w:rPr>
            <w:webHidden/>
          </w:rPr>
          <w:tab/>
        </w:r>
        <w:r w:rsidR="00FA7E62">
          <w:rPr>
            <w:webHidden/>
          </w:rPr>
          <w:fldChar w:fldCharType="begin"/>
        </w:r>
        <w:r w:rsidR="00FA7E62">
          <w:rPr>
            <w:webHidden/>
          </w:rPr>
          <w:instrText xml:space="preserve"> PAGEREF _Toc312162715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DB29E9">
      <w:pPr>
        <w:pStyle w:val="TableofFigures"/>
        <w:tabs>
          <w:tab w:val="right" w:leader="dot" w:pos="9017"/>
        </w:tabs>
        <w:rPr>
          <w:rFonts w:asciiTheme="minorHAnsi" w:eastAsiaTheme="minorEastAsia" w:hAnsiTheme="minorHAnsi"/>
          <w:sz w:val="22"/>
          <w:lang w:val="en-US"/>
        </w:rPr>
      </w:pPr>
      <w:hyperlink w:anchor="_Toc312162716" w:history="1">
        <w:r w:rsidR="00FA7E62" w:rsidRPr="00CA034C">
          <w:rPr>
            <w:rStyle w:val="Hyperlink"/>
          </w:rPr>
          <w:t>Hình 4</w:t>
        </w:r>
        <w:r w:rsidR="00FA7E62" w:rsidRPr="00CA034C">
          <w:rPr>
            <w:rStyle w:val="Hyperlink"/>
            <w:lang w:val="en-US"/>
          </w:rPr>
          <w:t>. Ví dụ về hierarchical taxonomy</w:t>
        </w:r>
        <w:r w:rsidR="00FA7E62">
          <w:rPr>
            <w:webHidden/>
          </w:rPr>
          <w:tab/>
        </w:r>
        <w:r w:rsidR="00FA7E62">
          <w:rPr>
            <w:webHidden/>
          </w:rPr>
          <w:fldChar w:fldCharType="begin"/>
        </w:r>
        <w:r w:rsidR="00FA7E62">
          <w:rPr>
            <w:webHidden/>
          </w:rPr>
          <w:instrText xml:space="preserve"> PAGEREF _Toc312162716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DB29E9">
      <w:pPr>
        <w:pStyle w:val="TableofFigures"/>
        <w:tabs>
          <w:tab w:val="right" w:leader="dot" w:pos="9017"/>
        </w:tabs>
        <w:rPr>
          <w:rFonts w:asciiTheme="minorHAnsi" w:eastAsiaTheme="minorEastAsia" w:hAnsiTheme="minorHAnsi"/>
          <w:sz w:val="22"/>
          <w:lang w:val="en-US"/>
        </w:rPr>
      </w:pPr>
      <w:hyperlink w:anchor="_Toc312162717" w:history="1">
        <w:r w:rsidR="00FA7E62" w:rsidRPr="00CA034C">
          <w:rPr>
            <w:rStyle w:val="Hyperlink"/>
          </w:rPr>
          <w:t>Hình 5</w:t>
        </w:r>
        <w:r w:rsidR="00FA7E62" w:rsidRPr="00CA034C">
          <w:rPr>
            <w:rStyle w:val="Hyperlink"/>
            <w:lang w:val="en-US"/>
          </w:rPr>
          <w:t>. Ví dụ về faceted taxonomy</w:t>
        </w:r>
        <w:r w:rsidR="00FA7E62">
          <w:rPr>
            <w:webHidden/>
          </w:rPr>
          <w:tab/>
        </w:r>
        <w:r w:rsidR="00FA7E62">
          <w:rPr>
            <w:webHidden/>
          </w:rPr>
          <w:fldChar w:fldCharType="begin"/>
        </w:r>
        <w:r w:rsidR="00FA7E62">
          <w:rPr>
            <w:webHidden/>
          </w:rPr>
          <w:instrText xml:space="preserve"> PAGEREF _Toc312162717 \h </w:instrText>
        </w:r>
        <w:r w:rsidR="00FA7E62">
          <w:rPr>
            <w:webHidden/>
          </w:rPr>
        </w:r>
        <w:r w:rsidR="00FA7E62">
          <w:rPr>
            <w:webHidden/>
          </w:rPr>
          <w:fldChar w:fldCharType="separate"/>
        </w:r>
        <w:r w:rsidR="00FA7E62">
          <w:rPr>
            <w:webHidden/>
          </w:rPr>
          <w:t>18</w:t>
        </w:r>
        <w:r w:rsidR="00FA7E62">
          <w:rPr>
            <w:webHidden/>
          </w:rPr>
          <w:fldChar w:fldCharType="end"/>
        </w:r>
      </w:hyperlink>
    </w:p>
    <w:p w:rsidR="00FA7E62" w:rsidRDefault="00DB29E9">
      <w:pPr>
        <w:pStyle w:val="TableofFigures"/>
        <w:tabs>
          <w:tab w:val="right" w:leader="dot" w:pos="9017"/>
        </w:tabs>
        <w:rPr>
          <w:rFonts w:asciiTheme="minorHAnsi" w:eastAsiaTheme="minorEastAsia" w:hAnsiTheme="minorHAnsi"/>
          <w:sz w:val="22"/>
          <w:lang w:val="en-US"/>
        </w:rPr>
      </w:pPr>
      <w:hyperlink w:anchor="_Toc312162718" w:history="1">
        <w:r w:rsidR="00FA7E62" w:rsidRPr="00CA034C">
          <w:rPr>
            <w:rStyle w:val="Hyperlink"/>
          </w:rPr>
          <w:t>Hình 6</w:t>
        </w:r>
        <w:r w:rsidR="00FA7E62" w:rsidRPr="00CA034C">
          <w:rPr>
            <w:rStyle w:val="Hyperlink"/>
            <w:lang w:val="en-US"/>
          </w:rPr>
          <w:t>. Ví dụ về network taxonomy</w:t>
        </w:r>
        <w:r w:rsidR="00FA7E62">
          <w:rPr>
            <w:webHidden/>
          </w:rPr>
          <w:tab/>
        </w:r>
        <w:r w:rsidR="00FA7E62">
          <w:rPr>
            <w:webHidden/>
          </w:rPr>
          <w:fldChar w:fldCharType="begin"/>
        </w:r>
        <w:r w:rsidR="00FA7E62">
          <w:rPr>
            <w:webHidden/>
          </w:rPr>
          <w:instrText xml:space="preserve"> PAGEREF _Toc312162718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DB29E9">
      <w:pPr>
        <w:pStyle w:val="TableofFigures"/>
        <w:tabs>
          <w:tab w:val="right" w:leader="dot" w:pos="9017"/>
        </w:tabs>
        <w:rPr>
          <w:rFonts w:asciiTheme="minorHAnsi" w:eastAsiaTheme="minorEastAsia" w:hAnsiTheme="minorHAnsi"/>
          <w:sz w:val="22"/>
          <w:lang w:val="en-US"/>
        </w:rPr>
      </w:pPr>
      <w:hyperlink w:anchor="_Toc312162719" w:history="1">
        <w:r w:rsidR="00FA7E62" w:rsidRPr="00CA034C">
          <w:rPr>
            <w:rStyle w:val="Hyperlink"/>
          </w:rPr>
          <w:t>Hình 7. Ví dụ về cây quyết định</w:t>
        </w:r>
        <w:r w:rsidR="00FA7E62">
          <w:rPr>
            <w:webHidden/>
          </w:rPr>
          <w:tab/>
        </w:r>
        <w:r w:rsidR="00FA7E62">
          <w:rPr>
            <w:webHidden/>
          </w:rPr>
          <w:fldChar w:fldCharType="begin"/>
        </w:r>
        <w:r w:rsidR="00FA7E62">
          <w:rPr>
            <w:webHidden/>
          </w:rPr>
          <w:instrText xml:space="preserve"> PAGEREF _Toc312162719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DB29E9">
      <w:pPr>
        <w:pStyle w:val="TableofFigures"/>
        <w:tabs>
          <w:tab w:val="right" w:leader="dot" w:pos="9017"/>
        </w:tabs>
        <w:rPr>
          <w:rFonts w:asciiTheme="minorHAnsi" w:eastAsiaTheme="minorEastAsia" w:hAnsiTheme="minorHAnsi"/>
          <w:sz w:val="22"/>
          <w:lang w:val="en-US"/>
        </w:rPr>
      </w:pPr>
      <w:hyperlink w:anchor="_Toc312162720" w:history="1">
        <w:r w:rsidR="00FA7E62" w:rsidRPr="00CA034C">
          <w:rPr>
            <w:rStyle w:val="Hyperlink"/>
          </w:rPr>
          <w:t>Hình 8</w:t>
        </w:r>
        <w:r w:rsidR="00FA7E62" w:rsidRPr="00CA034C">
          <w:rPr>
            <w:rStyle w:val="Hyperlink"/>
            <w:lang w:val="en-US"/>
          </w:rPr>
          <w:t>. Phân chia bảng D thành những tập con S</w:t>
        </w:r>
        <w:r w:rsidR="00FA7E62" w:rsidRPr="00CA034C">
          <w:rPr>
            <w:rStyle w:val="Hyperlink"/>
            <w:vertAlign w:val="subscript"/>
            <w:lang w:val="en-US"/>
          </w:rPr>
          <w:t>i</w:t>
        </w:r>
        <w:r w:rsidR="00FA7E62">
          <w:rPr>
            <w:webHidden/>
          </w:rPr>
          <w:tab/>
        </w:r>
        <w:r w:rsidR="00FA7E62">
          <w:rPr>
            <w:webHidden/>
          </w:rPr>
          <w:fldChar w:fldCharType="begin"/>
        </w:r>
        <w:r w:rsidR="00FA7E62">
          <w:rPr>
            <w:webHidden/>
          </w:rPr>
          <w:instrText xml:space="preserve"> PAGEREF _Toc312162720 \h </w:instrText>
        </w:r>
        <w:r w:rsidR="00FA7E62">
          <w:rPr>
            <w:webHidden/>
          </w:rPr>
        </w:r>
        <w:r w:rsidR="00FA7E62">
          <w:rPr>
            <w:webHidden/>
          </w:rPr>
          <w:fldChar w:fldCharType="separate"/>
        </w:r>
        <w:r w:rsidR="00FA7E62">
          <w:rPr>
            <w:webHidden/>
          </w:rPr>
          <w:t>26</w:t>
        </w:r>
        <w:r w:rsidR="00FA7E62">
          <w:rPr>
            <w:webHidden/>
          </w:rPr>
          <w:fldChar w:fldCharType="end"/>
        </w:r>
      </w:hyperlink>
    </w:p>
    <w:p w:rsidR="00FA7E62" w:rsidRDefault="00DB29E9">
      <w:pPr>
        <w:pStyle w:val="TableofFigures"/>
        <w:tabs>
          <w:tab w:val="right" w:leader="dot" w:pos="9017"/>
        </w:tabs>
        <w:rPr>
          <w:rFonts w:asciiTheme="minorHAnsi" w:eastAsiaTheme="minorEastAsia" w:hAnsiTheme="minorHAnsi"/>
          <w:sz w:val="22"/>
          <w:lang w:val="en-US"/>
        </w:rPr>
      </w:pPr>
      <w:hyperlink w:anchor="_Toc312162721" w:history="1">
        <w:r w:rsidR="00FA7E62" w:rsidRPr="00CA034C">
          <w:rPr>
            <w:rStyle w:val="Hyperlink"/>
          </w:rPr>
          <w:t>Hình 9</w:t>
        </w:r>
        <w:r w:rsidR="00FA7E62" w:rsidRPr="00CA034C">
          <w:rPr>
            <w:rStyle w:val="Hyperlink"/>
            <w:lang w:val="en-US"/>
          </w:rPr>
          <w:t>. Phân chia S</w:t>
        </w:r>
        <w:r w:rsidR="00FA7E62" w:rsidRPr="00CA034C">
          <w:rPr>
            <w:rStyle w:val="Hyperlink"/>
            <w:vertAlign w:val="subscript"/>
            <w:lang w:val="en-US"/>
          </w:rPr>
          <w:t>i</w:t>
        </w:r>
        <w:r w:rsidR="00FA7E62" w:rsidRPr="00CA034C">
          <w:rPr>
            <w:rStyle w:val="Hyperlink"/>
            <w:lang w:val="en-US"/>
          </w:rPr>
          <w:t xml:space="preserve"> dựa vào phân lớp</w:t>
        </w:r>
        <w:r w:rsidR="00FA7E62">
          <w:rPr>
            <w:webHidden/>
          </w:rPr>
          <w:tab/>
        </w:r>
        <w:r w:rsidR="00FA7E62">
          <w:rPr>
            <w:webHidden/>
          </w:rPr>
          <w:fldChar w:fldCharType="begin"/>
        </w:r>
        <w:r w:rsidR="00FA7E62">
          <w:rPr>
            <w:webHidden/>
          </w:rPr>
          <w:instrText xml:space="preserve"> PAGEREF _Toc312162721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DB29E9">
      <w:pPr>
        <w:pStyle w:val="TableofFigures"/>
        <w:tabs>
          <w:tab w:val="right" w:leader="dot" w:pos="9017"/>
        </w:tabs>
        <w:rPr>
          <w:rFonts w:asciiTheme="minorHAnsi" w:eastAsiaTheme="minorEastAsia" w:hAnsiTheme="minorHAnsi"/>
          <w:sz w:val="22"/>
          <w:lang w:val="en-US"/>
        </w:rPr>
      </w:pPr>
      <w:hyperlink w:anchor="_Toc312162722" w:history="1">
        <w:r w:rsidR="00FA7E62" w:rsidRPr="00CA034C">
          <w:rPr>
            <w:rStyle w:val="Hyperlink"/>
          </w:rPr>
          <w:t>Hình 10</w:t>
        </w:r>
        <w:r w:rsidR="00FA7E62" w:rsidRPr="00CA034C">
          <w:rPr>
            <w:rStyle w:val="Hyperlink"/>
            <w:lang w:val="en-US"/>
          </w:rPr>
          <w:t>. Độ lợi thông tin thuộc tính Travel cost/Km</w:t>
        </w:r>
        <w:r w:rsidR="00FA7E62">
          <w:rPr>
            <w:webHidden/>
          </w:rPr>
          <w:tab/>
        </w:r>
        <w:r w:rsidR="00FA7E62">
          <w:rPr>
            <w:webHidden/>
          </w:rPr>
          <w:fldChar w:fldCharType="begin"/>
        </w:r>
        <w:r w:rsidR="00FA7E62">
          <w:rPr>
            <w:webHidden/>
          </w:rPr>
          <w:instrText xml:space="preserve"> PAGEREF _Toc312162722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DB29E9">
      <w:pPr>
        <w:pStyle w:val="TableofFigures"/>
        <w:tabs>
          <w:tab w:val="right" w:leader="dot" w:pos="9017"/>
        </w:tabs>
        <w:rPr>
          <w:rFonts w:asciiTheme="minorHAnsi" w:eastAsiaTheme="minorEastAsia" w:hAnsiTheme="minorHAnsi"/>
          <w:sz w:val="22"/>
          <w:lang w:val="en-US"/>
        </w:rPr>
      </w:pPr>
      <w:hyperlink w:anchor="_Toc312162723" w:history="1">
        <w:r w:rsidR="00FA7E62" w:rsidRPr="00CA034C">
          <w:rPr>
            <w:rStyle w:val="Hyperlink"/>
          </w:rPr>
          <w:t>Hình 11</w:t>
        </w:r>
        <w:r w:rsidR="00FA7E62" w:rsidRPr="00CA034C">
          <w:rPr>
            <w:rStyle w:val="Hyperlink"/>
            <w:lang w:val="en-US"/>
          </w:rPr>
          <w:t xml:space="preserve">. Độ lợi thông tin các thuộc tính còn lại trong </w:t>
        </w:r>
        <w:r w:rsidR="00FA7E62" w:rsidRPr="00CA034C">
          <w:rPr>
            <w:rStyle w:val="Hyperlink"/>
          </w:rPr>
          <w:t>Bảng 1</w:t>
        </w:r>
        <w:r w:rsidR="00FA7E62">
          <w:rPr>
            <w:webHidden/>
          </w:rPr>
          <w:tab/>
        </w:r>
        <w:r w:rsidR="00FA7E62">
          <w:rPr>
            <w:webHidden/>
          </w:rPr>
          <w:fldChar w:fldCharType="begin"/>
        </w:r>
        <w:r w:rsidR="00FA7E62">
          <w:rPr>
            <w:webHidden/>
          </w:rPr>
          <w:instrText xml:space="preserve"> PAGEREF _Toc312162723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DB29E9">
      <w:pPr>
        <w:pStyle w:val="TableofFigures"/>
        <w:tabs>
          <w:tab w:val="right" w:leader="dot" w:pos="9017"/>
        </w:tabs>
        <w:rPr>
          <w:rFonts w:asciiTheme="minorHAnsi" w:eastAsiaTheme="minorEastAsia" w:hAnsiTheme="minorHAnsi"/>
          <w:sz w:val="22"/>
          <w:lang w:val="en-US"/>
        </w:rPr>
      </w:pPr>
      <w:hyperlink w:anchor="_Toc312162724" w:history="1">
        <w:r w:rsidR="00FA7E62" w:rsidRPr="00CA034C">
          <w:rPr>
            <w:rStyle w:val="Hyperlink"/>
          </w:rPr>
          <w:t>Hình 12</w:t>
        </w:r>
        <w:r w:rsidR="00FA7E62" w:rsidRPr="00CA034C">
          <w:rPr>
            <w:rStyle w:val="Hyperlink"/>
            <w:lang w:val="en-US"/>
          </w:rPr>
          <w:t>. Node gốc của cây quyết định sau lần lặp đầu tiên</w:t>
        </w:r>
        <w:r w:rsidR="00FA7E62">
          <w:rPr>
            <w:webHidden/>
          </w:rPr>
          <w:tab/>
        </w:r>
        <w:r w:rsidR="00FA7E62">
          <w:rPr>
            <w:webHidden/>
          </w:rPr>
          <w:fldChar w:fldCharType="begin"/>
        </w:r>
        <w:r w:rsidR="00FA7E62">
          <w:rPr>
            <w:webHidden/>
          </w:rPr>
          <w:instrText xml:space="preserve"> PAGEREF _Toc312162724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DB29E9">
      <w:pPr>
        <w:pStyle w:val="TableofFigures"/>
        <w:tabs>
          <w:tab w:val="right" w:leader="dot" w:pos="9017"/>
        </w:tabs>
        <w:rPr>
          <w:rFonts w:asciiTheme="minorHAnsi" w:eastAsiaTheme="minorEastAsia" w:hAnsiTheme="minorHAnsi"/>
          <w:sz w:val="22"/>
          <w:lang w:val="en-US"/>
        </w:rPr>
      </w:pPr>
      <w:hyperlink w:anchor="_Toc312162725" w:history="1">
        <w:r w:rsidR="00FA7E62" w:rsidRPr="00CA034C">
          <w:rPr>
            <w:rStyle w:val="Hyperlink"/>
          </w:rPr>
          <w:t>Hình 13</w:t>
        </w:r>
        <w:r w:rsidR="00FA7E62" w:rsidRPr="00CA034C">
          <w:rPr>
            <w:rStyle w:val="Hyperlink"/>
            <w:lang w:val="en-US"/>
          </w:rPr>
          <w:t>. Bảng D được phân chia sau lần lặp đầu tiên</w:t>
        </w:r>
        <w:r w:rsidR="00FA7E62">
          <w:rPr>
            <w:webHidden/>
          </w:rPr>
          <w:tab/>
        </w:r>
        <w:r w:rsidR="00FA7E62">
          <w:rPr>
            <w:webHidden/>
          </w:rPr>
          <w:fldChar w:fldCharType="begin"/>
        </w:r>
        <w:r w:rsidR="00FA7E62">
          <w:rPr>
            <w:webHidden/>
          </w:rPr>
          <w:instrText xml:space="preserve"> PAGEREF _Toc312162725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DB29E9">
      <w:pPr>
        <w:pStyle w:val="TableofFigures"/>
        <w:tabs>
          <w:tab w:val="right" w:leader="dot" w:pos="9017"/>
        </w:tabs>
        <w:rPr>
          <w:rFonts w:asciiTheme="minorHAnsi" w:eastAsiaTheme="minorEastAsia" w:hAnsiTheme="minorHAnsi"/>
          <w:sz w:val="22"/>
          <w:lang w:val="en-US"/>
        </w:rPr>
      </w:pPr>
      <w:hyperlink w:anchor="_Toc312162726" w:history="1">
        <w:r w:rsidR="00FA7E62" w:rsidRPr="00CA034C">
          <w:rPr>
            <w:rStyle w:val="Hyperlink"/>
          </w:rPr>
          <w:t>Hình 14</w:t>
        </w:r>
        <w:r w:rsidR="00FA7E62" w:rsidRPr="00CA034C">
          <w:rPr>
            <w:rStyle w:val="Hyperlink"/>
            <w:lang w:val="en-US"/>
          </w:rPr>
          <w:t>. Cây quyết định sau lần lặp đầu tiên</w:t>
        </w:r>
        <w:r w:rsidR="00FA7E62">
          <w:rPr>
            <w:webHidden/>
          </w:rPr>
          <w:tab/>
        </w:r>
        <w:r w:rsidR="00FA7E62">
          <w:rPr>
            <w:webHidden/>
          </w:rPr>
          <w:fldChar w:fldCharType="begin"/>
        </w:r>
        <w:r w:rsidR="00FA7E62">
          <w:rPr>
            <w:webHidden/>
          </w:rPr>
          <w:instrText xml:space="preserve"> PAGEREF _Toc312162726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DB29E9">
      <w:pPr>
        <w:pStyle w:val="TableofFigures"/>
        <w:tabs>
          <w:tab w:val="right" w:leader="dot" w:pos="9017"/>
        </w:tabs>
        <w:rPr>
          <w:rFonts w:asciiTheme="minorHAnsi" w:eastAsiaTheme="minorEastAsia" w:hAnsiTheme="minorHAnsi"/>
          <w:sz w:val="22"/>
          <w:lang w:val="en-US"/>
        </w:rPr>
      </w:pPr>
      <w:hyperlink w:anchor="_Toc312162727" w:history="1">
        <w:r w:rsidR="00FA7E62" w:rsidRPr="00CA034C">
          <w:rPr>
            <w:rStyle w:val="Hyperlink"/>
          </w:rPr>
          <w:t>Hình 15</w:t>
        </w:r>
        <w:r w:rsidR="00FA7E62" w:rsidRPr="00CA034C">
          <w:rPr>
            <w:rStyle w:val="Hyperlink"/>
            <w:lang w:val="en-US"/>
          </w:rPr>
          <w:t>. Dữ liệu cho lần phân lớp thứ 2</w:t>
        </w:r>
        <w:r w:rsidR="00FA7E62">
          <w:rPr>
            <w:webHidden/>
          </w:rPr>
          <w:tab/>
        </w:r>
        <w:r w:rsidR="00FA7E62">
          <w:rPr>
            <w:webHidden/>
          </w:rPr>
          <w:fldChar w:fldCharType="begin"/>
        </w:r>
        <w:r w:rsidR="00FA7E62">
          <w:rPr>
            <w:webHidden/>
          </w:rPr>
          <w:instrText xml:space="preserve"> PAGEREF _Toc312162727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DB29E9">
      <w:pPr>
        <w:pStyle w:val="TableofFigures"/>
        <w:tabs>
          <w:tab w:val="right" w:leader="dot" w:pos="9017"/>
        </w:tabs>
        <w:rPr>
          <w:rFonts w:asciiTheme="minorHAnsi" w:eastAsiaTheme="minorEastAsia" w:hAnsiTheme="minorHAnsi"/>
          <w:sz w:val="22"/>
          <w:lang w:val="en-US"/>
        </w:rPr>
      </w:pPr>
      <w:hyperlink w:anchor="_Toc312162728" w:history="1">
        <w:r w:rsidR="00FA7E62" w:rsidRPr="00CA034C">
          <w:rPr>
            <w:rStyle w:val="Hyperlink"/>
          </w:rPr>
          <w:t>Hình 16</w:t>
        </w:r>
        <w:r w:rsidR="00FA7E62" w:rsidRPr="00CA034C">
          <w:rPr>
            <w:rStyle w:val="Hyperlink"/>
            <w:lang w:val="en-US"/>
          </w:rPr>
          <w:t>. Tính Impurity degree cho lần phân lớp thứ 2</w:t>
        </w:r>
        <w:r w:rsidR="00FA7E62">
          <w:rPr>
            <w:webHidden/>
          </w:rPr>
          <w:tab/>
        </w:r>
        <w:r w:rsidR="00FA7E62">
          <w:rPr>
            <w:webHidden/>
          </w:rPr>
          <w:fldChar w:fldCharType="begin"/>
        </w:r>
        <w:r w:rsidR="00FA7E62">
          <w:rPr>
            <w:webHidden/>
          </w:rPr>
          <w:instrText xml:space="preserve"> PAGEREF _Toc312162728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DB29E9">
      <w:pPr>
        <w:pStyle w:val="TableofFigures"/>
        <w:tabs>
          <w:tab w:val="right" w:leader="dot" w:pos="9017"/>
        </w:tabs>
        <w:rPr>
          <w:rFonts w:asciiTheme="minorHAnsi" w:eastAsiaTheme="minorEastAsia" w:hAnsiTheme="minorHAnsi"/>
          <w:sz w:val="22"/>
          <w:lang w:val="en-US"/>
        </w:rPr>
      </w:pPr>
      <w:hyperlink w:anchor="_Toc312162729" w:history="1">
        <w:r w:rsidR="00FA7E62" w:rsidRPr="00CA034C">
          <w:rPr>
            <w:rStyle w:val="Hyperlink"/>
          </w:rPr>
          <w:t>Hình 17</w:t>
        </w:r>
        <w:r w:rsidR="00FA7E62" w:rsidRPr="00CA034C">
          <w:rPr>
            <w:rStyle w:val="Hyperlink"/>
            <w:lang w:val="en-US"/>
          </w:rPr>
          <w:t>. Tính Impurity degree các thuộc tính cho lần phân lớp thứ 2</w:t>
        </w:r>
        <w:r w:rsidR="00FA7E62">
          <w:rPr>
            <w:webHidden/>
          </w:rPr>
          <w:tab/>
        </w:r>
        <w:r w:rsidR="00FA7E62">
          <w:rPr>
            <w:webHidden/>
          </w:rPr>
          <w:fldChar w:fldCharType="begin"/>
        </w:r>
        <w:r w:rsidR="00FA7E62">
          <w:rPr>
            <w:webHidden/>
          </w:rPr>
          <w:instrText xml:space="preserve"> PAGEREF _Toc312162729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DB29E9">
      <w:pPr>
        <w:pStyle w:val="TableofFigures"/>
        <w:tabs>
          <w:tab w:val="right" w:leader="dot" w:pos="9017"/>
        </w:tabs>
        <w:rPr>
          <w:rFonts w:asciiTheme="minorHAnsi" w:eastAsiaTheme="minorEastAsia" w:hAnsiTheme="minorHAnsi"/>
          <w:sz w:val="22"/>
          <w:lang w:val="en-US"/>
        </w:rPr>
      </w:pPr>
      <w:hyperlink w:anchor="_Toc312162730" w:history="1">
        <w:r w:rsidR="00FA7E62" w:rsidRPr="00CA034C">
          <w:rPr>
            <w:rStyle w:val="Hyperlink"/>
          </w:rPr>
          <w:t>Hình 18</w:t>
        </w:r>
        <w:r w:rsidR="00FA7E62" w:rsidRPr="00CA034C">
          <w:rPr>
            <w:rStyle w:val="Hyperlink"/>
            <w:lang w:val="en-US"/>
          </w:rPr>
          <w:t>. Bảng dữ liệu sau khi chia theo phân lớp Gender</w:t>
        </w:r>
        <w:r w:rsidR="00FA7E62">
          <w:rPr>
            <w:webHidden/>
          </w:rPr>
          <w:tab/>
        </w:r>
        <w:r w:rsidR="00FA7E62">
          <w:rPr>
            <w:webHidden/>
          </w:rPr>
          <w:fldChar w:fldCharType="begin"/>
        </w:r>
        <w:r w:rsidR="00FA7E62">
          <w:rPr>
            <w:webHidden/>
          </w:rPr>
          <w:instrText xml:space="preserve"> PAGEREF _Toc312162730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DB29E9">
      <w:pPr>
        <w:pStyle w:val="TableofFigures"/>
        <w:tabs>
          <w:tab w:val="right" w:leader="dot" w:pos="9017"/>
        </w:tabs>
        <w:rPr>
          <w:rFonts w:asciiTheme="minorHAnsi" w:eastAsiaTheme="minorEastAsia" w:hAnsiTheme="minorHAnsi"/>
          <w:sz w:val="22"/>
          <w:lang w:val="en-US"/>
        </w:rPr>
      </w:pPr>
      <w:hyperlink w:anchor="_Toc312162731" w:history="1">
        <w:r w:rsidR="00FA7E62" w:rsidRPr="00CA034C">
          <w:rPr>
            <w:rStyle w:val="Hyperlink"/>
          </w:rPr>
          <w:t>Hình 19</w:t>
        </w:r>
        <w:r w:rsidR="00FA7E62" w:rsidRPr="00CA034C">
          <w:rPr>
            <w:rStyle w:val="Hyperlink"/>
            <w:lang w:val="en-US"/>
          </w:rPr>
          <w:t>. Cây quyết định sau lần phân lớp thứ 2</w:t>
        </w:r>
        <w:r w:rsidR="00FA7E62">
          <w:rPr>
            <w:webHidden/>
          </w:rPr>
          <w:tab/>
        </w:r>
        <w:r w:rsidR="00FA7E62">
          <w:rPr>
            <w:webHidden/>
          </w:rPr>
          <w:fldChar w:fldCharType="begin"/>
        </w:r>
        <w:r w:rsidR="00FA7E62">
          <w:rPr>
            <w:webHidden/>
          </w:rPr>
          <w:instrText xml:space="preserve"> PAGEREF _Toc312162731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DB29E9">
      <w:pPr>
        <w:pStyle w:val="TableofFigures"/>
        <w:tabs>
          <w:tab w:val="right" w:leader="dot" w:pos="9017"/>
        </w:tabs>
        <w:rPr>
          <w:rFonts w:asciiTheme="minorHAnsi" w:eastAsiaTheme="minorEastAsia" w:hAnsiTheme="minorHAnsi"/>
          <w:sz w:val="22"/>
          <w:lang w:val="en-US"/>
        </w:rPr>
      </w:pPr>
      <w:hyperlink w:anchor="_Toc312162732" w:history="1">
        <w:r w:rsidR="00FA7E62" w:rsidRPr="00CA034C">
          <w:rPr>
            <w:rStyle w:val="Hyperlink"/>
          </w:rPr>
          <w:t>Hình 20</w:t>
        </w:r>
        <w:r w:rsidR="00FA7E62" w:rsidRPr="00CA034C">
          <w:rPr>
            <w:rStyle w:val="Hyperlink"/>
            <w:lang w:val="en-US"/>
          </w:rPr>
          <w:t>. Cây quyết định đầy đủ sau 3 lần phân lớp</w:t>
        </w:r>
        <w:r w:rsidR="00FA7E62">
          <w:rPr>
            <w:webHidden/>
          </w:rPr>
          <w:tab/>
        </w:r>
        <w:r w:rsidR="00FA7E62">
          <w:rPr>
            <w:webHidden/>
          </w:rPr>
          <w:fldChar w:fldCharType="begin"/>
        </w:r>
        <w:r w:rsidR="00FA7E62">
          <w:rPr>
            <w:webHidden/>
          </w:rPr>
          <w:instrText xml:space="preserve"> PAGEREF _Toc312162732 \h </w:instrText>
        </w:r>
        <w:r w:rsidR="00FA7E62">
          <w:rPr>
            <w:webHidden/>
          </w:rPr>
        </w:r>
        <w:r w:rsidR="00FA7E62">
          <w:rPr>
            <w:webHidden/>
          </w:rPr>
          <w:fldChar w:fldCharType="separate"/>
        </w:r>
        <w:r w:rsidR="00FA7E62">
          <w:rPr>
            <w:webHidden/>
          </w:rPr>
          <w:t>36</w:t>
        </w:r>
        <w:r w:rsidR="00FA7E62">
          <w:rPr>
            <w:webHidden/>
          </w:rPr>
          <w:fldChar w:fldCharType="end"/>
        </w:r>
      </w:hyperlink>
    </w:p>
    <w:p w:rsidR="00FA7E62" w:rsidRDefault="00DB29E9">
      <w:pPr>
        <w:pStyle w:val="TableofFigures"/>
        <w:tabs>
          <w:tab w:val="right" w:leader="dot" w:pos="9017"/>
        </w:tabs>
        <w:rPr>
          <w:rFonts w:asciiTheme="minorHAnsi" w:eastAsiaTheme="minorEastAsia" w:hAnsiTheme="minorHAnsi"/>
          <w:sz w:val="22"/>
          <w:lang w:val="en-US"/>
        </w:rPr>
      </w:pPr>
      <w:hyperlink w:anchor="_Toc312162733" w:history="1">
        <w:r w:rsidR="00FA7E62" w:rsidRPr="00CA034C">
          <w:rPr>
            <w:rStyle w:val="Hyperlink"/>
          </w:rPr>
          <w:t>Hình 21</w:t>
        </w:r>
        <w:r w:rsidR="00FA7E62" w:rsidRPr="00CA034C">
          <w:rPr>
            <w:rStyle w:val="Hyperlink"/>
            <w:lang w:val="en-US"/>
          </w:rPr>
          <w:t>. Các khái niệm cơ bản về kiến trúc phần mềm</w:t>
        </w:r>
        <w:r w:rsidR="00FA7E62">
          <w:rPr>
            <w:webHidden/>
          </w:rPr>
          <w:tab/>
        </w:r>
        <w:r w:rsidR="00FA7E62">
          <w:rPr>
            <w:webHidden/>
          </w:rPr>
          <w:fldChar w:fldCharType="begin"/>
        </w:r>
        <w:r w:rsidR="00FA7E62">
          <w:rPr>
            <w:webHidden/>
          </w:rPr>
          <w:instrText xml:space="preserve"> PAGEREF _Toc312162733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DB29E9">
      <w:pPr>
        <w:pStyle w:val="TableofFigures"/>
        <w:tabs>
          <w:tab w:val="right" w:leader="dot" w:pos="9017"/>
        </w:tabs>
        <w:rPr>
          <w:rFonts w:asciiTheme="minorHAnsi" w:eastAsiaTheme="minorEastAsia" w:hAnsiTheme="minorHAnsi"/>
          <w:sz w:val="22"/>
          <w:lang w:val="en-US"/>
        </w:rPr>
      </w:pPr>
      <w:hyperlink w:anchor="_Toc312162734" w:history="1">
        <w:r w:rsidR="00FA7E62" w:rsidRPr="00CA034C">
          <w:rPr>
            <w:rStyle w:val="Hyperlink"/>
          </w:rPr>
          <w:t>Hình 22</w:t>
        </w:r>
        <w:r w:rsidR="00FA7E62" w:rsidRPr="00CA034C">
          <w:rPr>
            <w:rStyle w:val="Hyperlink"/>
            <w:lang w:val="en-US"/>
          </w:rPr>
          <w:t>. Mô hình 4+1 View Model</w:t>
        </w:r>
        <w:r w:rsidR="00FA7E62">
          <w:rPr>
            <w:webHidden/>
          </w:rPr>
          <w:tab/>
        </w:r>
        <w:r w:rsidR="00FA7E62">
          <w:rPr>
            <w:webHidden/>
          </w:rPr>
          <w:fldChar w:fldCharType="begin"/>
        </w:r>
        <w:r w:rsidR="00FA7E62">
          <w:rPr>
            <w:webHidden/>
          </w:rPr>
          <w:instrText xml:space="preserve"> PAGEREF _Toc312162734 \h </w:instrText>
        </w:r>
        <w:r w:rsidR="00FA7E62">
          <w:rPr>
            <w:webHidden/>
          </w:rPr>
        </w:r>
        <w:r w:rsidR="00FA7E62">
          <w:rPr>
            <w:webHidden/>
          </w:rPr>
          <w:fldChar w:fldCharType="separate"/>
        </w:r>
        <w:r w:rsidR="00FA7E62">
          <w:rPr>
            <w:webHidden/>
          </w:rPr>
          <w:t>41</w:t>
        </w:r>
        <w:r w:rsidR="00FA7E62">
          <w:rPr>
            <w:webHidden/>
          </w:rPr>
          <w:fldChar w:fldCharType="end"/>
        </w:r>
      </w:hyperlink>
    </w:p>
    <w:p w:rsidR="00FA7E62" w:rsidRDefault="00DB29E9">
      <w:pPr>
        <w:pStyle w:val="TableofFigures"/>
        <w:tabs>
          <w:tab w:val="right" w:leader="dot" w:pos="9017"/>
        </w:tabs>
        <w:rPr>
          <w:rFonts w:asciiTheme="minorHAnsi" w:eastAsiaTheme="minorEastAsia" w:hAnsiTheme="minorHAnsi"/>
          <w:sz w:val="22"/>
          <w:lang w:val="en-US"/>
        </w:rPr>
      </w:pPr>
      <w:hyperlink w:anchor="_Toc312162735" w:history="1">
        <w:r w:rsidR="00FA7E62" w:rsidRPr="00CA034C">
          <w:rPr>
            <w:rStyle w:val="Hyperlink"/>
          </w:rPr>
          <w:t>Hình 23</w:t>
        </w:r>
        <w:r w:rsidR="00FA7E62" w:rsidRPr="00CA034C">
          <w:rPr>
            <w:rStyle w:val="Hyperlink"/>
            <w:lang w:val="en-US"/>
          </w:rPr>
          <w:t>. Week association</w:t>
        </w:r>
        <w:r w:rsidR="00FA7E62">
          <w:rPr>
            <w:webHidden/>
          </w:rPr>
          <w:tab/>
        </w:r>
        <w:r w:rsidR="00FA7E62">
          <w:rPr>
            <w:webHidden/>
          </w:rPr>
          <w:fldChar w:fldCharType="begin"/>
        </w:r>
        <w:r w:rsidR="00FA7E62">
          <w:rPr>
            <w:webHidden/>
          </w:rPr>
          <w:instrText xml:space="preserve"> PAGEREF _Toc312162735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DB29E9">
      <w:pPr>
        <w:pStyle w:val="TableofFigures"/>
        <w:tabs>
          <w:tab w:val="right" w:leader="dot" w:pos="9017"/>
        </w:tabs>
        <w:rPr>
          <w:rFonts w:asciiTheme="minorHAnsi" w:eastAsiaTheme="minorEastAsia" w:hAnsiTheme="minorHAnsi"/>
          <w:sz w:val="22"/>
          <w:lang w:val="en-US"/>
        </w:rPr>
      </w:pPr>
      <w:hyperlink w:anchor="_Toc312162736" w:history="1">
        <w:r w:rsidR="00FA7E62" w:rsidRPr="00CA034C">
          <w:rPr>
            <w:rStyle w:val="Hyperlink"/>
          </w:rPr>
          <w:t>Hình 24</w:t>
        </w:r>
        <w:r w:rsidR="00FA7E62" w:rsidRPr="00CA034C">
          <w:rPr>
            <w:rStyle w:val="Hyperlink"/>
            <w:lang w:val="en-US"/>
          </w:rPr>
          <w:t>. Strong association</w:t>
        </w:r>
        <w:r w:rsidR="00FA7E62">
          <w:rPr>
            <w:webHidden/>
          </w:rPr>
          <w:tab/>
        </w:r>
        <w:r w:rsidR="00FA7E62">
          <w:rPr>
            <w:webHidden/>
          </w:rPr>
          <w:fldChar w:fldCharType="begin"/>
        </w:r>
        <w:r w:rsidR="00FA7E62">
          <w:rPr>
            <w:webHidden/>
          </w:rPr>
          <w:instrText xml:space="preserve"> PAGEREF _Toc312162736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DB29E9">
      <w:pPr>
        <w:pStyle w:val="TableofFigures"/>
        <w:tabs>
          <w:tab w:val="right" w:leader="dot" w:pos="9017"/>
        </w:tabs>
        <w:rPr>
          <w:rFonts w:asciiTheme="minorHAnsi" w:eastAsiaTheme="minorEastAsia" w:hAnsiTheme="minorHAnsi"/>
          <w:sz w:val="22"/>
          <w:lang w:val="en-US"/>
        </w:rPr>
      </w:pPr>
      <w:hyperlink w:anchor="_Toc312162737" w:history="1">
        <w:r w:rsidR="00FA7E62" w:rsidRPr="00CA034C">
          <w:rPr>
            <w:rStyle w:val="Hyperlink"/>
          </w:rPr>
          <w:t>Hình 25</w:t>
        </w:r>
        <w:r w:rsidR="00FA7E62" w:rsidRPr="00CA034C">
          <w:rPr>
            <w:rStyle w:val="Hyperlink"/>
            <w:lang w:val="en-US"/>
          </w:rPr>
          <w:t>. Aggregation relationship</w:t>
        </w:r>
        <w:r w:rsidR="00FA7E62">
          <w:rPr>
            <w:webHidden/>
          </w:rPr>
          <w:tab/>
        </w:r>
        <w:r w:rsidR="00FA7E62">
          <w:rPr>
            <w:webHidden/>
          </w:rPr>
          <w:fldChar w:fldCharType="begin"/>
        </w:r>
        <w:r w:rsidR="00FA7E62">
          <w:rPr>
            <w:webHidden/>
          </w:rPr>
          <w:instrText xml:space="preserve"> PAGEREF _Toc312162737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DB29E9">
      <w:pPr>
        <w:pStyle w:val="TableofFigures"/>
        <w:tabs>
          <w:tab w:val="right" w:leader="dot" w:pos="9017"/>
        </w:tabs>
        <w:rPr>
          <w:rFonts w:asciiTheme="minorHAnsi" w:eastAsiaTheme="minorEastAsia" w:hAnsiTheme="minorHAnsi"/>
          <w:sz w:val="22"/>
          <w:lang w:val="en-US"/>
        </w:rPr>
      </w:pPr>
      <w:hyperlink w:anchor="_Toc312162738" w:history="1">
        <w:r w:rsidR="00FA7E62" w:rsidRPr="00CA034C">
          <w:rPr>
            <w:rStyle w:val="Hyperlink"/>
          </w:rPr>
          <w:t>Hình 26</w:t>
        </w:r>
        <w:r w:rsidR="00FA7E62" w:rsidRPr="00CA034C">
          <w:rPr>
            <w:rStyle w:val="Hyperlink"/>
            <w:lang w:val="en-US"/>
          </w:rPr>
          <w:t>. Composition relationship</w:t>
        </w:r>
        <w:r w:rsidR="00FA7E62">
          <w:rPr>
            <w:webHidden/>
          </w:rPr>
          <w:tab/>
        </w:r>
        <w:r w:rsidR="00FA7E62">
          <w:rPr>
            <w:webHidden/>
          </w:rPr>
          <w:fldChar w:fldCharType="begin"/>
        </w:r>
        <w:r w:rsidR="00FA7E62">
          <w:rPr>
            <w:webHidden/>
          </w:rPr>
          <w:instrText xml:space="preserve"> PAGEREF _Toc312162738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DB29E9">
      <w:pPr>
        <w:pStyle w:val="TableofFigures"/>
        <w:tabs>
          <w:tab w:val="right" w:leader="dot" w:pos="9017"/>
        </w:tabs>
        <w:rPr>
          <w:rFonts w:asciiTheme="minorHAnsi" w:eastAsiaTheme="minorEastAsia" w:hAnsiTheme="minorHAnsi"/>
          <w:sz w:val="22"/>
          <w:lang w:val="en-US"/>
        </w:rPr>
      </w:pPr>
      <w:hyperlink w:anchor="_Toc312162739" w:history="1">
        <w:r w:rsidR="00FA7E62" w:rsidRPr="00CA034C">
          <w:rPr>
            <w:rStyle w:val="Hyperlink"/>
          </w:rPr>
          <w:t>Hình 27</w:t>
        </w:r>
        <w:r w:rsidR="00FA7E62" w:rsidRPr="00CA034C">
          <w:rPr>
            <w:rStyle w:val="Hyperlink"/>
            <w:lang w:val="en-US"/>
          </w:rPr>
          <w:t>. Mô hình tổ chức thông tin theo tag kết hợp taxonomy</w:t>
        </w:r>
        <w:r w:rsidR="00FA7E62">
          <w:rPr>
            <w:webHidden/>
          </w:rPr>
          <w:tab/>
        </w:r>
        <w:r w:rsidR="00FA7E62">
          <w:rPr>
            <w:webHidden/>
          </w:rPr>
          <w:fldChar w:fldCharType="begin"/>
        </w:r>
        <w:r w:rsidR="00FA7E62">
          <w:rPr>
            <w:webHidden/>
          </w:rPr>
          <w:instrText xml:space="preserve"> PAGEREF _Toc312162739 \h </w:instrText>
        </w:r>
        <w:r w:rsidR="00FA7E62">
          <w:rPr>
            <w:webHidden/>
          </w:rPr>
        </w:r>
        <w:r w:rsidR="00FA7E62">
          <w:rPr>
            <w:webHidden/>
          </w:rPr>
          <w:fldChar w:fldCharType="separate"/>
        </w:r>
        <w:r w:rsidR="00FA7E62">
          <w:rPr>
            <w:webHidden/>
          </w:rPr>
          <w:t>53</w:t>
        </w:r>
        <w:r w:rsidR="00FA7E62">
          <w:rPr>
            <w:webHidden/>
          </w:rPr>
          <w:fldChar w:fldCharType="end"/>
        </w:r>
      </w:hyperlink>
    </w:p>
    <w:p w:rsidR="00FA7E62" w:rsidRDefault="00DB29E9">
      <w:pPr>
        <w:pStyle w:val="TableofFigures"/>
        <w:tabs>
          <w:tab w:val="right" w:leader="dot" w:pos="9017"/>
        </w:tabs>
        <w:rPr>
          <w:rFonts w:asciiTheme="minorHAnsi" w:eastAsiaTheme="minorEastAsia" w:hAnsiTheme="minorHAnsi"/>
          <w:sz w:val="22"/>
          <w:lang w:val="en-US"/>
        </w:rPr>
      </w:pPr>
      <w:hyperlink w:anchor="_Toc312162740" w:history="1">
        <w:r w:rsidR="00FA7E62" w:rsidRPr="00CA034C">
          <w:rPr>
            <w:rStyle w:val="Hyperlink"/>
          </w:rPr>
          <w:t>Hình 28</w:t>
        </w:r>
        <w:r w:rsidR="00FA7E62" w:rsidRPr="00CA034C">
          <w:rPr>
            <w:rStyle w:val="Hyperlink"/>
            <w:lang w:val="en-US"/>
          </w:rPr>
          <w:t>. Ví dụ tổ chức thông tin có cấu trúc linh hoạt</w:t>
        </w:r>
        <w:r w:rsidR="00FA7E62">
          <w:rPr>
            <w:webHidden/>
          </w:rPr>
          <w:tab/>
        </w:r>
        <w:r w:rsidR="00FA7E62">
          <w:rPr>
            <w:webHidden/>
          </w:rPr>
          <w:fldChar w:fldCharType="begin"/>
        </w:r>
        <w:r w:rsidR="00FA7E62">
          <w:rPr>
            <w:webHidden/>
          </w:rPr>
          <w:instrText xml:space="preserve"> PAGEREF _Toc312162740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DB29E9">
      <w:pPr>
        <w:pStyle w:val="TableofFigures"/>
        <w:tabs>
          <w:tab w:val="right" w:leader="dot" w:pos="9017"/>
        </w:tabs>
        <w:rPr>
          <w:rFonts w:asciiTheme="minorHAnsi" w:eastAsiaTheme="minorEastAsia" w:hAnsiTheme="minorHAnsi"/>
          <w:sz w:val="22"/>
          <w:lang w:val="en-US"/>
        </w:rPr>
      </w:pPr>
      <w:hyperlink w:anchor="_Toc312162741" w:history="1">
        <w:r w:rsidR="00FA7E62" w:rsidRPr="00CA034C">
          <w:rPr>
            <w:rStyle w:val="Hyperlink"/>
          </w:rPr>
          <w:t>Hình 29</w:t>
        </w:r>
        <w:r w:rsidR="00FA7E62" w:rsidRPr="00CA034C">
          <w:rPr>
            <w:rStyle w:val="Hyperlink"/>
            <w:lang w:val="en-US"/>
          </w:rPr>
          <w:t>. Class diagram mức độ tương quan giữa các tag theo góc nhìn</w:t>
        </w:r>
        <w:r w:rsidR="00FA7E62">
          <w:rPr>
            <w:webHidden/>
          </w:rPr>
          <w:tab/>
        </w:r>
        <w:r w:rsidR="00FA7E62">
          <w:rPr>
            <w:webHidden/>
          </w:rPr>
          <w:fldChar w:fldCharType="begin"/>
        </w:r>
        <w:r w:rsidR="00FA7E62">
          <w:rPr>
            <w:webHidden/>
          </w:rPr>
          <w:instrText xml:space="preserve"> PAGEREF _Toc312162741 \h </w:instrText>
        </w:r>
        <w:r w:rsidR="00FA7E62">
          <w:rPr>
            <w:webHidden/>
          </w:rPr>
        </w:r>
        <w:r w:rsidR="00FA7E62">
          <w:rPr>
            <w:webHidden/>
          </w:rPr>
          <w:fldChar w:fldCharType="separate"/>
        </w:r>
        <w:r w:rsidR="00FA7E62">
          <w:rPr>
            <w:webHidden/>
          </w:rPr>
          <w:t>56</w:t>
        </w:r>
        <w:r w:rsidR="00FA7E62">
          <w:rPr>
            <w:webHidden/>
          </w:rPr>
          <w:fldChar w:fldCharType="end"/>
        </w:r>
      </w:hyperlink>
    </w:p>
    <w:p w:rsidR="00FA7E62" w:rsidRDefault="00DB29E9">
      <w:pPr>
        <w:pStyle w:val="TableofFigures"/>
        <w:tabs>
          <w:tab w:val="right" w:leader="dot" w:pos="9017"/>
        </w:tabs>
        <w:rPr>
          <w:rFonts w:asciiTheme="minorHAnsi" w:eastAsiaTheme="minorEastAsia" w:hAnsiTheme="minorHAnsi"/>
          <w:sz w:val="22"/>
          <w:lang w:val="en-US"/>
        </w:rPr>
      </w:pPr>
      <w:hyperlink w:anchor="_Toc312162742" w:history="1">
        <w:r w:rsidR="00FA7E62" w:rsidRPr="00CA034C">
          <w:rPr>
            <w:rStyle w:val="Hyperlink"/>
          </w:rPr>
          <w:t>Hình 30</w:t>
        </w:r>
        <w:r w:rsidR="00FA7E62" w:rsidRPr="00CA034C">
          <w:rPr>
            <w:rStyle w:val="Hyperlink"/>
            <w:lang w:val="en-US"/>
          </w:rPr>
          <w:t>. Ví dụ về lưu trữ thông tin thông qua taxonomy</w:t>
        </w:r>
        <w:r w:rsidR="00FA7E62">
          <w:rPr>
            <w:webHidden/>
          </w:rPr>
          <w:tab/>
        </w:r>
        <w:r w:rsidR="00FA7E62">
          <w:rPr>
            <w:webHidden/>
          </w:rPr>
          <w:fldChar w:fldCharType="begin"/>
        </w:r>
        <w:r w:rsidR="00FA7E62">
          <w:rPr>
            <w:webHidden/>
          </w:rPr>
          <w:instrText xml:space="preserve"> PAGEREF _Toc312162742 \h </w:instrText>
        </w:r>
        <w:r w:rsidR="00FA7E62">
          <w:rPr>
            <w:webHidden/>
          </w:rPr>
        </w:r>
        <w:r w:rsidR="00FA7E62">
          <w:rPr>
            <w:webHidden/>
          </w:rPr>
          <w:fldChar w:fldCharType="separate"/>
        </w:r>
        <w:r w:rsidR="00FA7E62">
          <w:rPr>
            <w:webHidden/>
          </w:rPr>
          <w:t>59</w:t>
        </w:r>
        <w:r w:rsidR="00FA7E62">
          <w:rPr>
            <w:webHidden/>
          </w:rPr>
          <w:fldChar w:fldCharType="end"/>
        </w:r>
      </w:hyperlink>
    </w:p>
    <w:p w:rsidR="00FA7E62" w:rsidRDefault="00DB29E9">
      <w:pPr>
        <w:pStyle w:val="TableofFigures"/>
        <w:tabs>
          <w:tab w:val="right" w:leader="dot" w:pos="9017"/>
        </w:tabs>
        <w:rPr>
          <w:rFonts w:asciiTheme="minorHAnsi" w:eastAsiaTheme="minorEastAsia" w:hAnsiTheme="minorHAnsi"/>
          <w:sz w:val="22"/>
          <w:lang w:val="en-US"/>
        </w:rPr>
      </w:pPr>
      <w:hyperlink w:anchor="_Toc312162743" w:history="1">
        <w:r w:rsidR="00FA7E62" w:rsidRPr="00CA034C">
          <w:rPr>
            <w:rStyle w:val="Hyperlink"/>
          </w:rPr>
          <w:t>Hình 31</w:t>
        </w:r>
        <w:r w:rsidR="00FA7E62" w:rsidRPr="00CA034C">
          <w:rPr>
            <w:rStyle w:val="Hyperlink"/>
            <w:lang w:val="en-US"/>
          </w:rPr>
          <w:t>. Dữ liệu đầu vào và đầu ra Decision Tree Engine của JobZoom framework</w:t>
        </w:r>
        <w:r w:rsidR="00FA7E62">
          <w:rPr>
            <w:webHidden/>
          </w:rPr>
          <w:tab/>
        </w:r>
        <w:r w:rsidR="00FA7E62">
          <w:rPr>
            <w:webHidden/>
          </w:rPr>
          <w:fldChar w:fldCharType="begin"/>
        </w:r>
        <w:r w:rsidR="00FA7E62">
          <w:rPr>
            <w:webHidden/>
          </w:rPr>
          <w:instrText xml:space="preserve"> PAGEREF _Toc312162743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DB29E9">
      <w:pPr>
        <w:pStyle w:val="TableofFigures"/>
        <w:tabs>
          <w:tab w:val="right" w:leader="dot" w:pos="9017"/>
        </w:tabs>
        <w:rPr>
          <w:rFonts w:asciiTheme="minorHAnsi" w:eastAsiaTheme="minorEastAsia" w:hAnsiTheme="minorHAnsi"/>
          <w:sz w:val="22"/>
          <w:lang w:val="en-US"/>
        </w:rPr>
      </w:pPr>
      <w:hyperlink w:anchor="_Toc312162744" w:history="1">
        <w:r w:rsidR="00FA7E62" w:rsidRPr="00CA034C">
          <w:rPr>
            <w:rStyle w:val="Hyperlink"/>
          </w:rPr>
          <w:t>Hình 32</w:t>
        </w:r>
        <w:r w:rsidR="00FA7E62" w:rsidRPr="00CA034C">
          <w:rPr>
            <w:rStyle w:val="Hyperlink"/>
            <w:lang w:val="en-US"/>
          </w:rPr>
          <w:t>. Các bước xây dựng cây quyết định trên JobZoom framework</w:t>
        </w:r>
        <w:r w:rsidR="00FA7E62">
          <w:rPr>
            <w:webHidden/>
          </w:rPr>
          <w:tab/>
        </w:r>
        <w:r w:rsidR="00FA7E62">
          <w:rPr>
            <w:webHidden/>
          </w:rPr>
          <w:fldChar w:fldCharType="begin"/>
        </w:r>
        <w:r w:rsidR="00FA7E62">
          <w:rPr>
            <w:webHidden/>
          </w:rPr>
          <w:instrText xml:space="preserve"> PAGEREF _Toc312162744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DB29E9">
      <w:pPr>
        <w:pStyle w:val="TableofFigures"/>
        <w:tabs>
          <w:tab w:val="right" w:leader="dot" w:pos="9017"/>
        </w:tabs>
        <w:rPr>
          <w:rFonts w:asciiTheme="minorHAnsi" w:eastAsiaTheme="minorEastAsia" w:hAnsiTheme="minorHAnsi"/>
          <w:sz w:val="22"/>
          <w:lang w:val="en-US"/>
        </w:rPr>
      </w:pPr>
      <w:hyperlink w:anchor="_Toc312162745" w:history="1">
        <w:r w:rsidR="00FA7E62" w:rsidRPr="00CA034C">
          <w:rPr>
            <w:rStyle w:val="Hyperlink"/>
          </w:rPr>
          <w:t>Hình 33</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_Toc312162745 \h </w:instrText>
        </w:r>
        <w:r w:rsidR="00FA7E62">
          <w:rPr>
            <w:webHidden/>
          </w:rPr>
        </w:r>
        <w:r w:rsidR="00FA7E62">
          <w:rPr>
            <w:webHidden/>
          </w:rPr>
          <w:fldChar w:fldCharType="separate"/>
        </w:r>
        <w:r w:rsidR="00FA7E62">
          <w:rPr>
            <w:webHidden/>
          </w:rPr>
          <w:t>85</w:t>
        </w:r>
        <w:r w:rsidR="00FA7E62">
          <w:rPr>
            <w:webHidden/>
          </w:rPr>
          <w:fldChar w:fldCharType="end"/>
        </w:r>
      </w:hyperlink>
    </w:p>
    <w:p w:rsidR="00FA7E62" w:rsidRDefault="00DB29E9">
      <w:pPr>
        <w:pStyle w:val="TableofFigures"/>
        <w:tabs>
          <w:tab w:val="right" w:leader="dot" w:pos="9017"/>
        </w:tabs>
        <w:rPr>
          <w:rFonts w:asciiTheme="minorHAnsi" w:eastAsiaTheme="minorEastAsia" w:hAnsiTheme="minorHAnsi"/>
          <w:sz w:val="22"/>
          <w:lang w:val="en-US"/>
        </w:rPr>
      </w:pPr>
      <w:hyperlink w:anchor="_Toc312162746" w:history="1">
        <w:r w:rsidR="00FA7E62" w:rsidRPr="00CA034C">
          <w:rPr>
            <w:rStyle w:val="Hyperlink"/>
          </w:rPr>
          <w:t>Hình 34</w:t>
        </w:r>
        <w:r w:rsidR="00FA7E62" w:rsidRPr="00CA034C">
          <w:rPr>
            <w:rStyle w:val="Hyperlink"/>
            <w:lang w:val="en-US"/>
          </w:rPr>
          <w:t>. Cấu trúc dữ liệu cây quyết định #1</w:t>
        </w:r>
        <w:r w:rsidR="00FA7E62">
          <w:rPr>
            <w:webHidden/>
          </w:rPr>
          <w:tab/>
        </w:r>
        <w:r w:rsidR="00FA7E62">
          <w:rPr>
            <w:webHidden/>
          </w:rPr>
          <w:fldChar w:fldCharType="begin"/>
        </w:r>
        <w:r w:rsidR="00FA7E62">
          <w:rPr>
            <w:webHidden/>
          </w:rPr>
          <w:instrText xml:space="preserve"> PAGEREF _Toc312162746 \h </w:instrText>
        </w:r>
        <w:r w:rsidR="00FA7E62">
          <w:rPr>
            <w:webHidden/>
          </w:rPr>
        </w:r>
        <w:r w:rsidR="00FA7E62">
          <w:rPr>
            <w:webHidden/>
          </w:rPr>
          <w:fldChar w:fldCharType="separate"/>
        </w:r>
        <w:r w:rsidR="00FA7E62">
          <w:rPr>
            <w:webHidden/>
          </w:rPr>
          <w:t>86</w:t>
        </w:r>
        <w:r w:rsidR="00FA7E62">
          <w:rPr>
            <w:webHidden/>
          </w:rPr>
          <w:fldChar w:fldCharType="end"/>
        </w:r>
      </w:hyperlink>
    </w:p>
    <w:p w:rsidR="00FA7E62" w:rsidRDefault="00DB29E9">
      <w:pPr>
        <w:pStyle w:val="TableofFigures"/>
        <w:tabs>
          <w:tab w:val="right" w:leader="dot" w:pos="9017"/>
        </w:tabs>
        <w:rPr>
          <w:rFonts w:asciiTheme="minorHAnsi" w:eastAsiaTheme="minorEastAsia" w:hAnsiTheme="minorHAnsi"/>
          <w:sz w:val="22"/>
          <w:lang w:val="en-US"/>
        </w:rPr>
      </w:pPr>
      <w:hyperlink w:anchor="_Toc312162747" w:history="1">
        <w:r w:rsidR="00FA7E62" w:rsidRPr="00CA034C">
          <w:rPr>
            <w:rStyle w:val="Hyperlink"/>
          </w:rPr>
          <w:t>Hình 35</w:t>
        </w:r>
        <w:r w:rsidR="00FA7E62" w:rsidRPr="00CA034C">
          <w:rPr>
            <w:rStyle w:val="Hyperlink"/>
            <w:lang w:val="en-US"/>
          </w:rPr>
          <w:t>. Cấu trúc cây quyết định khi sử dụng MS Analysis Services API</w:t>
        </w:r>
        <w:r w:rsidR="00FA7E62">
          <w:rPr>
            <w:webHidden/>
          </w:rPr>
          <w:tab/>
        </w:r>
        <w:r w:rsidR="00FA7E62">
          <w:rPr>
            <w:webHidden/>
          </w:rPr>
          <w:fldChar w:fldCharType="begin"/>
        </w:r>
        <w:r w:rsidR="00FA7E62">
          <w:rPr>
            <w:webHidden/>
          </w:rPr>
          <w:instrText xml:space="preserve"> PAGEREF _Toc312162747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DB29E9">
      <w:pPr>
        <w:pStyle w:val="TableofFigures"/>
        <w:tabs>
          <w:tab w:val="right" w:leader="dot" w:pos="9017"/>
        </w:tabs>
        <w:rPr>
          <w:rFonts w:asciiTheme="minorHAnsi" w:eastAsiaTheme="minorEastAsia" w:hAnsiTheme="minorHAnsi"/>
          <w:sz w:val="22"/>
          <w:lang w:val="en-US"/>
        </w:rPr>
      </w:pPr>
      <w:hyperlink w:anchor="_Toc312162748" w:history="1">
        <w:r w:rsidR="00FA7E62" w:rsidRPr="00CA034C">
          <w:rPr>
            <w:rStyle w:val="Hyperlink"/>
          </w:rPr>
          <w:t>Hình 36</w:t>
        </w:r>
        <w:r w:rsidR="00FA7E62" w:rsidRPr="00CA034C">
          <w:rPr>
            <w:rStyle w:val="Hyperlink"/>
            <w:lang w:val="en-US"/>
          </w:rPr>
          <w:t>. Dữ liệu nhập xuất khi sử dụng MS Analysis Services API</w:t>
        </w:r>
        <w:r w:rsidR="00FA7E62">
          <w:rPr>
            <w:webHidden/>
          </w:rPr>
          <w:tab/>
        </w:r>
        <w:r w:rsidR="00FA7E62">
          <w:rPr>
            <w:webHidden/>
          </w:rPr>
          <w:fldChar w:fldCharType="begin"/>
        </w:r>
        <w:r w:rsidR="00FA7E62">
          <w:rPr>
            <w:webHidden/>
          </w:rPr>
          <w:instrText xml:space="preserve"> PAGEREF _Toc312162748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DB29E9">
      <w:pPr>
        <w:pStyle w:val="TableofFigures"/>
        <w:tabs>
          <w:tab w:val="right" w:leader="dot" w:pos="9017"/>
        </w:tabs>
        <w:rPr>
          <w:rFonts w:asciiTheme="minorHAnsi" w:eastAsiaTheme="minorEastAsia" w:hAnsiTheme="minorHAnsi"/>
          <w:sz w:val="22"/>
          <w:lang w:val="en-US"/>
        </w:rPr>
      </w:pPr>
      <w:hyperlink w:anchor="_Toc312162749" w:history="1">
        <w:r w:rsidR="00FA7E62" w:rsidRPr="00CA034C">
          <w:rPr>
            <w:rStyle w:val="Hyperlink"/>
          </w:rPr>
          <w:t>Hình 37</w:t>
        </w:r>
        <w:r w:rsidR="00FA7E62" w:rsidRPr="00CA034C">
          <w:rPr>
            <w:rStyle w:val="Hyperlink"/>
            <w:lang w:val="en-US"/>
          </w:rPr>
          <w:t>. Dữ liệu đầu vào và đầu ra của Decision Tree Engine</w:t>
        </w:r>
        <w:r w:rsidR="00FA7E62">
          <w:rPr>
            <w:webHidden/>
          </w:rPr>
          <w:tab/>
        </w:r>
        <w:r w:rsidR="00FA7E62">
          <w:rPr>
            <w:webHidden/>
          </w:rPr>
          <w:fldChar w:fldCharType="begin"/>
        </w:r>
        <w:r w:rsidR="00FA7E62">
          <w:rPr>
            <w:webHidden/>
          </w:rPr>
          <w:instrText xml:space="preserve"> PAGEREF _Toc312162749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DB29E9">
      <w:pPr>
        <w:pStyle w:val="TableofFigures"/>
        <w:tabs>
          <w:tab w:val="right" w:leader="dot" w:pos="9017"/>
        </w:tabs>
        <w:rPr>
          <w:rFonts w:asciiTheme="minorHAnsi" w:eastAsiaTheme="minorEastAsia" w:hAnsiTheme="minorHAnsi"/>
          <w:sz w:val="22"/>
          <w:lang w:val="en-US"/>
        </w:rPr>
      </w:pPr>
      <w:hyperlink w:anchor="_Toc312162750" w:history="1">
        <w:r w:rsidR="00FA7E62" w:rsidRPr="00CA034C">
          <w:rPr>
            <w:rStyle w:val="Hyperlink"/>
          </w:rPr>
          <w:t>Hình 38</w:t>
        </w:r>
        <w:r w:rsidR="00FA7E62" w:rsidRPr="00CA034C">
          <w:rPr>
            <w:rStyle w:val="Hyperlink"/>
            <w:lang w:val="en-US"/>
          </w:rPr>
          <w:t>. Tiến trình xây dựng cây quyết định của kiến trúc</w:t>
        </w:r>
        <w:r w:rsidR="00FA7E62">
          <w:rPr>
            <w:webHidden/>
          </w:rPr>
          <w:tab/>
        </w:r>
        <w:r w:rsidR="00FA7E62">
          <w:rPr>
            <w:webHidden/>
          </w:rPr>
          <w:fldChar w:fldCharType="begin"/>
        </w:r>
        <w:r w:rsidR="00FA7E62">
          <w:rPr>
            <w:webHidden/>
          </w:rPr>
          <w:instrText xml:space="preserve"> PAGEREF _Toc312162750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DB29E9">
      <w:pPr>
        <w:pStyle w:val="TableofFigures"/>
        <w:tabs>
          <w:tab w:val="right" w:leader="dot" w:pos="9017"/>
        </w:tabs>
        <w:rPr>
          <w:rFonts w:asciiTheme="minorHAnsi" w:eastAsiaTheme="minorEastAsia" w:hAnsiTheme="minorHAnsi"/>
          <w:sz w:val="22"/>
          <w:lang w:val="en-US"/>
        </w:rPr>
      </w:pPr>
      <w:hyperlink w:anchor="_Toc312162751" w:history="1">
        <w:r w:rsidR="00FA7E62" w:rsidRPr="00CA034C">
          <w:rPr>
            <w:rStyle w:val="Hyperlink"/>
          </w:rPr>
          <w:t>Hình 39</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_Toc312162751 \h </w:instrText>
        </w:r>
        <w:r w:rsidR="00FA7E62">
          <w:rPr>
            <w:webHidden/>
          </w:rPr>
        </w:r>
        <w:r w:rsidR="00FA7E62">
          <w:rPr>
            <w:webHidden/>
          </w:rPr>
          <w:fldChar w:fldCharType="separate"/>
        </w:r>
        <w:r w:rsidR="00FA7E62">
          <w:rPr>
            <w:webHidden/>
          </w:rPr>
          <w:t>91</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162600"/>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162752" w:history="1">
        <w:r w:rsidR="00FA7E62" w:rsidRPr="00B662CC">
          <w:rPr>
            <w:rStyle w:val="Hyperlink"/>
          </w:rPr>
          <w:t>Bảng 1. Ví dụ bảng dữ liệu lựa chọn phương tiện di chuyển</w:t>
        </w:r>
        <w:r w:rsidR="00FA7E62">
          <w:rPr>
            <w:webHidden/>
          </w:rPr>
          <w:tab/>
        </w:r>
        <w:r w:rsidR="00FA7E62">
          <w:rPr>
            <w:webHidden/>
          </w:rPr>
          <w:fldChar w:fldCharType="begin"/>
        </w:r>
        <w:r w:rsidR="00FA7E62">
          <w:rPr>
            <w:webHidden/>
          </w:rPr>
          <w:instrText xml:space="preserve"> PAGEREF _Toc312162752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DB29E9">
      <w:pPr>
        <w:pStyle w:val="TableofFigures"/>
        <w:tabs>
          <w:tab w:val="right" w:leader="dot" w:pos="9017"/>
        </w:tabs>
        <w:rPr>
          <w:rFonts w:asciiTheme="minorHAnsi" w:eastAsiaTheme="minorEastAsia" w:hAnsiTheme="minorHAnsi"/>
          <w:sz w:val="22"/>
          <w:lang w:val="en-US"/>
        </w:rPr>
      </w:pPr>
      <w:hyperlink w:anchor="_Toc312162753" w:history="1">
        <w:r w:rsidR="00FA7E62" w:rsidRPr="00B662CC">
          <w:rPr>
            <w:rStyle w:val="Hyperlink"/>
          </w:rPr>
          <w:t>Bảng 2</w:t>
        </w:r>
        <w:r w:rsidR="00FA7E62" w:rsidRPr="00B662CC">
          <w:rPr>
            <w:rStyle w:val="Hyperlink"/>
            <w:lang w:val="en-US"/>
          </w:rPr>
          <w:t>. Ví dụ về bảng dữ liệu cần dự đoán phương tiện di chuyển</w:t>
        </w:r>
        <w:r w:rsidR="00FA7E62">
          <w:rPr>
            <w:webHidden/>
          </w:rPr>
          <w:tab/>
        </w:r>
        <w:r w:rsidR="00FA7E62">
          <w:rPr>
            <w:webHidden/>
          </w:rPr>
          <w:fldChar w:fldCharType="begin"/>
        </w:r>
        <w:r w:rsidR="00FA7E62">
          <w:rPr>
            <w:webHidden/>
          </w:rPr>
          <w:instrText xml:space="preserve"> PAGEREF _Toc312162753 \h </w:instrText>
        </w:r>
        <w:r w:rsidR="00FA7E62">
          <w:rPr>
            <w:webHidden/>
          </w:rPr>
        </w:r>
        <w:r w:rsidR="00FA7E62">
          <w:rPr>
            <w:webHidden/>
          </w:rPr>
          <w:fldChar w:fldCharType="separate"/>
        </w:r>
        <w:r w:rsidR="00FA7E62">
          <w:rPr>
            <w:webHidden/>
          </w:rPr>
          <w:t>21</w:t>
        </w:r>
        <w:r w:rsidR="00FA7E62">
          <w:rPr>
            <w:webHidden/>
          </w:rPr>
          <w:fldChar w:fldCharType="end"/>
        </w:r>
      </w:hyperlink>
    </w:p>
    <w:p w:rsidR="00FA7E62" w:rsidRDefault="00DB29E9">
      <w:pPr>
        <w:pStyle w:val="TableofFigures"/>
        <w:tabs>
          <w:tab w:val="right" w:leader="dot" w:pos="9017"/>
        </w:tabs>
        <w:rPr>
          <w:rFonts w:asciiTheme="minorHAnsi" w:eastAsiaTheme="minorEastAsia" w:hAnsiTheme="minorHAnsi"/>
          <w:sz w:val="22"/>
          <w:lang w:val="en-US"/>
        </w:rPr>
      </w:pPr>
      <w:hyperlink w:anchor="_Toc312162754" w:history="1">
        <w:r w:rsidR="00FA7E62" w:rsidRPr="00B662CC">
          <w:rPr>
            <w:rStyle w:val="Hyperlink"/>
          </w:rPr>
          <w:t>Bảng 3</w:t>
        </w:r>
        <w:r w:rsidR="00FA7E62" w:rsidRPr="00B662CC">
          <w:rPr>
            <w:rStyle w:val="Hyperlink"/>
            <w:lang w:val="en-US"/>
          </w:rPr>
          <w:t>. Bảng dữ liệu kết quả dự đoán phương tiện di chuyển</w:t>
        </w:r>
        <w:r w:rsidR="00FA7E62">
          <w:rPr>
            <w:webHidden/>
          </w:rPr>
          <w:tab/>
        </w:r>
        <w:r w:rsidR="00FA7E62">
          <w:rPr>
            <w:webHidden/>
          </w:rPr>
          <w:fldChar w:fldCharType="begin"/>
        </w:r>
        <w:r w:rsidR="00FA7E62">
          <w:rPr>
            <w:webHidden/>
          </w:rPr>
          <w:instrText xml:space="preserve"> PAGEREF _Toc312162754 \h </w:instrText>
        </w:r>
        <w:r w:rsidR="00FA7E62">
          <w:rPr>
            <w:webHidden/>
          </w:rPr>
        </w:r>
        <w:r w:rsidR="00FA7E62">
          <w:rPr>
            <w:webHidden/>
          </w:rPr>
          <w:fldChar w:fldCharType="separate"/>
        </w:r>
        <w:r w:rsidR="00FA7E62">
          <w:rPr>
            <w:webHidden/>
          </w:rPr>
          <w:t>22</w:t>
        </w:r>
        <w:r w:rsidR="00FA7E62">
          <w:rPr>
            <w:webHidden/>
          </w:rPr>
          <w:fldChar w:fldCharType="end"/>
        </w:r>
      </w:hyperlink>
    </w:p>
    <w:p w:rsidR="00FA7E62" w:rsidRDefault="00DB29E9">
      <w:pPr>
        <w:pStyle w:val="TableofFigures"/>
        <w:tabs>
          <w:tab w:val="right" w:leader="dot" w:pos="9017"/>
        </w:tabs>
        <w:rPr>
          <w:rFonts w:asciiTheme="minorHAnsi" w:eastAsiaTheme="minorEastAsia" w:hAnsiTheme="minorHAnsi"/>
          <w:sz w:val="22"/>
          <w:lang w:val="en-US"/>
        </w:rPr>
      </w:pPr>
      <w:hyperlink w:anchor="_Toc312162755" w:history="1">
        <w:r w:rsidR="00FA7E62" w:rsidRPr="00B662CC">
          <w:rPr>
            <w:rStyle w:val="Hyperlink"/>
          </w:rPr>
          <w:t>Bảng 4</w:t>
        </w:r>
        <w:r w:rsidR="00FA7E62" w:rsidRPr="00B662CC">
          <w:rPr>
            <w:rStyle w:val="Hyperlink"/>
            <w:lang w:val="en-US"/>
          </w:rPr>
          <w:t>. Lợi ích khi chia bảng D theo thuộc tính “Travel cost/km”</w:t>
        </w:r>
        <w:r w:rsidR="00FA7E62">
          <w:rPr>
            <w:webHidden/>
          </w:rPr>
          <w:tab/>
        </w:r>
        <w:r w:rsidR="00FA7E62">
          <w:rPr>
            <w:webHidden/>
          </w:rPr>
          <w:fldChar w:fldCharType="begin"/>
        </w:r>
        <w:r w:rsidR="00FA7E62">
          <w:rPr>
            <w:webHidden/>
          </w:rPr>
          <w:instrText xml:space="preserve"> PAGEREF _Toc312162755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DB29E9">
      <w:pPr>
        <w:pStyle w:val="TableofFigures"/>
        <w:tabs>
          <w:tab w:val="right" w:leader="dot" w:pos="9017"/>
        </w:tabs>
        <w:rPr>
          <w:rFonts w:asciiTheme="minorHAnsi" w:eastAsiaTheme="minorEastAsia" w:hAnsiTheme="minorHAnsi"/>
          <w:sz w:val="22"/>
          <w:lang w:val="en-US"/>
        </w:rPr>
      </w:pPr>
      <w:hyperlink w:anchor="_Toc312162756" w:history="1">
        <w:r w:rsidR="00FA7E62" w:rsidRPr="00B662CC">
          <w:rPr>
            <w:rStyle w:val="Hyperlink"/>
          </w:rPr>
          <w:t>Bảng 5</w:t>
        </w:r>
        <w:r w:rsidR="00FA7E62" w:rsidRPr="00B662CC">
          <w:rPr>
            <w:rStyle w:val="Hyperlink"/>
            <w:lang w:val="en-US"/>
          </w:rPr>
          <w:t>. Kết quả độ lợi thông tin sau khi phân chia bảng D theo từng thuộc tính</w:t>
        </w:r>
        <w:r w:rsidR="00FA7E62">
          <w:rPr>
            <w:webHidden/>
          </w:rPr>
          <w:tab/>
        </w:r>
        <w:r w:rsidR="00FA7E62">
          <w:rPr>
            <w:webHidden/>
          </w:rPr>
          <w:fldChar w:fldCharType="begin"/>
        </w:r>
        <w:r w:rsidR="00FA7E62">
          <w:rPr>
            <w:webHidden/>
          </w:rPr>
          <w:instrText xml:space="preserve"> PAGEREF _Toc312162756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DB29E9">
      <w:pPr>
        <w:pStyle w:val="TableofFigures"/>
        <w:tabs>
          <w:tab w:val="right" w:leader="dot" w:pos="9017"/>
        </w:tabs>
        <w:rPr>
          <w:rFonts w:asciiTheme="minorHAnsi" w:eastAsiaTheme="minorEastAsia" w:hAnsiTheme="minorHAnsi"/>
          <w:sz w:val="22"/>
          <w:lang w:val="en-US"/>
        </w:rPr>
      </w:pPr>
      <w:hyperlink w:anchor="_Toc312162757" w:history="1">
        <w:r w:rsidR="00FA7E62" w:rsidRPr="00B662CC">
          <w:rPr>
            <w:rStyle w:val="Hyperlink"/>
          </w:rPr>
          <w:t>Bảng 6</w:t>
        </w:r>
        <w:r w:rsidR="00FA7E62" w:rsidRPr="00B662CC">
          <w:rPr>
            <w:rStyle w:val="Hyperlink"/>
            <w:lang w:val="en-US"/>
          </w:rPr>
          <w:t>. Bảng dữ liệu cho lần phân lớp thứ 3</w:t>
        </w:r>
        <w:r w:rsidR="00FA7E62">
          <w:rPr>
            <w:webHidden/>
          </w:rPr>
          <w:tab/>
        </w:r>
        <w:r w:rsidR="00FA7E62">
          <w:rPr>
            <w:webHidden/>
          </w:rPr>
          <w:fldChar w:fldCharType="begin"/>
        </w:r>
        <w:r w:rsidR="00FA7E62">
          <w:rPr>
            <w:webHidden/>
          </w:rPr>
          <w:instrText xml:space="preserve"> PAGEREF _Toc312162757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DB29E9">
      <w:pPr>
        <w:pStyle w:val="TableofFigures"/>
        <w:tabs>
          <w:tab w:val="right" w:leader="dot" w:pos="9017"/>
        </w:tabs>
        <w:rPr>
          <w:rFonts w:asciiTheme="minorHAnsi" w:eastAsiaTheme="minorEastAsia" w:hAnsiTheme="minorHAnsi"/>
          <w:sz w:val="22"/>
          <w:lang w:val="en-US"/>
        </w:rPr>
      </w:pPr>
      <w:hyperlink w:anchor="_Toc312162758" w:history="1">
        <w:r w:rsidR="00FA7E62" w:rsidRPr="00B662CC">
          <w:rPr>
            <w:rStyle w:val="Hyperlink"/>
          </w:rPr>
          <w:t>Bảng 7</w:t>
        </w:r>
        <w:r w:rsidR="00FA7E62" w:rsidRPr="00B662CC">
          <w:rPr>
            <w:rStyle w:val="Hyperlink"/>
            <w:lang w:val="en-US"/>
          </w:rPr>
          <w:t>. Dữ liệu ví dụ trước khi xử lý bằng kỹ thuật Pivot Transformation</w:t>
        </w:r>
        <w:r w:rsidR="00FA7E62">
          <w:rPr>
            <w:webHidden/>
          </w:rPr>
          <w:tab/>
        </w:r>
        <w:r w:rsidR="00FA7E62">
          <w:rPr>
            <w:webHidden/>
          </w:rPr>
          <w:fldChar w:fldCharType="begin"/>
        </w:r>
        <w:r w:rsidR="00FA7E62">
          <w:rPr>
            <w:webHidden/>
          </w:rPr>
          <w:instrText xml:space="preserve"> PAGEREF _Toc312162758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DB29E9">
      <w:pPr>
        <w:pStyle w:val="TableofFigures"/>
        <w:tabs>
          <w:tab w:val="right" w:leader="dot" w:pos="9017"/>
        </w:tabs>
        <w:rPr>
          <w:rFonts w:asciiTheme="minorHAnsi" w:eastAsiaTheme="minorEastAsia" w:hAnsiTheme="minorHAnsi"/>
          <w:sz w:val="22"/>
          <w:lang w:val="en-US"/>
        </w:rPr>
      </w:pPr>
      <w:hyperlink w:anchor="_Toc312162759" w:history="1">
        <w:r w:rsidR="00FA7E62" w:rsidRPr="00B662CC">
          <w:rPr>
            <w:rStyle w:val="Hyperlink"/>
          </w:rPr>
          <w:t>Bảng 8</w:t>
        </w:r>
        <w:r w:rsidR="00FA7E62" w:rsidRPr="00B662CC">
          <w:rPr>
            <w:rStyle w:val="Hyperlink"/>
            <w:lang w:val="en-US"/>
          </w:rPr>
          <w:t>. Dữ liệu b</w:t>
        </w:r>
        <w:r w:rsidR="00FA7E62" w:rsidRPr="00B662CC">
          <w:rPr>
            <w:rStyle w:val="Hyperlink"/>
          </w:rPr>
          <w:t>ảng 7</w:t>
        </w:r>
        <w:r w:rsidR="00FA7E62" w:rsidRPr="00B662CC">
          <w:rPr>
            <w:rStyle w:val="Hyperlink"/>
            <w:lang w:val="en-US"/>
          </w:rPr>
          <w:t xml:space="preserve"> sau khi xử lý bằng kỹ thuật Pivot Transformation</w:t>
        </w:r>
        <w:r w:rsidR="00FA7E62">
          <w:rPr>
            <w:webHidden/>
          </w:rPr>
          <w:tab/>
        </w:r>
        <w:r w:rsidR="00FA7E62">
          <w:rPr>
            <w:webHidden/>
          </w:rPr>
          <w:fldChar w:fldCharType="begin"/>
        </w:r>
        <w:r w:rsidR="00FA7E62">
          <w:rPr>
            <w:webHidden/>
          </w:rPr>
          <w:instrText xml:space="preserve"> PAGEREF _Toc312162759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DB29E9">
      <w:pPr>
        <w:pStyle w:val="TableofFigures"/>
        <w:tabs>
          <w:tab w:val="right" w:leader="dot" w:pos="9017"/>
        </w:tabs>
        <w:rPr>
          <w:rFonts w:asciiTheme="minorHAnsi" w:eastAsiaTheme="minorEastAsia" w:hAnsiTheme="minorHAnsi"/>
          <w:sz w:val="22"/>
          <w:lang w:val="en-US"/>
        </w:rPr>
      </w:pPr>
      <w:hyperlink w:anchor="_Toc312162760" w:history="1">
        <w:r w:rsidR="00FA7E62" w:rsidRPr="00B662CC">
          <w:rPr>
            <w:rStyle w:val="Hyperlink"/>
          </w:rPr>
          <w:t>Bảng 9</w:t>
        </w:r>
        <w:r w:rsidR="00FA7E62" w:rsidRPr="00B662CC">
          <w:rPr>
            <w:rStyle w:val="Hyperlink"/>
            <w:lang w:val="en-US"/>
          </w:rPr>
          <w:t>. Các thành phần của Microsoft Business Intelligence</w:t>
        </w:r>
        <w:r w:rsidR="00FA7E62">
          <w:rPr>
            <w:webHidden/>
          </w:rPr>
          <w:tab/>
        </w:r>
        <w:r w:rsidR="00FA7E62">
          <w:rPr>
            <w:webHidden/>
          </w:rPr>
          <w:fldChar w:fldCharType="begin"/>
        </w:r>
        <w:r w:rsidR="00FA7E62">
          <w:rPr>
            <w:webHidden/>
          </w:rPr>
          <w:instrText xml:space="preserve"> PAGEREF _Toc312162760 \h </w:instrText>
        </w:r>
        <w:r w:rsidR="00FA7E62">
          <w:rPr>
            <w:webHidden/>
          </w:rPr>
        </w:r>
        <w:r w:rsidR="00FA7E62">
          <w:rPr>
            <w:webHidden/>
          </w:rPr>
          <w:fldChar w:fldCharType="separate"/>
        </w:r>
        <w:r w:rsidR="00FA7E62">
          <w:rPr>
            <w:webHidden/>
          </w:rPr>
          <w:t>61</w:t>
        </w:r>
        <w:r w:rsidR="00FA7E62">
          <w:rPr>
            <w:webHidden/>
          </w:rPr>
          <w:fldChar w:fldCharType="end"/>
        </w:r>
      </w:hyperlink>
    </w:p>
    <w:p w:rsidR="00FA7E62" w:rsidRDefault="00DB29E9">
      <w:pPr>
        <w:pStyle w:val="TableofFigures"/>
        <w:tabs>
          <w:tab w:val="right" w:leader="dot" w:pos="9017"/>
        </w:tabs>
        <w:rPr>
          <w:rFonts w:asciiTheme="minorHAnsi" w:eastAsiaTheme="minorEastAsia" w:hAnsiTheme="minorHAnsi"/>
          <w:sz w:val="22"/>
          <w:lang w:val="en-US"/>
        </w:rPr>
      </w:pPr>
      <w:hyperlink w:anchor="_Toc312162761" w:history="1">
        <w:r w:rsidR="00FA7E62" w:rsidRPr="00B662CC">
          <w:rPr>
            <w:rStyle w:val="Hyperlink"/>
          </w:rPr>
          <w:t>Bảng 10</w:t>
        </w:r>
        <w:r w:rsidR="00FA7E62" w:rsidRPr="00B662CC">
          <w:rPr>
            <w:rStyle w:val="Hyperlink"/>
            <w:lang w:val="en-US"/>
          </w:rPr>
          <w:t xml:space="preserve">. Bảng </w:t>
        </w:r>
        <w:r w:rsidR="00FA7E62" w:rsidRPr="00B662CC">
          <w:rPr>
            <w:rStyle w:val="Hyperlink"/>
            <w:rFonts w:cs="Times New Roman"/>
            <w:lang w:val="en-US"/>
          </w:rPr>
          <w:t>d</w:t>
        </w:r>
        <w:r w:rsidR="00FA7E62" w:rsidRPr="00B662CC">
          <w:rPr>
            <w:rStyle w:val="Hyperlink"/>
            <w:rFonts w:cs="Times New Roman"/>
          </w:rPr>
          <w:t>ữ liệu các thông tin tuyển dụng trước khi Pivot trên cột Tag</w:t>
        </w:r>
        <w:r w:rsidR="00FA7E62">
          <w:rPr>
            <w:webHidden/>
          </w:rPr>
          <w:tab/>
        </w:r>
        <w:r w:rsidR="00FA7E62">
          <w:rPr>
            <w:webHidden/>
          </w:rPr>
          <w:fldChar w:fldCharType="begin"/>
        </w:r>
        <w:r w:rsidR="00FA7E62">
          <w:rPr>
            <w:webHidden/>
          </w:rPr>
          <w:instrText xml:space="preserve"> PAGEREF _Toc312162761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DB29E9">
      <w:pPr>
        <w:pStyle w:val="TableofFigures"/>
        <w:tabs>
          <w:tab w:val="right" w:leader="dot" w:pos="9017"/>
        </w:tabs>
        <w:rPr>
          <w:rFonts w:asciiTheme="minorHAnsi" w:eastAsiaTheme="minorEastAsia" w:hAnsiTheme="minorHAnsi"/>
          <w:sz w:val="22"/>
          <w:lang w:val="en-US"/>
        </w:rPr>
      </w:pPr>
      <w:hyperlink w:anchor="_Toc312162762" w:history="1">
        <w:r w:rsidR="00FA7E62" w:rsidRPr="00B662CC">
          <w:rPr>
            <w:rStyle w:val="Hyperlink"/>
          </w:rPr>
          <w:t>Bảng 11</w:t>
        </w:r>
        <w:r w:rsidR="00FA7E62" w:rsidRPr="00B662CC">
          <w:rPr>
            <w:rStyle w:val="Hyperlink"/>
            <w:lang w:val="en-US"/>
          </w:rPr>
          <w:t xml:space="preserve">. Bảng </w:t>
        </w:r>
        <w:r w:rsidR="00FA7E62" w:rsidRPr="00B662CC">
          <w:rPr>
            <w:rStyle w:val="Hyperlink"/>
            <w:rFonts w:cs="Times New Roman"/>
            <w:lang w:val="en-US"/>
          </w:rPr>
          <w:t>k</w:t>
        </w:r>
        <w:r w:rsidR="00FA7E62" w:rsidRPr="00B662CC">
          <w:rPr>
            <w:rStyle w:val="Hyperlink"/>
            <w:rFonts w:cs="Times New Roman"/>
          </w:rPr>
          <w:t>ết quả sau khi Pivot Transformation</w:t>
        </w:r>
        <w:r w:rsidR="00FA7E62">
          <w:rPr>
            <w:webHidden/>
          </w:rPr>
          <w:tab/>
        </w:r>
        <w:r w:rsidR="00FA7E62">
          <w:rPr>
            <w:webHidden/>
          </w:rPr>
          <w:fldChar w:fldCharType="begin"/>
        </w:r>
        <w:r w:rsidR="00FA7E62">
          <w:rPr>
            <w:webHidden/>
          </w:rPr>
          <w:instrText xml:space="preserve"> PAGEREF _Toc312162762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DB29E9">
      <w:pPr>
        <w:pStyle w:val="TableofFigures"/>
        <w:tabs>
          <w:tab w:val="right" w:leader="dot" w:pos="9017"/>
        </w:tabs>
        <w:rPr>
          <w:rFonts w:asciiTheme="minorHAnsi" w:eastAsiaTheme="minorEastAsia" w:hAnsiTheme="minorHAnsi"/>
          <w:sz w:val="22"/>
          <w:lang w:val="en-US"/>
        </w:rPr>
      </w:pPr>
      <w:hyperlink w:anchor="_Toc312162763" w:history="1">
        <w:r w:rsidR="00FA7E62" w:rsidRPr="00B662CC">
          <w:rPr>
            <w:rStyle w:val="Hyperlink"/>
          </w:rPr>
          <w:t>Bảng 12</w:t>
        </w:r>
        <w:r w:rsidR="00FA7E62" w:rsidRPr="00B662CC">
          <w:rPr>
            <w:rStyle w:val="Hyperlink"/>
            <w:lang w:val="en-US"/>
          </w:rPr>
          <w:t>. Bảng mô tả dữ liệu đầu vào khi sử dụng MS Analysis Services</w:t>
        </w:r>
        <w:r w:rsidR="00FA7E62">
          <w:rPr>
            <w:webHidden/>
          </w:rPr>
          <w:tab/>
        </w:r>
        <w:r w:rsidR="00FA7E62">
          <w:rPr>
            <w:webHidden/>
          </w:rPr>
          <w:fldChar w:fldCharType="begin"/>
        </w:r>
        <w:r w:rsidR="00FA7E62">
          <w:rPr>
            <w:webHidden/>
          </w:rPr>
          <w:instrText xml:space="preserve"> PAGEREF _Toc312162763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DB29E9">
      <w:pPr>
        <w:pStyle w:val="TableofFigures"/>
        <w:tabs>
          <w:tab w:val="right" w:leader="dot" w:pos="9017"/>
        </w:tabs>
        <w:rPr>
          <w:rFonts w:asciiTheme="minorHAnsi" w:eastAsiaTheme="minorEastAsia" w:hAnsiTheme="minorHAnsi"/>
          <w:sz w:val="22"/>
          <w:lang w:val="en-US"/>
        </w:rPr>
      </w:pPr>
      <w:hyperlink w:anchor="_Toc312162764" w:history="1">
        <w:r w:rsidR="00FA7E62" w:rsidRPr="00B662CC">
          <w:rPr>
            <w:rStyle w:val="Hyperlink"/>
          </w:rPr>
          <w:t>Bảng 13</w:t>
        </w:r>
        <w:r w:rsidR="00FA7E62" w:rsidRPr="00B662CC">
          <w:rPr>
            <w:rStyle w:val="Hyperlink"/>
            <w:lang w:val="en-US"/>
          </w:rPr>
          <w:t>. Bảng mô tả dữ liệu đầu ra khi sử dụng MS Analysis Services</w:t>
        </w:r>
        <w:r w:rsidR="00FA7E62">
          <w:rPr>
            <w:webHidden/>
          </w:rPr>
          <w:tab/>
        </w:r>
        <w:r w:rsidR="00FA7E62">
          <w:rPr>
            <w:webHidden/>
          </w:rPr>
          <w:fldChar w:fldCharType="begin"/>
        </w:r>
        <w:r w:rsidR="00FA7E62">
          <w:rPr>
            <w:webHidden/>
          </w:rPr>
          <w:instrText xml:space="preserve"> PAGEREF _Toc312162764 \h </w:instrText>
        </w:r>
        <w:r w:rsidR="00FA7E62">
          <w:rPr>
            <w:webHidden/>
          </w:rPr>
        </w:r>
        <w:r w:rsidR="00FA7E62">
          <w:rPr>
            <w:webHidden/>
          </w:rPr>
          <w:fldChar w:fldCharType="separate"/>
        </w:r>
        <w:r w:rsidR="00FA7E62">
          <w:rPr>
            <w:webHidden/>
          </w:rPr>
          <w:t>89</w:t>
        </w:r>
        <w:r w:rsidR="00FA7E62">
          <w:rPr>
            <w:webHidden/>
          </w:rPr>
          <w:fldChar w:fldCharType="end"/>
        </w:r>
      </w:hyperlink>
    </w:p>
    <w:p w:rsidR="00FA7E62" w:rsidRDefault="00DB29E9">
      <w:pPr>
        <w:pStyle w:val="TableofFigures"/>
        <w:tabs>
          <w:tab w:val="right" w:leader="dot" w:pos="9017"/>
        </w:tabs>
        <w:rPr>
          <w:rFonts w:asciiTheme="minorHAnsi" w:eastAsiaTheme="minorEastAsia" w:hAnsiTheme="minorHAnsi"/>
          <w:sz w:val="22"/>
          <w:lang w:val="en-US"/>
        </w:rPr>
      </w:pPr>
      <w:hyperlink w:anchor="_Toc312162765" w:history="1">
        <w:r w:rsidR="00FA7E62" w:rsidRPr="00B662CC">
          <w:rPr>
            <w:rStyle w:val="Hyperlink"/>
          </w:rPr>
          <w:t>Bảng 16</w:t>
        </w:r>
        <w:r w:rsidR="00FA7E62" w:rsidRPr="00B662CC">
          <w:rPr>
            <w:rStyle w:val="Hyperlink"/>
            <w:lang w:val="en-US"/>
          </w:rPr>
          <w:t>. So sánh JobZoom framework với các website hiện tại</w:t>
        </w:r>
        <w:r w:rsidR="00FA7E62">
          <w:rPr>
            <w:webHidden/>
          </w:rPr>
          <w:tab/>
        </w:r>
        <w:r w:rsidR="00FA7E62">
          <w:rPr>
            <w:webHidden/>
          </w:rPr>
          <w:fldChar w:fldCharType="begin"/>
        </w:r>
        <w:r w:rsidR="00FA7E62">
          <w:rPr>
            <w:webHidden/>
          </w:rPr>
          <w:instrText xml:space="preserve"> PAGEREF _Toc312162765 \h </w:instrText>
        </w:r>
        <w:r w:rsidR="00FA7E62">
          <w:rPr>
            <w:webHidden/>
          </w:rPr>
        </w:r>
        <w:r w:rsidR="00FA7E62">
          <w:rPr>
            <w:webHidden/>
          </w:rPr>
          <w:fldChar w:fldCharType="separate"/>
        </w:r>
        <w:r w:rsidR="00FA7E62">
          <w:rPr>
            <w:webHidden/>
          </w:rPr>
          <w:t>95</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162601"/>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162766" w:history="1">
        <w:r w:rsidR="00FA7E62" w:rsidRPr="006732AE">
          <w:rPr>
            <w:rStyle w:val="Hyperlink"/>
          </w:rPr>
          <w:t>Biểu đồ 1</w:t>
        </w:r>
        <w:r w:rsidR="00FA7E62" w:rsidRPr="006732AE">
          <w:rPr>
            <w:rStyle w:val="Hyperlink"/>
            <w:lang w:val="en-US"/>
          </w:rPr>
          <w:t>. Mối liên hệ giữa giá trị Entropy cực đại và số lượng phân lớp</w:t>
        </w:r>
        <w:r w:rsidR="00FA7E62">
          <w:rPr>
            <w:webHidden/>
          </w:rPr>
          <w:tab/>
        </w:r>
        <w:r w:rsidR="00FA7E62">
          <w:rPr>
            <w:webHidden/>
          </w:rPr>
          <w:fldChar w:fldCharType="begin"/>
        </w:r>
        <w:r w:rsidR="00FA7E62">
          <w:rPr>
            <w:webHidden/>
          </w:rPr>
          <w:instrText xml:space="preserve"> PAGEREF _Toc312162766 \h </w:instrText>
        </w:r>
        <w:r w:rsidR="00FA7E62">
          <w:rPr>
            <w:webHidden/>
          </w:rPr>
        </w:r>
        <w:r w:rsidR="00FA7E62">
          <w:rPr>
            <w:webHidden/>
          </w:rPr>
          <w:fldChar w:fldCharType="separate"/>
        </w:r>
        <w:r w:rsidR="00FA7E62">
          <w:rPr>
            <w:webHidden/>
          </w:rPr>
          <w:t>24</w:t>
        </w:r>
        <w:r w:rsidR="00FA7E62">
          <w:rPr>
            <w:webHidden/>
          </w:rPr>
          <w:fldChar w:fldCharType="end"/>
        </w:r>
      </w:hyperlink>
    </w:p>
    <w:p w:rsidR="00FA7E62" w:rsidRDefault="00DB29E9">
      <w:pPr>
        <w:pStyle w:val="TableofFigures"/>
        <w:tabs>
          <w:tab w:val="right" w:leader="dot" w:pos="9017"/>
        </w:tabs>
        <w:rPr>
          <w:rFonts w:asciiTheme="minorHAnsi" w:eastAsiaTheme="minorEastAsia" w:hAnsiTheme="minorHAnsi"/>
          <w:sz w:val="22"/>
          <w:lang w:val="en-US"/>
        </w:rPr>
      </w:pPr>
      <w:hyperlink w:anchor="_Toc312162767" w:history="1">
        <w:r w:rsidR="00FA7E62" w:rsidRPr="006732AE">
          <w:rPr>
            <w:rStyle w:val="Hyperlink"/>
          </w:rPr>
          <w:t>Biểu đồ 2</w:t>
        </w:r>
        <w:r w:rsidR="00FA7E62" w:rsidRPr="006732AE">
          <w:rPr>
            <w:rStyle w:val="Hyperlink"/>
            <w:lang w:val="en-US"/>
          </w:rPr>
          <w:t>. Mối liên hệ giữa giá trị Gini index cực đại và số lượng phân lớp</w:t>
        </w:r>
        <w:r w:rsidR="00FA7E62">
          <w:rPr>
            <w:webHidden/>
          </w:rPr>
          <w:tab/>
        </w:r>
        <w:r w:rsidR="00FA7E62">
          <w:rPr>
            <w:webHidden/>
          </w:rPr>
          <w:fldChar w:fldCharType="begin"/>
        </w:r>
        <w:r w:rsidR="00FA7E62">
          <w:rPr>
            <w:webHidden/>
          </w:rPr>
          <w:instrText xml:space="preserve"> PAGEREF _Toc312162767 \h </w:instrText>
        </w:r>
        <w:r w:rsidR="00FA7E62">
          <w:rPr>
            <w:webHidden/>
          </w:rPr>
        </w:r>
        <w:r w:rsidR="00FA7E62">
          <w:rPr>
            <w:webHidden/>
          </w:rPr>
          <w:fldChar w:fldCharType="separate"/>
        </w:r>
        <w:r w:rsidR="00FA7E62">
          <w:rPr>
            <w:webHidden/>
          </w:rPr>
          <w:t>25</w:t>
        </w:r>
        <w:r w:rsidR="00FA7E62">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162602"/>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A3163">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 xml:space="preserve">ột giá </w:t>
            </w:r>
            <w:r w:rsidR="009A3163">
              <w:rPr>
                <w:lang w:val="en-US"/>
              </w:rPr>
              <w:t xml:space="preserve">trị </w:t>
            </w:r>
            <w:r w:rsidR="00C400F0">
              <w:rPr>
                <w:lang w:val="en-US"/>
              </w:rPr>
              <w:t>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162603"/>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162604"/>
      <w:commentRangeStart w:id="11"/>
      <w:r>
        <w:rPr>
          <w:lang w:val="en-US"/>
        </w:rPr>
        <w:lastRenderedPageBreak/>
        <w:t>Nhập đề</w:t>
      </w:r>
      <w:bookmarkEnd w:id="10"/>
      <w:commentRangeEnd w:id="11"/>
      <w:r w:rsidR="00CE1BF5">
        <w:rPr>
          <w:rStyle w:val="CommentReference"/>
          <w:rFonts w:eastAsiaTheme="minorHAnsi" w:cstheme="minorBidi"/>
          <w:b w:val="0"/>
          <w:bCs w:val="0"/>
          <w:color w:val="auto"/>
        </w:rPr>
        <w:commentReference w:id="11"/>
      </w:r>
    </w:p>
    <w:p w:rsidR="00FE1AFD" w:rsidRDefault="00FE1AFD" w:rsidP="009032D0">
      <w:pPr>
        <w:ind w:firstLine="720"/>
        <w:rPr>
          <w:lang w:val="en-US"/>
        </w:rPr>
      </w:pPr>
      <w:r>
        <w:rPr>
          <w:lang w:val="en-US"/>
        </w:rPr>
        <w:t>Các kiến trúc phần mềm ứng dụng hiện nay đều đi nhiều về giao diện, giao tiế</w:t>
      </w:r>
      <w:r w:rsidR="0023215C">
        <w:rPr>
          <w:lang w:val="en-US"/>
        </w:rPr>
        <w:t xml:space="preserve">p </w:t>
      </w:r>
      <w:r>
        <w:rPr>
          <w:lang w:val="en-US"/>
        </w:rPr>
        <w:t xml:space="preserve">giữa người dùng, </w:t>
      </w:r>
      <w:commentRangeStart w:id="12"/>
      <w:r>
        <w:rPr>
          <w:lang w:val="en-US"/>
        </w:rPr>
        <w:t>những kiến trúc dành riêng giải quyết bài toán nghiệp vụ ít được phổ biến</w:t>
      </w:r>
      <w:commentRangeEnd w:id="12"/>
      <w:r w:rsidR="00323383">
        <w:rPr>
          <w:rStyle w:val="CommentReference"/>
        </w:rPr>
        <w:commentReference w:id="12"/>
      </w:r>
      <w:r>
        <w:rPr>
          <w:lang w:val="en-US"/>
        </w:rPr>
        <w:t xml:space="preserve">. </w:t>
      </w:r>
      <w:r w:rsidR="00F34CBD">
        <w:rPr>
          <w:lang w:val="en-US"/>
        </w:rPr>
        <w:t>Kiến trúc nghiệp vụ là một nền tảng hiệu quả, đảm bảo sự phát triển trong tương lai. N</w:t>
      </w:r>
      <w:r>
        <w:rPr>
          <w:lang w:val="en-US"/>
        </w:rPr>
        <w:t xml:space="preserve">hững ứng dụng tìm việc, tìm bạn, tìm mặt hàng, … có chức năng </w:t>
      </w:r>
      <w:r w:rsidR="00F34CBD">
        <w:rPr>
          <w:lang w:val="en-US"/>
        </w:rPr>
        <w:t xml:space="preserve">nghiệp vụ </w:t>
      </w:r>
      <w:r>
        <w:rPr>
          <w:lang w:val="en-US"/>
        </w:rPr>
        <w:t xml:space="preserve">tương đối giống nhau - người dùng đăng thông tin, tìm kiếm và so khớp - </w:t>
      </w:r>
      <w:commentRangeStart w:id="13"/>
      <w:r>
        <w:rPr>
          <w:lang w:val="en-US"/>
        </w:rPr>
        <w:t xml:space="preserve">nhưng những ứng dụng này chưa có kiến trúc </w:t>
      </w:r>
      <w:r w:rsidR="00F34CBD">
        <w:rPr>
          <w:lang w:val="en-US"/>
        </w:rPr>
        <w:t xml:space="preserve">nghiệp vụ </w:t>
      </w:r>
      <w:r>
        <w:rPr>
          <w:lang w:val="en-US"/>
        </w:rPr>
        <w:t>chung</w:t>
      </w:r>
      <w:commentRangeEnd w:id="13"/>
      <w:r w:rsidR="000E575A">
        <w:rPr>
          <w:rStyle w:val="CommentReference"/>
        </w:rPr>
        <w:commentReference w:id="13"/>
      </w:r>
      <w:r>
        <w:rPr>
          <w:lang w:val="en-US"/>
        </w:rPr>
        <w:t xml:space="preserve">.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9032D0">
      <w:pPr>
        <w:ind w:firstLine="720"/>
        <w:rPr>
          <w:lang w:val="en-US"/>
        </w:rPr>
      </w:pPr>
      <w:commentRangeStart w:id="14"/>
      <w:r>
        <w:rPr>
          <w:lang w:val="en-US"/>
        </w:rPr>
        <w:t>Trong khuôn khổ thực hiện đề tài</w:t>
      </w:r>
      <w:commentRangeEnd w:id="14"/>
      <w:r w:rsidR="00CE1BF5">
        <w:rPr>
          <w:rStyle w:val="CommentReference"/>
        </w:rPr>
        <w:commentReference w:id="14"/>
      </w:r>
      <w:r>
        <w:rPr>
          <w:lang w:val="en-US"/>
        </w:rPr>
        <w:t xml:space="preserve">, chúng tôi </w:t>
      </w:r>
      <w:r w:rsidR="00F34CBD" w:rsidRPr="00F34CBD">
        <w:rPr>
          <w:lang w:val="en-US"/>
        </w:rPr>
        <w:t>tiến hành nghiên cứu đánh giá các website tìm kiếm và so khớp thông tin hiện nay, từ đó làm tiền đề xây dựng giải pháp kiến trúc nghiệp vụ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9032D0">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9032D0">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giải pháp kiến trúc nghiệp vụ linh hoạt giúp người dùng đăng tải và so khớp</w:t>
      </w:r>
      <w:r w:rsidR="00B61A49">
        <w:rPr>
          <w:lang w:val="en-US"/>
        </w:rPr>
        <w:t xml:space="preserve"> thông tin</w:t>
      </w:r>
      <w:r w:rsidR="0063022C">
        <w:rPr>
          <w:lang w:val="en-US"/>
        </w:rPr>
        <w:t xml:space="preserve">,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w:t>
      </w:r>
      <w:r>
        <w:rPr>
          <w:lang w:val="en-US"/>
        </w:rPr>
        <w:lastRenderedPageBreak/>
        <w:t xml:space="preserve">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9032D0">
      <w:pPr>
        <w:ind w:firstLine="720"/>
        <w:rPr>
          <w:lang w:val="en-US"/>
        </w:rPr>
      </w:pPr>
      <w:r>
        <w:rPr>
          <w:lang w:val="en-US"/>
        </w:rPr>
        <w:t xml:space="preserve">Với những ưu điểm của </w:t>
      </w:r>
      <w:r w:rsidR="0063022C">
        <w:rPr>
          <w:lang w:val="en-US"/>
        </w:rPr>
        <w:t xml:space="preserve">kiến trúc nghiệp vụ đăng </w:t>
      </w:r>
      <w:r w:rsidR="00EC6240">
        <w:rPr>
          <w:lang w:val="en-US"/>
        </w:rPr>
        <w:t>tải</w:t>
      </w:r>
      <w:r w:rsidR="0063022C">
        <w:rPr>
          <w:lang w:val="en-US"/>
        </w:rPr>
        <w:t xml:space="preserve"> và so khớp</w:t>
      </w:r>
      <w:r w:rsidR="00EC6240">
        <w:rPr>
          <w:lang w:val="en-US"/>
        </w:rPr>
        <w:t xml:space="preserve"> thông tin</w:t>
      </w:r>
      <w:r w:rsidR="0063022C">
        <w:rPr>
          <w:lang w:val="en-US"/>
        </w:rPr>
        <w:t xml:space="preserve">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9032D0">
      <w:pPr>
        <w:pStyle w:val="Heading1"/>
        <w:rPr>
          <w:lang w:val="en-US"/>
        </w:rPr>
      </w:pPr>
      <w:bookmarkStart w:id="15" w:name="_Ref311635093"/>
      <w:bookmarkStart w:id="16" w:name="_Ref311635096"/>
      <w:bookmarkStart w:id="17" w:name="_Toc312162605"/>
      <w:bookmarkStart w:id="18" w:name="OLE_LINK13"/>
      <w:bookmarkStart w:id="19"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5"/>
      <w:bookmarkEnd w:id="16"/>
      <w:r w:rsidR="008F4F0F">
        <w:rPr>
          <w:lang w:val="en-US"/>
        </w:rPr>
        <w:t xml:space="preserve"> </w:t>
      </w:r>
      <w:r w:rsidR="002054C2">
        <w:rPr>
          <w:lang w:val="en-US"/>
        </w:rPr>
        <w:t xml:space="preserve">tổ chức, </w:t>
      </w:r>
      <w:commentRangeStart w:id="20"/>
      <w:r w:rsidR="008F4F0F">
        <w:rPr>
          <w:lang w:val="en-US"/>
        </w:rPr>
        <w:t xml:space="preserve">lưu trữ </w:t>
      </w:r>
      <w:commentRangeEnd w:id="20"/>
      <w:r w:rsidR="0086250E">
        <w:rPr>
          <w:rStyle w:val="CommentReference"/>
          <w:rFonts w:eastAsiaTheme="minorHAnsi" w:cstheme="minorBidi"/>
          <w:b w:val="0"/>
          <w:bCs w:val="0"/>
          <w:color w:val="auto"/>
        </w:rPr>
        <w:commentReference w:id="20"/>
      </w:r>
      <w:r w:rsidR="008F4F0F">
        <w:rPr>
          <w:lang w:val="en-US"/>
        </w:rPr>
        <w:t>và so khớp thông tin</w:t>
      </w:r>
      <w:bookmarkEnd w:id="17"/>
    </w:p>
    <w:p w:rsidR="00AE4494" w:rsidRPr="00B10D15" w:rsidRDefault="00AE4494" w:rsidP="009032D0">
      <w:pPr>
        <w:ind w:firstLine="720"/>
        <w:rPr>
          <w:lang w:val="en-US"/>
        </w:rPr>
      </w:pPr>
      <w:commentRangeStart w:id="21"/>
      <w:r>
        <w:rPr>
          <w:lang w:val="en-US"/>
        </w:rPr>
        <w:t>Ngày</w:t>
      </w:r>
      <w:commentRangeEnd w:id="21"/>
      <w:r w:rsidR="009B596A">
        <w:rPr>
          <w:rStyle w:val="CommentReference"/>
        </w:rPr>
        <w:commentReference w:id="21"/>
      </w:r>
      <w:r>
        <w:rPr>
          <w:lang w:val="en-US"/>
        </w:rPr>
        <w:t xml:space="preserve"> nay, </w:t>
      </w:r>
      <w:r w:rsidRPr="00B10D15">
        <w:rPr>
          <w:lang w:val="en-US"/>
        </w:rPr>
        <w:t xml:space="preserve">Internet mang lại rất nhiều tiện ích hữu dụng cho người sử dụng, một trong các tiện ích phổ thông của Internet là hệ thống thư điện tử (email), trò chuyện trực tuyến (chat), </w:t>
      </w:r>
      <w:r w:rsidR="00B61A49">
        <w:rPr>
          <w:lang w:val="en-US"/>
        </w:rPr>
        <w:t>dịch vụ tìm kiếm</w:t>
      </w:r>
      <w:r>
        <w:rPr>
          <w:lang w:val="en-US"/>
        </w:rPr>
        <w:t xml:space="preserve">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w:t>
      </w:r>
      <w:r w:rsidR="00F34CBD">
        <w:rPr>
          <w:lang w:val="en-US"/>
        </w:rPr>
        <w:t xml:space="preserve"> </w:t>
      </w:r>
      <w:r w:rsidR="006E19CE">
        <w:rPr>
          <w:lang w:val="en-US"/>
        </w:rPr>
        <w:t>ra đời</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w:t>
      </w:r>
      <w:r w:rsidR="006E19CE">
        <w:rPr>
          <w:lang w:val="en-US"/>
        </w:rPr>
        <w:t>hạn chế của</w:t>
      </w:r>
      <w:r>
        <w:rPr>
          <w:lang w:val="en-US"/>
        </w:rPr>
        <w:t>của email</w:t>
      </w:r>
      <w:r w:rsidR="006E19CE">
        <w:rPr>
          <w:lang w:val="en-US"/>
        </w:rPr>
        <w:t xml:space="preserve"> lúc bấy giờ</w:t>
      </w:r>
      <w:r>
        <w:rPr>
          <w:lang w:val="en-US"/>
        </w:rPr>
        <w:t xml:space="preserve">, việc gửi email cho một nhóm trở nên dễ dàng hơn, kỹ thuật “email grouping” cũng giúp cho việc phân loại thư một cách dễ dàng hơn. </w:t>
      </w:r>
      <w:r w:rsidR="009B596A">
        <w:rPr>
          <w:lang w:val="en-US"/>
        </w:rPr>
        <w:t xml:space="preserve">Một ví dụ khác về tổ chức thông tin theo nhóm, </w:t>
      </w:r>
      <w:r>
        <w:rPr>
          <w:lang w:val="en-US"/>
        </w:rPr>
        <w:t xml:space="preserve">diễn đàn (forum) ra đời nhằm </w:t>
      </w:r>
      <w:r w:rsidR="001F65FB">
        <w:rPr>
          <w:lang w:val="en-US"/>
        </w:rPr>
        <w:t>giúp hỗ trợ</w:t>
      </w:r>
      <w:r>
        <w:rPr>
          <w:lang w:val="en-US"/>
        </w:rPr>
        <w:t xml:space="preserve">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w:t>
      </w:r>
      <w:r>
        <w:rPr>
          <w:lang w:val="en-US"/>
        </w:rPr>
        <w:lastRenderedPageBreak/>
        <w:t xml:space="preserve">thẻ (tag) đã ra đời. Việc ra đời của tag cùng với blog và mạng xã hội đã đánh dấu bước ngoặc phát triển mới của internet. Một bài viết sẽ được tag những tag liên quan, 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9032D0">
      <w:pPr>
        <w:ind w:firstLine="720"/>
        <w:rPr>
          <w:lang w:val="en-US"/>
        </w:rPr>
      </w:pPr>
      <w:commentRangeStart w:id="22"/>
      <w:r>
        <w:rPr>
          <w:lang w:val="en-US"/>
        </w:rPr>
        <w:t>Các kiến trúc phần mềm ứng dụng hiện nay đều đi nhiều về giao diện, giao tiếp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w:t>
      </w:r>
      <w:commentRangeEnd w:id="22"/>
      <w:r w:rsidR="0047412F">
        <w:rPr>
          <w:rStyle w:val="CommentReference"/>
        </w:rPr>
        <w:commentReference w:id="22"/>
      </w:r>
      <w:r>
        <w:rPr>
          <w:lang w:val="en-US"/>
        </w:rPr>
        <w:t xml:space="preserve"> Từ </w:t>
      </w:r>
      <w:r w:rsidRPr="002E7F5A">
        <w:rPr>
          <w:b/>
          <w:i/>
          <w:lang w:val="en-US"/>
        </w:rPr>
        <w:t>nhu cầu thông tin nhiều, đa dạng, cần so khớp nhiều và nhanh</w:t>
      </w:r>
      <w:r>
        <w:rPr>
          <w:lang w:val="en-US"/>
        </w:rPr>
        <w:t xml:space="preserve">, chúng tôi nghĩ về một kiến trúc phần mềm giúp người dùng đăng tải và so khớp thông tin một cách dễ dàng, nhanh chóng và hiệu quả. Kiến trúc này phải giải quyết được những </w:t>
      </w:r>
      <w:commentRangeStart w:id="23"/>
      <w:r>
        <w:rPr>
          <w:lang w:val="en-US"/>
        </w:rPr>
        <w:t>bài toán sau:</w:t>
      </w:r>
      <w:commentRangeEnd w:id="23"/>
      <w:r w:rsidR="00BB1B98">
        <w:rPr>
          <w:rStyle w:val="CommentReference"/>
        </w:rPr>
        <w:commentReference w:id="23"/>
      </w:r>
    </w:p>
    <w:p w:rsidR="002E55B1" w:rsidRDefault="002E55B1" w:rsidP="009032D0">
      <w:pPr>
        <w:pStyle w:val="Heading2"/>
        <w:rPr>
          <w:lang w:val="en-US"/>
        </w:rPr>
      </w:pPr>
      <w:bookmarkStart w:id="24" w:name="_Ref312062701"/>
      <w:bookmarkStart w:id="25" w:name="_Toc312162606"/>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24"/>
      <w:bookmarkEnd w:id="25"/>
    </w:p>
    <w:p w:rsidR="00152F1A" w:rsidRPr="00152F1A" w:rsidRDefault="00F415CA" w:rsidP="009032D0">
      <w:pPr>
        <w:ind w:firstLine="720"/>
        <w:rPr>
          <w:b/>
          <w:i/>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lastRenderedPageBreak/>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thường được thể hiện thông qua những thuộc tính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mà vẫn đảm bảo được khả năng so khớp giữ</w:t>
      </w:r>
      <w:r w:rsidR="00051BDE">
        <w:rPr>
          <w:b/>
          <w:i/>
          <w:lang w:val="en-US"/>
        </w:rPr>
        <w:t>a nhu cầu và “sản phẩm đáp ứng nhu cầu”</w:t>
      </w:r>
    </w:p>
    <w:p w:rsidR="002E55B1" w:rsidRDefault="002E55B1" w:rsidP="009032D0">
      <w:pPr>
        <w:pStyle w:val="Heading2"/>
        <w:rPr>
          <w:lang w:val="en-US"/>
        </w:rPr>
      </w:pPr>
      <w:bookmarkStart w:id="26" w:name="_Toc312162607"/>
      <w:r>
        <w:rPr>
          <w:lang w:val="en-US"/>
        </w:rPr>
        <w:t>Bài toán 2</w:t>
      </w:r>
      <w:r w:rsidR="007F6FA8">
        <w:rPr>
          <w:lang w:val="en-US"/>
        </w:rPr>
        <w:t xml:space="preserve">: Mức độ tương quan giữa </w:t>
      </w:r>
      <w:bookmarkEnd w:id="26"/>
      <w:r w:rsidR="00262A7D">
        <w:rPr>
          <w:lang w:val="en-US"/>
        </w:rPr>
        <w:t>các thông tin với nhau</w:t>
      </w:r>
    </w:p>
    <w:p w:rsidR="00051BDE" w:rsidRPr="0031466B" w:rsidRDefault="00F36B9C" w:rsidP="009032D0">
      <w:pPr>
        <w:ind w:firstLine="720"/>
        <w:rPr>
          <w:i/>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w:t>
      </w:r>
      <w:r w:rsidR="00C64150">
        <w:rPr>
          <w:lang w:val="en-US"/>
        </w:rPr>
        <w:t>khoá</w:t>
      </w:r>
      <w:r w:rsidR="00C64150" w:rsidRPr="00F36B9C">
        <w:rPr>
          <w:lang w:val="en-US"/>
        </w:rPr>
        <w:t xml:space="preserve"> </w:t>
      </w:r>
      <w:r w:rsidRPr="00F36B9C">
        <w:rPr>
          <w:lang w:val="en-US"/>
        </w:rPr>
        <w:t xml:space="preserve">được </w:t>
      </w:r>
      <w:r w:rsidR="00C64150">
        <w:rPr>
          <w:lang w:val="en-US"/>
        </w:rPr>
        <w:t>nhập vào</w:t>
      </w:r>
      <w:r w:rsidRPr="00F36B9C">
        <w:rPr>
          <w:lang w:val="en-US"/>
        </w:rPr>
        <w:t xml:space="preserve">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w:t>
      </w:r>
      <w:r w:rsidR="008D73D9">
        <w:rPr>
          <w:lang w:val="en-US"/>
        </w:rPr>
        <w:lastRenderedPageBreak/>
        <w:t>độ chính xác cao. Chẳng hạn, việc so khớp giữa thuộc tính “áo thun” và thuộc tính “áo 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w:t>
      </w:r>
      <w:r w:rsidR="00262A7D" w:rsidRPr="0031466B">
        <w:rPr>
          <w:i/>
          <w:lang w:val="en-US"/>
        </w:rPr>
        <w:t>Thông tin được miêu tả bằng tập hợp các thuộc tính, việc đánh giá mức độ tương quan giữa các thuộc tính nhằm giải quyết bài toán lớn hơn</w:t>
      </w:r>
      <w:r w:rsidR="0031466B" w:rsidRPr="0031466B">
        <w:rPr>
          <w:i/>
          <w:lang w:val="en-US"/>
        </w:rPr>
        <w:t>: bài toán mức độ tương quan giữa các thông tin với nhau.</w:t>
      </w:r>
    </w:p>
    <w:p w:rsidR="00262A7D" w:rsidRDefault="0031466B" w:rsidP="009F7F6F">
      <w:pPr>
        <w:ind w:firstLine="720"/>
        <w:rPr>
          <w:lang w:val="en-US"/>
        </w:rPr>
      </w:pPr>
      <w:r>
        <w:rPr>
          <w:lang w:val="en-US"/>
        </w:rPr>
        <w:t>Thông tin về n</w:t>
      </w:r>
      <w:r w:rsidR="00262A7D">
        <w:rPr>
          <w:lang w:val="en-US"/>
        </w:rPr>
        <w:t>hu cầu và “sản phẩm đáp ứng nhu cầu” (SPDUNC</w:t>
      </w:r>
      <w:r>
        <w:rPr>
          <w:lang w:val="en-US"/>
        </w:rPr>
        <w:t xml:space="preserve">) được mô tả bằng tập các thuộc tính, các tập thuộc tính này được người dùng </w:t>
      </w:r>
      <w:r w:rsidR="00262A7D">
        <w:rPr>
          <w:lang w:val="en-US"/>
        </w:rPr>
        <w:t>tự do định nghĩa</w:t>
      </w:r>
      <w:r w:rsidR="009F7F6F">
        <w:rPr>
          <w:lang w:val="en-US"/>
        </w:rPr>
        <w:t>. Vì vậy,</w:t>
      </w:r>
      <w:r w:rsidR="00D82544">
        <w:rPr>
          <w:lang w:val="en-US"/>
        </w:rPr>
        <w:t xml:space="preserve"> kiến trúc</w:t>
      </w:r>
      <w:r>
        <w:rPr>
          <w:lang w:val="en-US"/>
        </w:rPr>
        <w:t xml:space="preserve"> đòi hỏi phải có tổ chức thông tin linh hoạt sao cho có thể so sánh mức độ tương quan giữa các thông tin này với nhau. Sau khi đã đạt được sự linh hoạt (giải quyết bài toán 1) thì phải giải quyết vấn đề về so khớp thông tin - các thông tin về nhu cầu và “sản phẩm đáp ứng nhu cầu” có mức độ so khớ</w:t>
      </w:r>
      <w:r w:rsidR="009F7F6F">
        <w:rPr>
          <w:lang w:val="en-US"/>
        </w:rPr>
        <w:t xml:space="preserve">p ra sao. </w:t>
      </w:r>
      <w:r w:rsidR="00262A7D">
        <w:rPr>
          <w:lang w:val="en-US"/>
        </w:rPr>
        <w:t>Việc so khớ</w:t>
      </w:r>
      <w:r w:rsidR="009F7F6F">
        <w:rPr>
          <w:lang w:val="en-US"/>
        </w:rPr>
        <w:t>p giữa thông tin về nhu cầu và “sản phẩm đáp ứng nhu cầu”</w:t>
      </w:r>
      <w:r w:rsidR="00262A7D">
        <w:rPr>
          <w:lang w:val="en-US"/>
        </w:rPr>
        <w:t xml:space="preserve"> sẽ đánh giá được SPDUNC đáp ứng được bao nhiêu phần trăm nhu cầu và SPDUNC cần cải thiện điều gì để có thể đáp ứng cao nhất </w:t>
      </w:r>
      <w:r w:rsidR="009F7F6F">
        <w:rPr>
          <w:lang w:val="en-US"/>
        </w:rPr>
        <w:t>n</w:t>
      </w:r>
      <w:r w:rsidR="00262A7D">
        <w:rPr>
          <w:lang w:val="en-US"/>
        </w:rPr>
        <w:t xml:space="preserve">hu cầu. Mức độ so khớp giữa </w:t>
      </w:r>
      <w:r w:rsidR="009F7F6F">
        <w:rPr>
          <w:lang w:val="en-US"/>
        </w:rPr>
        <w:t>n</w:t>
      </w:r>
      <w:r w:rsidR="00262A7D">
        <w:rPr>
          <w:lang w:val="en-US"/>
        </w:rPr>
        <w:t>hu cầu và SPDUNC sẽ được thể hiện bằng một con số phần trăm, giúp người dùng có thể dễ dàng tiếp cận thông tin và đưa ra quyết định.</w:t>
      </w:r>
    </w:p>
    <w:p w:rsidR="00353038" w:rsidRDefault="00262A7D" w:rsidP="009032D0">
      <w:pPr>
        <w:ind w:firstLine="720"/>
        <w:rPr>
          <w:lang w:val="en-US"/>
        </w:rPr>
      </w:pPr>
      <w:r>
        <w:rPr>
          <w:b/>
          <w:i/>
          <w:lang w:val="en-US"/>
        </w:rPr>
        <w:t>Tóm lại, n</w:t>
      </w:r>
      <w:r w:rsidR="00845430" w:rsidRPr="00492DFF">
        <w:rPr>
          <w:b/>
          <w:i/>
          <w:lang w:val="en-US"/>
        </w:rPr>
        <w:t xml:space="preserve">gười dùng được tự do </w:t>
      </w:r>
      <w:r w:rsidR="009F7F6F">
        <w:rPr>
          <w:b/>
          <w:i/>
          <w:lang w:val="en-US"/>
        </w:rPr>
        <w:t>khi</w:t>
      </w:r>
      <w:r w:rsidR="00845430" w:rsidRPr="00492DFF">
        <w:rPr>
          <w:b/>
          <w:i/>
          <w:lang w:val="en-US"/>
        </w:rPr>
        <w:t xml:space="preserve"> lựa chọn </w:t>
      </w:r>
      <w:r w:rsidR="009F7F6F">
        <w:rPr>
          <w:b/>
          <w:i/>
          <w:lang w:val="en-US"/>
        </w:rPr>
        <w:t xml:space="preserve">cho mình </w:t>
      </w:r>
      <w:r w:rsidR="00845430" w:rsidRPr="00492DFF">
        <w:rPr>
          <w:b/>
          <w:i/>
          <w:lang w:val="en-US"/>
        </w:rPr>
        <w:t xml:space="preserve">các thuộc tính để miêu tả </w:t>
      </w:r>
      <w:r w:rsidR="009F7F6F">
        <w:rPr>
          <w:b/>
          <w:i/>
          <w:lang w:val="en-US"/>
        </w:rPr>
        <w:t xml:space="preserve">thông tin </w:t>
      </w:r>
      <w:r w:rsidR="00845430" w:rsidRPr="00492DFF">
        <w:rPr>
          <w:b/>
          <w:i/>
          <w:lang w:val="en-US"/>
        </w:rPr>
        <w:t>cho nhu cầ</w:t>
      </w:r>
      <w:r w:rsidR="009F7F6F">
        <w:rPr>
          <w:b/>
          <w:i/>
          <w:lang w:val="en-US"/>
        </w:rPr>
        <w:t>u hay SPDUNC</w:t>
      </w:r>
      <w:r w:rsidR="00845430" w:rsidRPr="00492DFF">
        <w:rPr>
          <w:b/>
          <w:i/>
          <w:lang w:val="en-US"/>
        </w:rPr>
        <w:t xml:space="preserve">, </w:t>
      </w:r>
      <w:r>
        <w:rPr>
          <w:b/>
          <w:i/>
          <w:lang w:val="en-US"/>
        </w:rPr>
        <w:t>bài toán 2</w:t>
      </w:r>
      <w:r w:rsidR="009F7F6F">
        <w:rPr>
          <w:b/>
          <w:i/>
          <w:lang w:val="en-US"/>
        </w:rPr>
        <w:t xml:space="preserve"> giải quyết vấn đề so sánh giữa các thông tin này với nhau. Tuy nhiên, việc so sánh giữa các thông tin với nhau đòi hỏi phải đạt được mức độ linh hoạt, sự linh hoạt thể hiện ở việc kết hợp mức độ tương quan giữa các tag trong quá trình so sánh. </w:t>
      </w:r>
    </w:p>
    <w:p w:rsidR="002E55B1" w:rsidRDefault="002E55B1" w:rsidP="009032D0">
      <w:pPr>
        <w:pStyle w:val="Heading2"/>
        <w:rPr>
          <w:lang w:val="en-US"/>
        </w:rPr>
      </w:pPr>
      <w:bookmarkStart w:id="27" w:name="_Toc312162608"/>
      <w:r>
        <w:rPr>
          <w:lang w:val="en-US"/>
        </w:rPr>
        <w:t>Bài toán 3</w:t>
      </w:r>
      <w:r w:rsidR="007F6FA8">
        <w:rPr>
          <w:lang w:val="en-US"/>
        </w:rPr>
        <w:t xml:space="preserve">: </w:t>
      </w:r>
      <w:bookmarkEnd w:id="27"/>
      <w:r w:rsidR="00262A7D">
        <w:rPr>
          <w:lang w:val="en-US"/>
        </w:rPr>
        <w:t>Sử dụng kiến trúc tổ chức thông tin linh hoạt hỗ trợ ra quyết định</w:t>
      </w:r>
    </w:p>
    <w:p w:rsidR="000B5A05" w:rsidRPr="00C32E77" w:rsidRDefault="000B5A05" w:rsidP="00D82544">
      <w:pPr>
        <w:ind w:firstLine="576"/>
        <w:rPr>
          <w:i/>
          <w:lang w:val="en-US"/>
        </w:rPr>
      </w:pPr>
      <w:r w:rsidRPr="00C32E77">
        <w:rPr>
          <w:i/>
          <w:lang w:val="en-US"/>
        </w:rPr>
        <w:t xml:space="preserve">Chúng ta cùng xem xét các vấn đề </w:t>
      </w:r>
      <w:r w:rsidR="00C32E77" w:rsidRPr="00C32E77">
        <w:rPr>
          <w:i/>
          <w:lang w:val="en-US"/>
        </w:rPr>
        <w:t xml:space="preserve">cần được kiến trúc hỗ trợ ra quyết định </w:t>
      </w:r>
      <w:r w:rsidRPr="00C32E77">
        <w:rPr>
          <w:i/>
          <w:lang w:val="en-US"/>
        </w:rPr>
        <w:t>sau</w:t>
      </w:r>
      <w:r w:rsidR="00C32E77" w:rsidRPr="00C32E77">
        <w:rPr>
          <w:i/>
          <w:lang w:val="en-US"/>
        </w:rPr>
        <w:t xml:space="preserve"> đây</w:t>
      </w:r>
      <w:r w:rsidRPr="00C32E77">
        <w:rPr>
          <w:i/>
          <w:lang w:val="en-US"/>
        </w:rPr>
        <w:t xml:space="preserve">: </w:t>
      </w:r>
    </w:p>
    <w:p w:rsidR="000B5A05" w:rsidRPr="000B5A05" w:rsidRDefault="000B5A05" w:rsidP="000B5A05">
      <w:pPr>
        <w:pStyle w:val="ListParagraph"/>
        <w:numPr>
          <w:ilvl w:val="0"/>
          <w:numId w:val="61"/>
        </w:numPr>
        <w:ind w:left="0" w:firstLine="576"/>
        <w:rPr>
          <w:lang w:val="en-US"/>
        </w:rPr>
      </w:pPr>
      <w:r w:rsidRPr="000B5A05">
        <w:rPr>
          <w:lang w:val="en-US"/>
        </w:rPr>
        <w:lastRenderedPageBreak/>
        <w:t xml:space="preserve">Trong những thuộc tính mô tả thông tin về nhu cầu và “sản phẩm đáp ứng nhu cầu” </w:t>
      </w:r>
      <w:r w:rsidR="00D82544" w:rsidRPr="000B5A05">
        <w:rPr>
          <w:lang w:val="en-US"/>
        </w:rPr>
        <w:t>thì những thuộc tính nào có yếu tố quyết định trong việc lựa chọn “sản phẩm đáp ứng nhu cầu”?</w:t>
      </w:r>
    </w:p>
    <w:p w:rsidR="000B5A05" w:rsidRPr="000B5A05" w:rsidRDefault="00D82544" w:rsidP="000B5A05">
      <w:pPr>
        <w:pStyle w:val="ListParagraph"/>
        <w:numPr>
          <w:ilvl w:val="0"/>
          <w:numId w:val="61"/>
        </w:numPr>
        <w:ind w:left="0" w:firstLine="576"/>
        <w:rPr>
          <w:lang w:val="en-US"/>
        </w:rPr>
      </w:pPr>
      <w:r w:rsidRPr="000B5A05">
        <w:rPr>
          <w:lang w:val="en-US"/>
        </w:rPr>
        <w:t xml:space="preserve">“Sản phẩm đáp ứng nhu cầu” cần có thêm những thuộc tính </w:t>
      </w:r>
      <w:r w:rsidR="00C32E77">
        <w:rPr>
          <w:lang w:val="en-US"/>
        </w:rPr>
        <w:t>nào</w:t>
      </w:r>
      <w:r w:rsidR="000B5A05" w:rsidRPr="000B5A05">
        <w:rPr>
          <w:lang w:val="en-US"/>
        </w:rPr>
        <w:t xml:space="preserve"> để đáp ứng phần lớn những nhu cầu của </w:t>
      </w:r>
      <w:r w:rsidR="00C32E77">
        <w:rPr>
          <w:lang w:val="en-US"/>
        </w:rPr>
        <w:t>“</w:t>
      </w:r>
      <w:r w:rsidR="000B5A05" w:rsidRPr="000B5A05">
        <w:rPr>
          <w:lang w:val="en-US"/>
        </w:rPr>
        <w:t xml:space="preserve">người </w:t>
      </w:r>
      <w:r w:rsidR="00C32E77">
        <w:rPr>
          <w:lang w:val="en-US"/>
        </w:rPr>
        <w:t>phát sinh nhu cầu”</w:t>
      </w:r>
      <w:r w:rsidR="000B5A05" w:rsidRPr="000B5A05">
        <w:rPr>
          <w:lang w:val="en-US"/>
        </w:rPr>
        <w:t>?</w:t>
      </w:r>
    </w:p>
    <w:p w:rsidR="00C32E77" w:rsidRDefault="00C32E77" w:rsidP="000B5A05">
      <w:pPr>
        <w:pStyle w:val="ListParagraph"/>
        <w:numPr>
          <w:ilvl w:val="0"/>
          <w:numId w:val="61"/>
        </w:numPr>
        <w:ind w:left="0" w:firstLine="576"/>
        <w:rPr>
          <w:lang w:val="en-US"/>
        </w:rPr>
      </w:pPr>
      <w:r>
        <w:rPr>
          <w:lang w:val="en-US"/>
        </w:rPr>
        <w:t>“</w:t>
      </w:r>
      <w:r w:rsidR="000B5A05" w:rsidRPr="000B5A05">
        <w:rPr>
          <w:lang w:val="en-US"/>
        </w:rPr>
        <w:t xml:space="preserve">Người </w:t>
      </w:r>
      <w:r>
        <w:rPr>
          <w:lang w:val="en-US"/>
        </w:rPr>
        <w:t>phát sinh nhu cầu”</w:t>
      </w:r>
      <w:r w:rsidR="000B5A05" w:rsidRPr="000B5A05">
        <w:rPr>
          <w:lang w:val="en-US"/>
        </w:rPr>
        <w:t xml:space="preserve"> khi muốn đăng thông tin về nhu cầu</w:t>
      </w:r>
      <w:r>
        <w:rPr>
          <w:lang w:val="en-US"/>
        </w:rPr>
        <w:t xml:space="preserve"> của mình</w:t>
      </w:r>
      <w:r w:rsidR="000B5A05" w:rsidRPr="000B5A05">
        <w:rPr>
          <w:lang w:val="en-US"/>
        </w:rPr>
        <w:t xml:space="preserve"> thì những thuộc tính nào được nhiều người dùng quan tâm nhất khi lựa chọn “sản phẩm đáp ứng nhu cầu”</w:t>
      </w:r>
      <w:r>
        <w:rPr>
          <w:lang w:val="en-US"/>
        </w:rPr>
        <w:t>, những thuộc tính quan trọng giúp họ có khả năng hình dung các thuộc tính cần có của “sản phẩm đáp ứng nhu cầu” mà họ đang muốn đăng thông tin để tìm kiếm</w:t>
      </w:r>
      <w:r w:rsidR="000B5A05" w:rsidRPr="000B5A05">
        <w:rPr>
          <w:lang w:val="en-US"/>
        </w:rPr>
        <w:t xml:space="preserve">? </w:t>
      </w:r>
    </w:p>
    <w:p w:rsidR="00C32E77" w:rsidRDefault="00C32E77" w:rsidP="00C32E77">
      <w:pPr>
        <w:ind w:firstLine="576"/>
        <w:rPr>
          <w:lang w:val="en-US"/>
        </w:rPr>
      </w:pPr>
      <w:r>
        <w:rPr>
          <w:lang w:val="en-US"/>
        </w:rPr>
        <w:t xml:space="preserve">Thông tin về nhu cầu và “sản phẩm đáp ứng nhu cầu” được mô tả bằng tập các thuộc tính do người dùng tự do định nghĩa và được tổ chức linh hoạt (bài toán 1). Tuy nhiên, sự linh hoạt này cần được sử dụng để tạo ra các tri thức mới, các tri thức tiềm năng trong nguồn dữ liệu đã có nhằm giải quyết ba vấn đề cần hỗ trợ ra quyết định như trên. </w:t>
      </w:r>
    </w:p>
    <w:p w:rsidR="00236555" w:rsidRDefault="00236555" w:rsidP="009032D0">
      <w:pPr>
        <w:pStyle w:val="Heading2"/>
        <w:rPr>
          <w:lang w:val="en-US"/>
        </w:rPr>
      </w:pPr>
      <w:bookmarkStart w:id="28" w:name="_Toc312162609"/>
      <w:r>
        <w:rPr>
          <w:lang w:val="en-US"/>
        </w:rPr>
        <w:t>Kết quả mong muốn</w:t>
      </w:r>
      <w:bookmarkEnd w:id="28"/>
    </w:p>
    <w:p w:rsidR="007101D5" w:rsidRPr="00014205" w:rsidRDefault="007101D5" w:rsidP="009032D0">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9032D0">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9032D0">
      <w:pPr>
        <w:pStyle w:val="ListParagraph"/>
        <w:numPr>
          <w:ilvl w:val="0"/>
          <w:numId w:val="27"/>
        </w:numPr>
        <w:ind w:left="0" w:firstLine="432"/>
        <w:rPr>
          <w:lang w:val="en-US"/>
        </w:rPr>
      </w:pPr>
      <w:r>
        <w:rPr>
          <w:lang w:val="en-US"/>
        </w:rPr>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9032D0">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9032D0">
      <w:pPr>
        <w:pStyle w:val="ListParagraph"/>
        <w:numPr>
          <w:ilvl w:val="0"/>
          <w:numId w:val="27"/>
        </w:numPr>
        <w:ind w:left="0" w:firstLine="432"/>
        <w:rPr>
          <w:lang w:val="en-US"/>
        </w:rPr>
      </w:pPr>
      <w:r>
        <w:rPr>
          <w:lang w:val="en-US"/>
        </w:rPr>
        <w:t xml:space="preserve">Kết hợp khai thác dữ liệu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w:t>
      </w:r>
      <w:r w:rsidR="00467ADF">
        <w:rPr>
          <w:lang w:val="en-US"/>
        </w:rPr>
        <w:lastRenderedPageBreak/>
        <w:t xml:space="preserve">phẩm đáp ứng nhu cầu”. Việc </w:t>
      </w:r>
      <w:r w:rsidR="006F7D28">
        <w:rPr>
          <w:lang w:val="en-US"/>
        </w:rPr>
        <w:t>thực hiện khai thác dữ liệu với</w:t>
      </w:r>
      <w:r w:rsidR="00467ADF">
        <w:rPr>
          <w:lang w:val="en-US"/>
        </w:rPr>
        <w:t xml:space="preserve">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9032D0">
      <w:pPr>
        <w:pStyle w:val="Heading1"/>
        <w:rPr>
          <w:lang w:val="en-US"/>
        </w:rPr>
      </w:pPr>
      <w:bookmarkStart w:id="29" w:name="_Toc312162610"/>
      <w:r>
        <w:rPr>
          <w:lang w:val="en-US"/>
        </w:rPr>
        <w:t>Cơ sở và n</w:t>
      </w:r>
      <w:r w:rsidR="00101A48">
        <w:rPr>
          <w:lang w:val="en-US"/>
        </w:rPr>
        <w:t>ền tảng xây dựng kiến trúc</w:t>
      </w:r>
      <w:bookmarkEnd w:id="29"/>
    </w:p>
    <w:p w:rsidR="00F419F5" w:rsidRDefault="00F419F5" w:rsidP="009032D0">
      <w:pPr>
        <w:pStyle w:val="Heading2"/>
        <w:rPr>
          <w:lang w:val="en-US"/>
        </w:rPr>
      </w:pPr>
      <w:bookmarkStart w:id="30" w:name="_Toc312162611"/>
      <w:r>
        <w:rPr>
          <w:lang w:val="en-US"/>
        </w:rPr>
        <w:t>Xu hướng lưu trữ và tìm kiếm thông tin</w:t>
      </w:r>
      <w:bookmarkEnd w:id="30"/>
    </w:p>
    <w:p w:rsidR="00F419F5" w:rsidRDefault="00F419F5" w:rsidP="009032D0">
      <w:pPr>
        <w:ind w:firstLine="720"/>
        <w:rPr>
          <w:lang w:val="en-US"/>
        </w:rPr>
      </w:pPr>
      <w:r w:rsidRPr="00B55A16">
        <w:rPr>
          <w:lang w:val="en-US"/>
        </w:rPr>
        <w:t xml:space="preserve">Trong khoa học máy tính, cấu trúc dữ liệu là một cách lưu </w:t>
      </w:r>
      <w:r w:rsidR="00EC6240">
        <w:rPr>
          <w:lang w:val="en-US"/>
        </w:rPr>
        <w:t xml:space="preserve">trữ </w:t>
      </w:r>
      <w:r w:rsidRPr="00B55A16">
        <w:rPr>
          <w:lang w:val="en-US"/>
        </w:rPr>
        <w:t>dữ liệu trong máy tính sao cho nó có thể được sử dụng một cách hiệu quả</w:t>
      </w:r>
      <w:r>
        <w:rPr>
          <w:lang w:val="en-US"/>
        </w:rPr>
        <w:t xml:space="preserve">. Sau khi internet bắt đầu bùng nổ năm 1990,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Forum ra 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w:t>
      </w:r>
      <w:r>
        <w:rPr>
          <w:lang w:val="en-US"/>
        </w:rPr>
        <w:lastRenderedPageBreak/>
        <w:t xml:space="preserve">“Hoá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 </w:t>
      </w:r>
      <w:r w:rsidR="00C64150">
        <w:rPr>
          <w:lang w:val="en-US"/>
        </w:rPr>
        <w:t>Bạn có thử bằng cách gõ vào thanh tìm kiếm của facebook một từ khoá bất kỳ, kết quả trả về cho bạn là những tên group, pages, những bạn bè của bạn hay những người bạn có thể quen nhưng hai bạn chưa dùng chức năng kết bạn của facebook để tạo liên kết.</w:t>
      </w:r>
    </w:p>
    <w:p w:rsidR="00F419F5" w:rsidRDefault="00F419F5" w:rsidP="009032D0">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lastRenderedPageBreak/>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31" w:name="_Toc312162612"/>
      <w:r>
        <w:rPr>
          <w:lang w:val="en-US"/>
        </w:rPr>
        <w:t>Nhu cầu so khớp thông tin ngày càng nhi</w:t>
      </w:r>
      <w:r w:rsidRPr="00CF1444">
        <w:rPr>
          <w:lang w:val="en-US"/>
        </w:rPr>
        <w:t>ều</w:t>
      </w:r>
      <w:bookmarkEnd w:id="31"/>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sản phẩm và tìm kiếm </w:t>
      </w:r>
      <w:r w:rsidR="00287D74">
        <w:rPr>
          <w:lang w:val="en-US"/>
        </w:rPr>
        <w:t xml:space="preserve">thông tin </w:t>
      </w:r>
      <w:r>
        <w:rPr>
          <w:lang w:val="en-US"/>
        </w:rPr>
        <w:t xml:space="preserve">thị trường ngày càng </w:t>
      </w:r>
      <w:r w:rsidR="00C64150">
        <w:rPr>
          <w:lang w:val="en-US"/>
        </w:rPr>
        <w:t>nhiều</w:t>
      </w:r>
      <w:r>
        <w:rPr>
          <w:lang w:val="en-US"/>
        </w:rPr>
        <w:t>,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w:t>
      </w:r>
      <w:r w:rsidR="00287D74">
        <w:rPr>
          <w:rStyle w:val="FootnoteReference"/>
          <w:lang w:val="en-US"/>
        </w:rPr>
        <w:footnoteReference w:id="3"/>
      </w:r>
      <w:r>
        <w:rPr>
          <w:lang w:val="en-US"/>
        </w:rPr>
        <w:t xml:space="preserve">. Việc đăng tải thông tin việc làm và thông tin ứng viên hiện đang được các </w:t>
      </w:r>
      <w:r>
        <w:rPr>
          <w:lang w:val="en-US"/>
        </w:rPr>
        <w:lastRenderedPageBreak/>
        <w:t>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32" w:name="_Toc312162613"/>
      <w:r>
        <w:rPr>
          <w:lang w:val="en-US"/>
        </w:rPr>
        <w:t xml:space="preserve">Lưu trữ thông tin dưới dạng cây là tiền đề </w:t>
      </w:r>
      <w:r w:rsidR="00CF1444">
        <w:rPr>
          <w:lang w:val="en-US"/>
        </w:rPr>
        <w:t>xây dựng kiến trúc</w:t>
      </w:r>
      <w:bookmarkEnd w:id="32"/>
    </w:p>
    <w:p w:rsidR="00F419F5" w:rsidRDefault="00287D74" w:rsidP="00287D74">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r w:rsidR="00F419F5">
        <w:rPr>
          <w:lang w:val="en-US"/>
        </w:rPr>
        <w:t>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lastRenderedPageBreak/>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33" w:name="_Toc312162614"/>
      <w:r>
        <w:rPr>
          <w:lang w:val="en-US"/>
        </w:rPr>
        <w:t>Khi nào thông tin có thể so khớp được với nhau</w:t>
      </w:r>
      <w:bookmarkEnd w:id="33"/>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drawing>
          <wp:inline distT="0" distB="0" distL="0" distR="0" wp14:anchorId="40BF65DE" wp14:editId="09B3CDEB">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34" w:name="_Toc312162713"/>
      <w:r>
        <w:t xml:space="preserve">Hình </w:t>
      </w:r>
      <w:r>
        <w:fldChar w:fldCharType="begin"/>
      </w:r>
      <w:r>
        <w:instrText xml:space="preserve"> SEQ Hình \* ARABIC </w:instrText>
      </w:r>
      <w:r>
        <w:fldChar w:fldCharType="separate"/>
      </w:r>
      <w:r w:rsidR="00BE63CA">
        <w:t>1</w:t>
      </w:r>
      <w:r>
        <w:fldChar w:fldCharType="end"/>
      </w:r>
      <w:r>
        <w:rPr>
          <w:lang w:val="en-US"/>
        </w:rPr>
        <w:t>. Tổ chức thông tin dạng cấu trúc tương tự nhau có thể so khớp</w:t>
      </w:r>
      <w:bookmarkEnd w:id="34"/>
    </w:p>
    <w:p w:rsidR="00F419F5" w:rsidRDefault="00F419F5" w:rsidP="009032D0">
      <w:pPr>
        <w:ind w:firstLine="576"/>
        <w:rPr>
          <w:lang w:val="en-US"/>
        </w:rPr>
      </w:pPr>
      <w:r>
        <w:rPr>
          <w:lang w:val="en-US"/>
        </w:rPr>
        <w:t>“Tree 1” và “Tree 2” lưu trữ thông tin về hai đối tượng, cả hai cây này đề có cấu trúc phân loại là “Class A”, “Class B” và “Class C”</w:t>
      </w:r>
      <w:r w:rsidR="00151974">
        <w:rPr>
          <w:lang w:val="en-US"/>
        </w:rPr>
        <w:t>:</w:t>
      </w:r>
    </w:p>
    <w:p w:rsidR="00F419F5" w:rsidRPr="00151974" w:rsidRDefault="00F419F5" w:rsidP="00E86F78">
      <w:pPr>
        <w:pStyle w:val="ListParagraph"/>
        <w:numPr>
          <w:ilvl w:val="0"/>
          <w:numId w:val="27"/>
        </w:numPr>
        <w:ind w:left="0" w:firstLine="432"/>
        <w:rPr>
          <w:lang w:val="en-US"/>
        </w:rPr>
      </w:pPr>
      <w:r w:rsidRPr="00151974">
        <w:rPr>
          <w:lang w:val="en-US"/>
        </w:rPr>
        <w:lastRenderedPageBreak/>
        <w:t xml:space="preserve">Việc so sánh node node A1 của “Tree 1” và “Tree 2” có thể được thực hiện dễ dàng, vì giá trị của hai node này hoàn toàn giống nhau. </w:t>
      </w:r>
    </w:p>
    <w:p w:rsidR="00F419F5" w:rsidRPr="00151974" w:rsidRDefault="00F419F5" w:rsidP="00E86F78">
      <w:pPr>
        <w:pStyle w:val="ListParagraph"/>
        <w:numPr>
          <w:ilvl w:val="0"/>
          <w:numId w:val="27"/>
        </w:numPr>
        <w:ind w:left="0" w:firstLine="432"/>
        <w:rPr>
          <w:lang w:val="en-US"/>
        </w:rPr>
      </w:pPr>
      <w:r w:rsidRPr="00151974">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Pr="00151974" w:rsidRDefault="00F419F5" w:rsidP="00E86F78">
      <w:pPr>
        <w:pStyle w:val="ListParagraph"/>
        <w:numPr>
          <w:ilvl w:val="0"/>
          <w:numId w:val="27"/>
        </w:numPr>
        <w:ind w:left="0" w:firstLine="432"/>
        <w:rPr>
          <w:lang w:val="en-US"/>
        </w:rPr>
      </w:pPr>
      <w:r w:rsidRPr="00151974">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35" w:name="_Toc312162615"/>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35"/>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w:t>
      </w:r>
      <w:r w:rsidR="00151974">
        <w:rPr>
          <w:lang w:val="en-US"/>
        </w:rPr>
        <w:t>hợp</w:t>
      </w:r>
      <w:r>
        <w:rPr>
          <w:lang w:val="en-US"/>
        </w:rPr>
        <w:t xml:space="preserve"> lý và hệ thống so khớp làm việc hiệu quả, hỗ trợ cho việc khai thác </w:t>
      </w:r>
      <w:r w:rsidR="00151974">
        <w:rPr>
          <w:lang w:val="en-US"/>
        </w:rPr>
        <w:t xml:space="preserve">nguồn </w:t>
      </w:r>
      <w:r>
        <w:rPr>
          <w:lang w:val="en-US"/>
        </w:rPr>
        <w:t>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 xml:space="preserve">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w:t>
      </w:r>
      <w:r w:rsidRPr="00CA3AA5">
        <w:rPr>
          <w:lang w:val="en-US"/>
        </w:rPr>
        <w:lastRenderedPageBreak/>
        <w:t>kiế</w:t>
      </w:r>
      <w:r>
        <w:rPr>
          <w:lang w:val="en-US"/>
        </w:rPr>
        <w:t>m và so khớp thông tin trên internet đòi hỏi thông tin cần được lưu trữ một cách linh hoạ</w:t>
      </w:r>
      <w:r w:rsidR="00E64094">
        <w:rPr>
          <w:lang w:val="en-US"/>
        </w:rPr>
        <w:t>t</w:t>
      </w:r>
      <w:r>
        <w:rPr>
          <w:lang w:val="en-US"/>
        </w:rPr>
        <w:t>,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r w:rsidR="00E64094">
        <w:rPr>
          <w:i/>
          <w:lang w:val="en-US"/>
        </w:rPr>
        <w:t>.</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w:t>
      </w:r>
      <w:r w:rsidR="00E64094">
        <w:rPr>
          <w:lang w:val="en-US"/>
        </w:rPr>
        <w:t xml:space="preserve">về </w:t>
      </w:r>
      <w:r>
        <w:rPr>
          <w:lang w:val="en-US"/>
        </w:rPr>
        <w:t xml:space="preserve">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F14442" w:rsidRDefault="00F14442" w:rsidP="00F14442">
      <w:pPr>
        <w:pStyle w:val="Heading2"/>
        <w:rPr>
          <w:lang w:val="en-US"/>
        </w:rPr>
      </w:pPr>
      <w:bookmarkStart w:id="36" w:name="_Toc312162616"/>
      <w:r>
        <w:rPr>
          <w:lang w:val="en-US"/>
        </w:rPr>
        <w:t>Lý thuyết và phương pháp xây dựng kiến trúc tổ chức thông tin linh hoạt và so khớp thông tin</w:t>
      </w:r>
      <w:bookmarkEnd w:id="36"/>
    </w:p>
    <w:p w:rsidR="00F14442" w:rsidRDefault="00F14442" w:rsidP="00F14442">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405C75">
        <w:rPr>
          <w:b/>
          <w:i/>
          <w:lang w:val="en-US"/>
        </w:rPr>
        <w:t>Taxonomy</w:t>
      </w:r>
      <w:r w:rsidRPr="002902BF">
        <w:rPr>
          <w:b/>
          <w:i/>
          <w:lang w:val="en-US"/>
        </w:rPr>
        <w:fldChar w:fldCharType="end"/>
      </w:r>
      <w:r>
        <w:rPr>
          <w:lang w:val="en-US"/>
        </w:rPr>
        <w:t xml:space="preserve"> để lưu trữ thuộc tính dưới dạng cấu trúc cây.</w:t>
      </w:r>
    </w:p>
    <w:p w:rsidR="00F14442" w:rsidRDefault="00F14442" w:rsidP="00F14442">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05C75">
        <w:rPr>
          <w:b/>
          <w:i/>
          <w:lang w:val="en-US"/>
        </w:rPr>
        <w:fldChar w:fldCharType="begin"/>
      </w:r>
      <w:r w:rsidRPr="00405C75">
        <w:rPr>
          <w:b/>
          <w:i/>
          <w:lang w:val="en-US"/>
        </w:rPr>
        <w:instrText xml:space="preserve"> REF _Ref312101825 \h  \* MERGEFORMAT </w:instrText>
      </w:r>
      <w:r w:rsidRPr="00405C75">
        <w:rPr>
          <w:b/>
          <w:i/>
          <w:lang w:val="en-US"/>
        </w:rPr>
      </w:r>
      <w:r w:rsidRPr="00405C75">
        <w:rPr>
          <w:b/>
          <w:i/>
          <w:lang w:val="en-US"/>
        </w:rPr>
        <w:fldChar w:fldCharType="separate"/>
      </w:r>
      <w:r w:rsidRPr="00405C75">
        <w:rPr>
          <w:b/>
          <w:i/>
          <w:lang w:val="en-US"/>
        </w:rPr>
        <w:t>Độ tương quan giữa các tag</w:t>
      </w:r>
      <w:r w:rsidRPr="00405C75">
        <w:rPr>
          <w:b/>
          <w:i/>
          <w:lang w:val="en-US"/>
        </w:rPr>
        <w:fldChar w:fldCharType="end"/>
      </w:r>
      <w:r w:rsidRPr="002902BF">
        <w:rPr>
          <w:lang w:val="en-US"/>
        </w:rPr>
        <w:t xml:space="preserve">” </w:t>
      </w:r>
      <w:r>
        <w:rPr>
          <w:lang w:val="en-US"/>
        </w:rPr>
        <w:lastRenderedPageBreak/>
        <w:t>một cách đơn giản là khi truyền hai từ khoá bất kỳ vào hệ thống, hệ thống sẽ trả về mức độ tương quan của hai thuộc tính đã truyền vào.</w:t>
      </w:r>
    </w:p>
    <w:p w:rsidR="00F14442" w:rsidRDefault="00F14442" w:rsidP="00F14442">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F14442">
        <w:rPr>
          <w:b/>
          <w:i/>
          <w:lang w:val="en-US"/>
        </w:rPr>
        <w:fldChar w:fldCharType="begin"/>
      </w:r>
      <w:r w:rsidRPr="00F14442">
        <w:rPr>
          <w:b/>
          <w:i/>
          <w:lang w:val="en-US"/>
        </w:rPr>
        <w:instrText xml:space="preserve"> REF _Ref312157909 \h  \* MERGEFORMAT </w:instrText>
      </w:r>
      <w:r w:rsidRPr="00F14442">
        <w:rPr>
          <w:b/>
          <w:i/>
          <w:lang w:val="en-US"/>
        </w:rPr>
      </w:r>
      <w:r w:rsidRPr="00F14442">
        <w:rPr>
          <w:b/>
          <w:i/>
          <w:lang w:val="en-US"/>
        </w:rPr>
        <w:fldChar w:fldCharType="separate"/>
      </w:r>
      <w:r w:rsidRPr="00F14442">
        <w:rPr>
          <w:b/>
          <w:i/>
          <w:lang w:val="en-US"/>
        </w:rPr>
        <w:t>Phương pháp kết hợp so khớp tag và độ tương quan giữa các tag</w:t>
      </w:r>
      <w:r w:rsidRPr="00F14442">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14442" w:rsidRPr="00A037C7" w:rsidRDefault="00F14442" w:rsidP="00F14442">
      <w:pPr>
        <w:pStyle w:val="ListParagraph"/>
        <w:numPr>
          <w:ilvl w:val="0"/>
          <w:numId w:val="27"/>
        </w:numPr>
        <w:ind w:left="0" w:firstLine="432"/>
        <w:rPr>
          <w:lang w:val="en-US"/>
        </w:rPr>
      </w:pPr>
      <w:r>
        <w:rPr>
          <w:lang w:val="en-US"/>
        </w:rPr>
        <w:t>Lý thuyết về “</w:t>
      </w:r>
      <w:r w:rsidRPr="00246C09">
        <w:rPr>
          <w:b/>
          <w:i/>
          <w:lang w:val="en-US"/>
        </w:rPr>
        <w:fldChar w:fldCharType="begin"/>
      </w:r>
      <w:r w:rsidRPr="00246C09">
        <w:rPr>
          <w:b/>
          <w:i/>
          <w:lang w:val="en-US"/>
        </w:rPr>
        <w:instrText xml:space="preserve"> REF _Ref312101611 \h  \* MERGEFORMAT </w:instrText>
      </w:r>
      <w:r w:rsidRPr="00246C09">
        <w:rPr>
          <w:b/>
          <w:i/>
          <w:lang w:val="en-US"/>
        </w:rPr>
      </w:r>
      <w:r w:rsidRPr="00246C09">
        <w:rPr>
          <w:b/>
          <w:i/>
          <w:lang w:val="en-US"/>
        </w:rPr>
        <w:fldChar w:fldCharType="separate"/>
      </w:r>
      <w:r w:rsidRPr="00246C09">
        <w:rPr>
          <w:b/>
          <w:i/>
          <w:lang w:val="en-US"/>
        </w:rPr>
        <w:t>Cây quyết định</w:t>
      </w:r>
      <w:r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14442" w:rsidRDefault="00F14442" w:rsidP="00F14442">
      <w:pPr>
        <w:pStyle w:val="Heading3"/>
        <w:rPr>
          <w:lang w:val="en-US"/>
        </w:rPr>
      </w:pPr>
      <w:bookmarkStart w:id="37" w:name="_Ref311361423"/>
      <w:bookmarkStart w:id="38" w:name="_Toc312162617"/>
      <w:bookmarkStart w:id="39" w:name="_Ref311361472"/>
      <w:r>
        <w:rPr>
          <w:lang w:val="en-US"/>
        </w:rPr>
        <w:t>Tag</w:t>
      </w:r>
      <w:bookmarkEnd w:id="37"/>
      <w:r>
        <w:rPr>
          <w:rStyle w:val="FootnoteReference"/>
          <w:lang w:val="en-US"/>
        </w:rPr>
        <w:footnoteReference w:id="4"/>
      </w:r>
      <w:bookmarkEnd w:id="38"/>
    </w:p>
    <w:p w:rsidR="00F14442" w:rsidRPr="00CD4A5F" w:rsidRDefault="00F14442" w:rsidP="00F14442">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14442" w:rsidRPr="009543A5" w:rsidRDefault="00F14442" w:rsidP="00F14442">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5"/>
      </w:r>
    </w:p>
    <w:p w:rsidR="00F14442" w:rsidRDefault="00F14442" w:rsidP="00F14442">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w:t>
      </w:r>
      <w:r>
        <w:rPr>
          <w:lang w:val="en-US"/>
        </w:rPr>
        <w:lastRenderedPageBreak/>
        <w:t xml:space="preserve">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14442" w:rsidRDefault="00F14442" w:rsidP="00F14442">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14442" w:rsidRDefault="00F14442" w:rsidP="00F14442">
      <w:pPr>
        <w:ind w:firstLine="720"/>
        <w:rPr>
          <w:lang w:val="en-US"/>
        </w:rPr>
      </w:pPr>
      <w:r>
        <w:rPr>
          <w:lang w:val="en-US"/>
        </w:rPr>
        <w:t>Kỹ thuật mapping thông tin của nhu cầu và “sản phẩm nhu cầu về dạng tag, chúng tôi sẽ đề cập trong phần kiến trúc của hệ thống.</w:t>
      </w:r>
    </w:p>
    <w:p w:rsidR="00F14442" w:rsidRDefault="00F14442" w:rsidP="00F14442">
      <w:pPr>
        <w:pStyle w:val="Heading3"/>
        <w:rPr>
          <w:lang w:val="en-US"/>
        </w:rPr>
      </w:pPr>
      <w:bookmarkStart w:id="40" w:name="_Ref311363212"/>
      <w:bookmarkStart w:id="41" w:name="_Toc312162618"/>
      <w:bookmarkEnd w:id="39"/>
      <w:r>
        <w:rPr>
          <w:lang w:val="en-US"/>
        </w:rPr>
        <w:t>Taxonomy</w:t>
      </w:r>
      <w:bookmarkEnd w:id="40"/>
      <w:r>
        <w:rPr>
          <w:rStyle w:val="FootnoteReference"/>
          <w:lang w:val="en-US"/>
        </w:rPr>
        <w:footnoteReference w:id="6"/>
      </w:r>
      <w:bookmarkEnd w:id="41"/>
    </w:p>
    <w:p w:rsidR="00F14442" w:rsidRPr="007C6574" w:rsidRDefault="00F14442" w:rsidP="00F14442">
      <w:pPr>
        <w:pStyle w:val="Heading4"/>
        <w:rPr>
          <w:lang w:val="en-US"/>
        </w:rPr>
      </w:pPr>
      <w:r>
        <w:rPr>
          <w:lang w:val="en-US"/>
        </w:rPr>
        <w:t>Tại sao sử dụng</w:t>
      </w:r>
      <w:r w:rsidRPr="007C6574">
        <w:rPr>
          <w:lang w:val="en-US"/>
        </w:rPr>
        <w:t xml:space="preserve"> taxonomy</w:t>
      </w:r>
    </w:p>
    <w:p w:rsidR="00F14442" w:rsidRPr="00830123" w:rsidRDefault="00F14442" w:rsidP="00F14442">
      <w:pPr>
        <w:ind w:firstLine="720"/>
        <w:rPr>
          <w:lang w:val="en-US"/>
        </w:rPr>
      </w:pPr>
      <w:r>
        <w:rPr>
          <w:lang w:val="en-US"/>
        </w:rPr>
        <w:t>Như đã nói ở những phần trên, lưu trữ thông tin dưới dạng tag giúp dễ dàng trong việc phân loại dữ liệu</w:t>
      </w:r>
      <w:r w:rsidR="00E64094">
        <w:rPr>
          <w:lang w:val="en-US"/>
        </w:rPr>
        <w:t>, tuy nhiên</w:t>
      </w:r>
      <w:r>
        <w:rPr>
          <w:lang w:val="en-US"/>
        </w:rPr>
        <w:t xml:space="preserve">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14442" w:rsidRPr="00830123" w:rsidRDefault="00F14442" w:rsidP="00F14442">
      <w:pPr>
        <w:pStyle w:val="Heading4"/>
        <w:rPr>
          <w:i w:val="0"/>
          <w:lang w:val="en-US"/>
        </w:rPr>
      </w:pPr>
      <w:r w:rsidRPr="00830123">
        <w:rPr>
          <w:i w:val="0"/>
          <w:lang w:val="en-US"/>
        </w:rPr>
        <w:t>Tổng quan về taxonomy</w:t>
      </w:r>
    </w:p>
    <w:p w:rsidR="00F14442" w:rsidRDefault="00F14442" w:rsidP="00F14442">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w:t>
      </w:r>
      <w:r w:rsidR="0089559F">
        <w:rPr>
          <w:lang w:val="en-US"/>
        </w:rPr>
        <w:t xml:space="preserve">sự </w:t>
      </w:r>
      <w:r>
        <w:rPr>
          <w:lang w:val="en-US"/>
        </w:rPr>
        <w:t>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w:t>
      </w:r>
      <w:r w:rsidR="0089559F">
        <w:rPr>
          <w:lang w:val="en-US"/>
        </w:rPr>
        <w:t>a</w:t>
      </w:r>
      <w:r>
        <w:rPr>
          <w:lang w:val="en-US"/>
        </w:rPr>
        <w:t xml:space="preserve"> về taxonomy. Từ năm 2000 đến 2005 có hơn 36 định nghĩa khác nhau, dựa theo tài liệu của Hypertext</w:t>
      </w:r>
      <w:r>
        <w:rPr>
          <w:rStyle w:val="FootnoteReference"/>
          <w:lang w:val="en-US"/>
        </w:rPr>
        <w:footnoteReference w:id="7"/>
      </w:r>
      <w:r>
        <w:rPr>
          <w:lang w:val="en-US"/>
        </w:rPr>
        <w:t xml:space="preserve"> chúng tôi định nghĩa taxonomy như sau:</w:t>
      </w:r>
    </w:p>
    <w:p w:rsidR="00F14442" w:rsidRPr="0034686C" w:rsidRDefault="00F14442" w:rsidP="00F14442">
      <w:pPr>
        <w:ind w:firstLine="720"/>
        <w:rPr>
          <w:b/>
          <w:i/>
          <w:lang w:val="en-US"/>
        </w:rPr>
      </w:pPr>
      <w:r w:rsidRPr="0034686C">
        <w:rPr>
          <w:b/>
          <w:i/>
          <w:lang w:val="en-US"/>
        </w:rPr>
        <w:lastRenderedPageBreak/>
        <w:t>Taxonomy là sự phân loại toàn bộ thông tin trong một hế thống có phân cấp, sự phân loại này theo một mối quan hệ có trước của các thực thể trong thế giới thực mà nó biểu diễn.</w:t>
      </w:r>
    </w:p>
    <w:p w:rsidR="00F14442" w:rsidRDefault="00F14442" w:rsidP="00F14442">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14442" w:rsidRDefault="00F14442" w:rsidP="00F14442">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14442" w:rsidRDefault="00F14442" w:rsidP="00F14442">
      <w:pPr>
        <w:keepNext/>
        <w:jc w:val="center"/>
      </w:pPr>
      <w:r>
        <w:rPr>
          <w:lang w:val="en-US"/>
        </w:rPr>
        <w:drawing>
          <wp:inline distT="0" distB="0" distL="0" distR="0" wp14:anchorId="294D5C47" wp14:editId="17D9DEEC">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14442" w:rsidRPr="006E0673" w:rsidRDefault="00F14442" w:rsidP="00F14442">
      <w:pPr>
        <w:pStyle w:val="Caption"/>
        <w:spacing w:line="360" w:lineRule="auto"/>
        <w:rPr>
          <w:lang w:val="en-US"/>
        </w:rPr>
      </w:pPr>
      <w:bookmarkStart w:id="42" w:name="_Toc312162714"/>
      <w:r>
        <w:t xml:space="preserve">Hình </w:t>
      </w:r>
      <w:r>
        <w:fldChar w:fldCharType="begin"/>
      </w:r>
      <w:r>
        <w:instrText xml:space="preserve"> SEQ Hình \* ARABIC </w:instrText>
      </w:r>
      <w:r>
        <w:fldChar w:fldCharType="separate"/>
      </w:r>
      <w:r w:rsidR="00BE63CA">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42"/>
    </w:p>
    <w:p w:rsidR="00F14442" w:rsidRPr="003450E3" w:rsidRDefault="00F14442" w:rsidP="00F14442">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14442" w:rsidRDefault="00F14442" w:rsidP="00F14442">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 xml:space="preserve">ta chỉ có những thông tin chung chung về </w:t>
      </w:r>
      <w:r w:rsidRPr="003450E3">
        <w:rPr>
          <w:lang w:val="en-US"/>
        </w:rPr>
        <w:lastRenderedPageBreak/>
        <w:t>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14442" w:rsidRDefault="00F14442" w:rsidP="00F14442">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8"/>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9"/>
      </w:r>
      <w:r>
        <w:rPr>
          <w:lang w:val="en-US"/>
        </w:rPr>
        <w:t>, Wollersheim và Rahayu</w:t>
      </w:r>
      <w:r>
        <w:rPr>
          <w:rStyle w:val="FootnoteReference"/>
          <w:lang w:val="en-US"/>
        </w:rPr>
        <w:footnoteReference w:id="10"/>
      </w:r>
      <w:r>
        <w:rPr>
          <w:lang w:val="en-US"/>
        </w:rPr>
        <w:t xml:space="preserve"> </w:t>
      </w:r>
      <w:r w:rsidRPr="006E0673">
        <w:rPr>
          <w:lang w:val="en-US"/>
        </w:rPr>
        <w:t>xây dựng một taxonomy hỗ trợ việc duyệt cơ sở dữ liệu về y tế.</w:t>
      </w:r>
    </w:p>
    <w:p w:rsidR="00F14442" w:rsidRDefault="00F14442" w:rsidP="00F14442">
      <w:pPr>
        <w:pStyle w:val="Heading4"/>
        <w:rPr>
          <w:lang w:val="en-US"/>
        </w:rPr>
      </w:pPr>
      <w:r>
        <w:rPr>
          <w:lang w:val="en-US"/>
        </w:rPr>
        <w:t>Phân loại taxonomy</w:t>
      </w:r>
    </w:p>
    <w:p w:rsidR="00F14442" w:rsidRDefault="00F14442" w:rsidP="00F14442">
      <w:pPr>
        <w:ind w:firstLine="720"/>
        <w:rPr>
          <w:lang w:val="en-US"/>
        </w:rPr>
      </w:pPr>
      <w:r>
        <w:rPr>
          <w:lang w:val="en-US"/>
        </w:rPr>
        <w:t>Có 04 loại taxonomy:</w:t>
      </w:r>
    </w:p>
    <w:p w:rsidR="00F14442" w:rsidRDefault="00F14442" w:rsidP="00F14442">
      <w:pPr>
        <w:pStyle w:val="ListParagraph"/>
        <w:numPr>
          <w:ilvl w:val="0"/>
          <w:numId w:val="26"/>
        </w:numPr>
        <w:rPr>
          <w:lang w:val="en-US"/>
        </w:rPr>
      </w:pPr>
      <w:r>
        <w:rPr>
          <w:lang w:val="en-US"/>
        </w:rPr>
        <w:t>Loại 1: Flat (phân lớp phẳng)</w:t>
      </w:r>
    </w:p>
    <w:p w:rsidR="00F14442" w:rsidRDefault="00F14442" w:rsidP="00F14442">
      <w:pPr>
        <w:pStyle w:val="ListParagraph"/>
        <w:numPr>
          <w:ilvl w:val="0"/>
          <w:numId w:val="26"/>
        </w:numPr>
        <w:rPr>
          <w:lang w:val="en-US"/>
        </w:rPr>
      </w:pPr>
      <w:r>
        <w:rPr>
          <w:lang w:val="en-US"/>
        </w:rPr>
        <w:t>Loại 2: Hierarchical (cấu trúc dạng cây)</w:t>
      </w:r>
    </w:p>
    <w:p w:rsidR="00F14442" w:rsidRDefault="00F14442" w:rsidP="00F14442">
      <w:pPr>
        <w:pStyle w:val="ListParagraph"/>
        <w:numPr>
          <w:ilvl w:val="0"/>
          <w:numId w:val="26"/>
        </w:numPr>
        <w:rPr>
          <w:lang w:val="en-US"/>
        </w:rPr>
      </w:pPr>
      <w:r>
        <w:rPr>
          <w:lang w:val="en-US"/>
        </w:rPr>
        <w:t>Loại 3: Faceted</w:t>
      </w:r>
    </w:p>
    <w:p w:rsidR="00F14442" w:rsidRPr="006E0673" w:rsidRDefault="00F14442" w:rsidP="00F14442">
      <w:pPr>
        <w:pStyle w:val="ListParagraph"/>
        <w:numPr>
          <w:ilvl w:val="0"/>
          <w:numId w:val="26"/>
        </w:numPr>
        <w:rPr>
          <w:lang w:val="en-US"/>
        </w:rPr>
      </w:pPr>
      <w:r>
        <w:rPr>
          <w:lang w:val="en-US"/>
        </w:rPr>
        <w:t>Loại 4: Network</w:t>
      </w:r>
    </w:p>
    <w:p w:rsidR="00F14442" w:rsidRDefault="00F14442" w:rsidP="00F14442">
      <w:pPr>
        <w:pStyle w:val="Heading5"/>
        <w:rPr>
          <w:lang w:val="en-US"/>
        </w:rPr>
      </w:pPr>
      <w:r>
        <w:rPr>
          <w:lang w:val="en-US"/>
        </w:rPr>
        <w:t>Flat taxonomy</w:t>
      </w:r>
    </w:p>
    <w:p w:rsidR="00F14442" w:rsidRPr="009B77F7" w:rsidRDefault="00F14442" w:rsidP="00F14442">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14442" w:rsidRDefault="00F14442" w:rsidP="00F14442">
      <w:pPr>
        <w:keepNext/>
        <w:jc w:val="center"/>
      </w:pPr>
      <w:r>
        <w:rPr>
          <w:lang w:val="en-US"/>
        </w:rPr>
        <w:drawing>
          <wp:inline distT="0" distB="0" distL="0" distR="0" wp14:anchorId="1C49B005" wp14:editId="51F270B4">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14442" w:rsidRPr="005928C3" w:rsidRDefault="00F14442" w:rsidP="00F14442">
      <w:pPr>
        <w:pStyle w:val="Caption"/>
        <w:spacing w:line="360" w:lineRule="auto"/>
        <w:rPr>
          <w:lang w:val="en-US"/>
        </w:rPr>
      </w:pPr>
      <w:bookmarkStart w:id="43" w:name="_Toc312162715"/>
      <w:r>
        <w:t xml:space="preserve">Hình </w:t>
      </w:r>
      <w:r>
        <w:fldChar w:fldCharType="begin"/>
      </w:r>
      <w:r>
        <w:instrText xml:space="preserve"> SEQ Hình \* ARABIC </w:instrText>
      </w:r>
      <w:r>
        <w:fldChar w:fldCharType="separate"/>
      </w:r>
      <w:r w:rsidR="00BE63CA">
        <w:t>3</w:t>
      </w:r>
      <w:r>
        <w:fldChar w:fldCharType="end"/>
      </w:r>
      <w:r>
        <w:rPr>
          <w:lang w:val="en-US"/>
        </w:rPr>
        <w:t>. Ví dụ về flat taxonomy</w:t>
      </w:r>
      <w:bookmarkEnd w:id="43"/>
    </w:p>
    <w:p w:rsidR="00F14442" w:rsidRDefault="00F14442" w:rsidP="00F14442">
      <w:pPr>
        <w:pStyle w:val="Heading5"/>
        <w:rPr>
          <w:lang w:val="en-US"/>
        </w:rPr>
      </w:pPr>
      <w:r>
        <w:rPr>
          <w:lang w:val="en-US"/>
        </w:rPr>
        <w:lastRenderedPageBreak/>
        <w:t>Hierarchical taxonomy</w:t>
      </w:r>
    </w:p>
    <w:p w:rsidR="00F14442" w:rsidRPr="00A86193" w:rsidRDefault="00F14442" w:rsidP="00F14442">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14442" w:rsidRDefault="00F14442" w:rsidP="00F14442">
      <w:pPr>
        <w:keepNext/>
        <w:jc w:val="center"/>
        <w:rPr>
          <w:lang w:val="en-US"/>
        </w:rPr>
      </w:pPr>
      <w:r>
        <w:rPr>
          <w:lang w:val="en-US"/>
        </w:rPr>
        <w:drawing>
          <wp:inline distT="0" distB="0" distL="0" distR="0" wp14:anchorId="5CDA8EC4" wp14:editId="47A3EC30">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14442" w:rsidRPr="00E315E7" w:rsidRDefault="00F14442" w:rsidP="00F14442">
      <w:pPr>
        <w:keepNext/>
        <w:jc w:val="center"/>
        <w:rPr>
          <w:lang w:val="en-US"/>
        </w:rPr>
      </w:pPr>
    </w:p>
    <w:p w:rsidR="00F14442" w:rsidRDefault="00F14442" w:rsidP="00F14442">
      <w:pPr>
        <w:pStyle w:val="Caption"/>
        <w:spacing w:line="360" w:lineRule="auto"/>
        <w:rPr>
          <w:lang w:val="en-US"/>
        </w:rPr>
      </w:pPr>
      <w:bookmarkStart w:id="44" w:name="_Toc312162716"/>
      <w:r>
        <w:t xml:space="preserve">Hình </w:t>
      </w:r>
      <w:r>
        <w:fldChar w:fldCharType="begin"/>
      </w:r>
      <w:r>
        <w:instrText xml:space="preserve"> SEQ Hình \* ARABIC </w:instrText>
      </w:r>
      <w:r>
        <w:fldChar w:fldCharType="separate"/>
      </w:r>
      <w:r w:rsidR="00BE63CA">
        <w:t>4</w:t>
      </w:r>
      <w:r>
        <w:fldChar w:fldCharType="end"/>
      </w:r>
      <w:r>
        <w:rPr>
          <w:lang w:val="en-US"/>
        </w:rPr>
        <w:t>. Ví dụ về h</w:t>
      </w:r>
      <w:r w:rsidRPr="00767664">
        <w:rPr>
          <w:lang w:val="en-US"/>
        </w:rPr>
        <w:t>ierarchical taxonomy</w:t>
      </w:r>
      <w:bookmarkEnd w:id="44"/>
    </w:p>
    <w:p w:rsidR="00F14442" w:rsidRPr="00830123" w:rsidRDefault="00F14442" w:rsidP="00F14442">
      <w:pPr>
        <w:rPr>
          <w:i/>
          <w:lang w:val="en-US"/>
        </w:rPr>
      </w:pPr>
      <w:r>
        <w:rPr>
          <w:lang w:val="en-US"/>
        </w:rPr>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14442" w:rsidRDefault="00F14442" w:rsidP="00F14442">
      <w:pPr>
        <w:pStyle w:val="Heading5"/>
        <w:rPr>
          <w:lang w:val="en-US"/>
        </w:rPr>
      </w:pPr>
      <w:r>
        <w:rPr>
          <w:lang w:val="en-US"/>
        </w:rPr>
        <w:t>Faceted taxonomy</w:t>
      </w:r>
    </w:p>
    <w:p w:rsidR="00F14442" w:rsidRPr="00A86193" w:rsidRDefault="00F14442" w:rsidP="00F14442">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14442" w:rsidRDefault="00F14442" w:rsidP="00F14442">
      <w:pPr>
        <w:keepNext/>
        <w:jc w:val="center"/>
      </w:pPr>
      <w:r>
        <w:rPr>
          <w:lang w:val="en-US"/>
        </w:rPr>
        <w:lastRenderedPageBreak/>
        <w:drawing>
          <wp:inline distT="0" distB="0" distL="0" distR="0" wp14:anchorId="76A8D85B" wp14:editId="468122FA">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14442" w:rsidRDefault="00F14442" w:rsidP="00F14442">
      <w:pPr>
        <w:pStyle w:val="Caption"/>
        <w:spacing w:line="360" w:lineRule="auto"/>
        <w:rPr>
          <w:lang w:val="en-US"/>
        </w:rPr>
      </w:pPr>
      <w:bookmarkStart w:id="45" w:name="_Toc312162717"/>
      <w:r>
        <w:t xml:space="preserve">Hình </w:t>
      </w:r>
      <w:r>
        <w:fldChar w:fldCharType="begin"/>
      </w:r>
      <w:r>
        <w:instrText xml:space="preserve"> SEQ Hình \* ARABIC </w:instrText>
      </w:r>
      <w:r>
        <w:fldChar w:fldCharType="separate"/>
      </w:r>
      <w:r w:rsidR="00BE63CA">
        <w:t>5</w:t>
      </w:r>
      <w:r>
        <w:fldChar w:fldCharType="end"/>
      </w:r>
      <w:r>
        <w:rPr>
          <w:lang w:val="en-US"/>
        </w:rPr>
        <w:t>. Ví dụ về faceted taxonomy</w:t>
      </w:r>
      <w:bookmarkEnd w:id="45"/>
    </w:p>
    <w:p w:rsidR="00F14442" w:rsidRDefault="00F14442" w:rsidP="00F14442">
      <w:pPr>
        <w:pStyle w:val="Heading5"/>
        <w:rPr>
          <w:lang w:val="en-US"/>
        </w:rPr>
      </w:pPr>
      <w:r>
        <w:rPr>
          <w:lang w:val="en-US"/>
        </w:rPr>
        <w:t>Network taxonomy</w:t>
      </w:r>
    </w:p>
    <w:p w:rsidR="00F14442" w:rsidRPr="00573769" w:rsidRDefault="00F14442" w:rsidP="00F14442">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14442" w:rsidRPr="00A86193" w:rsidRDefault="00F14442" w:rsidP="00F14442">
      <w:pPr>
        <w:rPr>
          <w:lang w:val="en-US"/>
        </w:rPr>
      </w:pPr>
    </w:p>
    <w:p w:rsidR="00F14442" w:rsidRDefault="00F14442" w:rsidP="00F14442">
      <w:pPr>
        <w:keepNext/>
        <w:jc w:val="center"/>
      </w:pPr>
      <w:r>
        <w:rPr>
          <w:lang w:val="en-US"/>
        </w:rPr>
        <w:drawing>
          <wp:inline distT="0" distB="0" distL="0" distR="0" wp14:anchorId="6327BDB0" wp14:editId="06A50639">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14442" w:rsidRPr="00433BE6" w:rsidRDefault="00F14442" w:rsidP="008C424C">
      <w:pPr>
        <w:pStyle w:val="Caption"/>
        <w:spacing w:line="360" w:lineRule="auto"/>
        <w:rPr>
          <w:lang w:val="en-US"/>
        </w:rPr>
      </w:pPr>
      <w:bookmarkStart w:id="46" w:name="_Toc312162718"/>
      <w:r>
        <w:t xml:space="preserve">Hình </w:t>
      </w:r>
      <w:r>
        <w:fldChar w:fldCharType="begin"/>
      </w:r>
      <w:r>
        <w:instrText xml:space="preserve"> SEQ Hình \* ARABIC </w:instrText>
      </w:r>
      <w:r>
        <w:fldChar w:fldCharType="separate"/>
      </w:r>
      <w:r w:rsidR="00BE63CA">
        <w:t>6</w:t>
      </w:r>
      <w:r>
        <w:fldChar w:fldCharType="end"/>
      </w:r>
      <w:r>
        <w:rPr>
          <w:lang w:val="en-US"/>
        </w:rPr>
        <w:t>. Ví dụ về network taxonomy</w:t>
      </w:r>
      <w:bookmarkStart w:id="47" w:name="_Ref311361408"/>
      <w:bookmarkStart w:id="48" w:name="_Ref311633682"/>
      <w:bookmarkStart w:id="49" w:name="_Ref311633848"/>
      <w:bookmarkStart w:id="50" w:name="_Ref311633856"/>
      <w:bookmarkEnd w:id="46"/>
    </w:p>
    <w:p w:rsidR="00F14442" w:rsidRDefault="00F14442" w:rsidP="00F14442">
      <w:pPr>
        <w:pStyle w:val="Heading3"/>
      </w:pPr>
      <w:bookmarkStart w:id="51" w:name="_Toc312162619"/>
      <w:bookmarkStart w:id="52" w:name="_Ref311361377"/>
      <w:bookmarkEnd w:id="47"/>
      <w:bookmarkEnd w:id="48"/>
      <w:bookmarkEnd w:id="49"/>
      <w:bookmarkEnd w:id="50"/>
      <w:commentRangeStart w:id="53"/>
      <w:r>
        <w:rPr>
          <w:lang w:val="en-US"/>
        </w:rPr>
        <w:lastRenderedPageBreak/>
        <w:t>Độ  tương quan thông tin giữa các các cây phân cấp</w:t>
      </w:r>
      <w:commentRangeEnd w:id="53"/>
      <w:r>
        <w:rPr>
          <w:rStyle w:val="CommentReference"/>
          <w:rFonts w:eastAsiaTheme="minorHAnsi" w:cstheme="minorBidi"/>
          <w:b w:val="0"/>
          <w:bCs w:val="0"/>
          <w:color w:val="auto"/>
        </w:rPr>
        <w:commentReference w:id="53"/>
      </w:r>
      <w:bookmarkEnd w:id="51"/>
    </w:p>
    <w:p w:rsidR="00F14442" w:rsidRDefault="00F14442" w:rsidP="00F14442">
      <w:pPr>
        <w:pStyle w:val="Heading3"/>
        <w:rPr>
          <w:lang w:val="en-US"/>
        </w:rPr>
      </w:pPr>
      <w:bookmarkStart w:id="54" w:name="_Ref309898155"/>
      <w:bookmarkStart w:id="55" w:name="_Ref312101611"/>
      <w:bookmarkStart w:id="56" w:name="_Toc312162620"/>
      <w:bookmarkEnd w:id="52"/>
      <w:r>
        <w:rPr>
          <w:lang w:val="en-US"/>
        </w:rPr>
        <w:t>Cây quyết định</w:t>
      </w:r>
      <w:bookmarkEnd w:id="54"/>
      <w:bookmarkEnd w:id="55"/>
      <w:bookmarkEnd w:id="56"/>
    </w:p>
    <w:p w:rsidR="00F14442" w:rsidRDefault="00F14442" w:rsidP="00F14442">
      <w:pPr>
        <w:pStyle w:val="Heading4"/>
      </w:pPr>
      <w:bookmarkStart w:id="57" w:name="_Ref306103292"/>
      <w:r>
        <w:t>Giới thiệu về cây quyết định</w:t>
      </w:r>
      <w:bookmarkEnd w:id="57"/>
      <w:r>
        <w:rPr>
          <w:rStyle w:val="FootnoteReference"/>
        </w:rPr>
        <w:footnoteReference w:id="11"/>
      </w:r>
    </w:p>
    <w:p w:rsidR="00F14442" w:rsidRDefault="00F14442" w:rsidP="00F14442">
      <w:pPr>
        <w:pStyle w:val="ListParagraph"/>
        <w:numPr>
          <w:ilvl w:val="0"/>
          <w:numId w:val="2"/>
        </w:numPr>
      </w:pPr>
      <w:r>
        <w:t>Cây quyết định là một cây phân cấp có cấu trúc.</w:t>
      </w:r>
    </w:p>
    <w:p w:rsidR="00F14442" w:rsidRDefault="00F14442" w:rsidP="00F14442">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14442" w:rsidRDefault="00F14442" w:rsidP="00F14442">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14442" w:rsidRPr="001A4F1E" w:rsidRDefault="00F14442" w:rsidP="00F14442">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098" w:type="dxa"/>
            <w:shd w:val="clear" w:color="auto" w:fill="BFBFBF" w:themeFill="background1" w:themeFillShade="BF"/>
            <w:vAlign w:val="center"/>
          </w:tcPr>
          <w:p w:rsidR="00F14442" w:rsidRDefault="00F14442" w:rsidP="0033032E">
            <w:pPr>
              <w:pStyle w:val="ListParagraph"/>
              <w:ind w:left="0"/>
              <w:jc w:val="center"/>
            </w:pPr>
            <w:bookmarkStart w:id="58" w:name="_Hlk306020031"/>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pStyle w:val="Caption"/>
        <w:spacing w:line="360" w:lineRule="auto"/>
      </w:pPr>
      <w:bookmarkStart w:id="59" w:name="_Ref306099706"/>
      <w:bookmarkStart w:id="60" w:name="_Ref306099554"/>
      <w:bookmarkStart w:id="61" w:name="_Toc312162752"/>
      <w:bookmarkEnd w:id="58"/>
      <w:r>
        <w:t xml:space="preserve">Bảng </w:t>
      </w:r>
      <w:r>
        <w:fldChar w:fldCharType="begin"/>
      </w:r>
      <w:r>
        <w:instrText xml:space="preserve"> SEQ Bảng \* ARABIC </w:instrText>
      </w:r>
      <w:r>
        <w:fldChar w:fldCharType="separate"/>
      </w:r>
      <w:r w:rsidR="00CF46E1">
        <w:t>1</w:t>
      </w:r>
      <w:r>
        <w:fldChar w:fldCharType="end"/>
      </w:r>
      <w:bookmarkEnd w:id="59"/>
      <w:r>
        <w:t xml:space="preserve">. </w:t>
      </w:r>
      <w:bookmarkStart w:id="62" w:name="_Ref306099713"/>
      <w:r>
        <w:t>Ví dụ bảng dữ liệu lựa chọn phương tiện di chuyển</w:t>
      </w:r>
      <w:bookmarkEnd w:id="60"/>
      <w:bookmarkEnd w:id="61"/>
      <w:bookmarkEnd w:id="62"/>
    </w:p>
    <w:p w:rsidR="00F14442" w:rsidRDefault="00F14442" w:rsidP="00F14442">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14442" w:rsidRDefault="00F14442" w:rsidP="00F14442">
      <w:pPr>
        <w:pStyle w:val="ListParagraph"/>
        <w:numPr>
          <w:ilvl w:val="0"/>
          <w:numId w:val="9"/>
        </w:numPr>
      </w:pPr>
      <w:r>
        <w:lastRenderedPageBreak/>
        <w:t xml:space="preserve">Từ tập dữ liệu trên, chúng ta có thể </w:t>
      </w:r>
      <w:r w:rsidRPr="0037183C">
        <w:t>tạo</w:t>
      </w:r>
      <w:r>
        <w:t xml:space="preserve"> ra cây quyết định như sau:</w:t>
      </w:r>
    </w:p>
    <w:p w:rsidR="00F14442" w:rsidRDefault="00F14442" w:rsidP="00F14442">
      <w:pPr>
        <w:pStyle w:val="ListParagraph"/>
        <w:keepNext/>
        <w:ind w:left="0"/>
        <w:jc w:val="center"/>
      </w:pPr>
      <w:r>
        <w:rPr>
          <w:lang w:val="en-US"/>
        </w:rPr>
        <w:drawing>
          <wp:inline distT="0" distB="0" distL="0" distR="0" wp14:anchorId="76A35BC0" wp14:editId="7403DA45">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14442" w:rsidRDefault="00F14442" w:rsidP="00F14442">
      <w:pPr>
        <w:pStyle w:val="Caption"/>
        <w:spacing w:line="360" w:lineRule="auto"/>
      </w:pPr>
      <w:bookmarkStart w:id="63" w:name="_Ref306103906"/>
      <w:bookmarkStart w:id="64" w:name="_Ref306103887"/>
      <w:bookmarkStart w:id="65" w:name="_Toc312162719"/>
      <w:r>
        <w:t xml:space="preserve">Hình </w:t>
      </w:r>
      <w:r>
        <w:fldChar w:fldCharType="begin"/>
      </w:r>
      <w:r>
        <w:instrText xml:space="preserve"> SEQ Hình \* ARABIC </w:instrText>
      </w:r>
      <w:r>
        <w:fldChar w:fldCharType="separate"/>
      </w:r>
      <w:r w:rsidR="00BE63CA">
        <w:t>7</w:t>
      </w:r>
      <w:r>
        <w:fldChar w:fldCharType="end"/>
      </w:r>
      <w:bookmarkEnd w:id="63"/>
      <w:r>
        <w:t>. Ví dụ về cây quyết định</w:t>
      </w:r>
      <w:bookmarkEnd w:id="64"/>
      <w:bookmarkEnd w:id="65"/>
    </w:p>
    <w:p w:rsidR="00F14442" w:rsidRDefault="00F14442" w:rsidP="00E86F78">
      <w:pPr>
        <w:pStyle w:val="ListParagraph"/>
        <w:numPr>
          <w:ilvl w:val="0"/>
          <w:numId w:val="10"/>
        </w:numPr>
        <w:ind w:left="0" w:firstLine="360"/>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 MERGEFORMAT </w:instrText>
      </w:r>
      <w:r>
        <w:fldChar w:fldCharType="separate"/>
      </w:r>
      <w:r>
        <w:t>Bảng 1</w:t>
      </w:r>
      <w:r>
        <w:fldChar w:fldCharType="end"/>
      </w:r>
      <w:r>
        <w:t>, thuộc tính “Travel cost/Km” sẽ sinh ra cây quyết định dùng để phân lớp tốt hơn “Income level”</w:t>
      </w:r>
    </w:p>
    <w:p w:rsidR="00F14442" w:rsidRDefault="00F14442" w:rsidP="00F14442">
      <w:pPr>
        <w:pStyle w:val="Heading4"/>
        <w:rPr>
          <w:lang w:val="en-US"/>
        </w:rPr>
      </w:pPr>
      <w:r>
        <w:t>Sử dụng cây quyết định để dự đoán lớp các dữ liệu chưa biết</w:t>
      </w:r>
    </w:p>
    <w:p w:rsidR="00F14442" w:rsidRDefault="00F14442" w:rsidP="00E86F78">
      <w:pPr>
        <w:pStyle w:val="ListParagraph"/>
        <w:numPr>
          <w:ilvl w:val="0"/>
          <w:numId w:val="3"/>
        </w:numPr>
        <w:ind w:left="0" w:firstLine="360"/>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14442" w:rsidRDefault="00F14442" w:rsidP="00F14442">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\h  \* MERGEFORMAT </w:instrText>
      </w:r>
      <w:r>
        <w:rPr>
          <w:lang w:val="en-US"/>
        </w:rPr>
      </w:r>
      <w:r>
        <w:rPr>
          <w:lang w:val="en-US"/>
        </w:rPr>
        <w:fldChar w:fldCharType="separate"/>
      </w:r>
      <w:r w:rsidR="0089559F">
        <w:t>Giới thiệu về cây quyết định</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bl>
    <w:p w:rsidR="00F14442" w:rsidRPr="007055D0" w:rsidRDefault="00F14442" w:rsidP="00F14442">
      <w:pPr>
        <w:pStyle w:val="Caption"/>
        <w:spacing w:line="360" w:lineRule="auto"/>
        <w:rPr>
          <w:lang w:val="en-US"/>
        </w:rPr>
      </w:pPr>
      <w:bookmarkStart w:id="66" w:name="_Ref306104924"/>
      <w:bookmarkStart w:id="67" w:name="_Toc312162753"/>
      <w:r>
        <w:lastRenderedPageBreak/>
        <w:t xml:space="preserve">Bảng </w:t>
      </w:r>
      <w:r>
        <w:fldChar w:fldCharType="begin"/>
      </w:r>
      <w:r>
        <w:instrText xml:space="preserve"> SEQ Bảng \* ARABIC </w:instrText>
      </w:r>
      <w:r>
        <w:fldChar w:fldCharType="separate"/>
      </w:r>
      <w:r w:rsidR="00CF46E1">
        <w:t>2</w:t>
      </w:r>
      <w:r>
        <w:fldChar w:fldCharType="end"/>
      </w:r>
      <w:bookmarkEnd w:id="66"/>
      <w:r>
        <w:rPr>
          <w:lang w:val="en-US"/>
        </w:rPr>
        <w:t>. Ví dụ về bảng dữ liệu cần dự đoán phương tiện di chuyển</w:t>
      </w:r>
      <w:bookmarkEnd w:id="67"/>
    </w:p>
    <w:p w:rsidR="00F14442" w:rsidRDefault="00F14442" w:rsidP="00F14442">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0087706D" w:rsidRPr="00E86F78">
        <w:rPr>
          <w:lang w:val="en-US"/>
        </w:rPr>
        <w:t>Hình 7</w:t>
      </w:r>
      <w:r>
        <w:rPr>
          <w:lang w:val="en-US"/>
        </w:rPr>
        <w:fldChar w:fldCharType="end"/>
      </w:r>
      <w:r>
        <w:rPr>
          <w:lang w:val="en-US"/>
        </w:rPr>
        <w:t>), cây quyết định sẽ được duyệt từ nút gốc “Travel cost/km”, dãy các luật sau sẽ được sinh ra:</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14442" w:rsidRPr="007055D0" w:rsidRDefault="00F14442" w:rsidP="00F14442">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14442" w:rsidRDefault="00F14442" w:rsidP="00F14442">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14442" w:rsidRPr="007055D0" w:rsidRDefault="00F14442" w:rsidP="00F14442">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Bus</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Car</w:t>
            </w:r>
          </w:p>
        </w:tc>
      </w:tr>
    </w:tbl>
    <w:p w:rsidR="00F14442" w:rsidRDefault="00F14442" w:rsidP="00F14442">
      <w:pPr>
        <w:pStyle w:val="Caption"/>
        <w:spacing w:line="360" w:lineRule="auto"/>
        <w:rPr>
          <w:lang w:val="en-US"/>
        </w:rPr>
      </w:pPr>
      <w:bookmarkStart w:id="68" w:name="_Toc312162754"/>
      <w:r>
        <w:t xml:space="preserve">Bảng </w:t>
      </w:r>
      <w:r>
        <w:fldChar w:fldCharType="begin"/>
      </w:r>
      <w:r>
        <w:instrText xml:space="preserve"> SEQ Bảng \* ARABIC </w:instrText>
      </w:r>
      <w:r>
        <w:fldChar w:fldCharType="separate"/>
      </w:r>
      <w:r w:rsidR="00CF46E1">
        <w:t>3</w:t>
      </w:r>
      <w:r>
        <w:fldChar w:fldCharType="end"/>
      </w:r>
      <w:r>
        <w:rPr>
          <w:lang w:val="en-US"/>
        </w:rPr>
        <w:t>. Bảng dữ liệu kết quả dự đoán phương tiện di chuyển</w:t>
      </w:r>
      <w:bookmarkEnd w:id="68"/>
    </w:p>
    <w:p w:rsidR="00F14442" w:rsidRPr="00707CA3" w:rsidRDefault="00F14442" w:rsidP="00F14442">
      <w:pPr>
        <w:pStyle w:val="ListParagraph"/>
        <w:numPr>
          <w:ilvl w:val="0"/>
          <w:numId w:val="3"/>
        </w:numPr>
        <w:rPr>
          <w:b/>
          <w:lang w:val="en-US"/>
        </w:rPr>
      </w:pPr>
      <w:r w:rsidRPr="00707CA3">
        <w:rPr>
          <w:b/>
          <w:lang w:val="en-US"/>
        </w:rPr>
        <w:t>Một số chú ý khi sử dụng cây quyết định:</w:t>
      </w:r>
    </w:p>
    <w:p w:rsidR="00F14442" w:rsidRDefault="00F14442" w:rsidP="0087706D">
      <w:pPr>
        <w:pStyle w:val="ListParagraph"/>
        <w:numPr>
          <w:ilvl w:val="0"/>
          <w:numId w:val="5"/>
        </w:numPr>
        <w:ind w:left="0" w:firstLine="360"/>
        <w:rPr>
          <w:lang w:val="en-US"/>
        </w:rPr>
      </w:pPr>
      <w:r>
        <w:rPr>
          <w:lang w:val="en-US"/>
        </w:rPr>
        <w:t>Phụ thuộc rất nhiều vào training data, tập dữ liệu training data càng lớn thì cây quyết định sẽ đáng tin cậy hơn.</w:t>
      </w:r>
    </w:p>
    <w:p w:rsidR="00F14442" w:rsidRDefault="00F14442" w:rsidP="0087706D">
      <w:pPr>
        <w:pStyle w:val="ListParagraph"/>
        <w:numPr>
          <w:ilvl w:val="0"/>
          <w:numId w:val="5"/>
        </w:numPr>
        <w:ind w:left="0" w:firstLine="360"/>
        <w:rPr>
          <w:lang w:val="en-US"/>
        </w:rPr>
      </w:pPr>
      <w:r>
        <w:rPr>
          <w:lang w:val="en-US"/>
        </w:rPr>
        <w:t>Không thể nói cây quyết định được sinh ra từ cây quyết định trên là tập luật tốt nhất</w:t>
      </w:r>
    </w:p>
    <w:p w:rsidR="00F14442" w:rsidRPr="00F831DA" w:rsidRDefault="00F14442" w:rsidP="0087706D">
      <w:pPr>
        <w:pStyle w:val="ListParagraph"/>
        <w:numPr>
          <w:ilvl w:val="0"/>
          <w:numId w:val="5"/>
        </w:numPr>
        <w:ind w:left="0" w:firstLine="360"/>
        <w:rPr>
          <w:lang w:val="en-US"/>
        </w:rPr>
      </w:pPr>
      <w:r>
        <w:rPr>
          <w:lang w:val="en-US"/>
        </w:rPr>
        <w:t xml:space="preserve">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w:t>
      </w:r>
      <w:r>
        <w:rPr>
          <w:lang w:val="en-US"/>
        </w:rPr>
        <w:lastRenderedPageBreak/>
        <w:t>thuật toán ID3 và CART hiệu quả cho việc phân lớp đối với các dữ liệu số (quantitative value), trong khi đó, thuật toán J48, C4.5 có hiệu quả hơn đối với dữ liệu Qualititive value (ordinal, binary, nominal)</w:t>
      </w:r>
    </w:p>
    <w:p w:rsidR="00F14442" w:rsidRDefault="00F14442" w:rsidP="00F14442">
      <w:pPr>
        <w:pStyle w:val="Heading4"/>
        <w:rPr>
          <w:lang w:val="en-US"/>
        </w:rPr>
      </w:pPr>
      <w:bookmarkStart w:id="69" w:name="_Ref306374185"/>
      <w:r>
        <w:rPr>
          <w:lang w:val="en-US"/>
        </w:rPr>
        <w:t>Một số độ đo thông dụng</w:t>
      </w:r>
      <w:bookmarkEnd w:id="69"/>
    </w:p>
    <w:p w:rsidR="00F14442" w:rsidRPr="00CA783E" w:rsidRDefault="00F14442" w:rsidP="00E86F78">
      <w:pPr>
        <w:pStyle w:val="ListParagraph"/>
        <w:numPr>
          <w:ilvl w:val="0"/>
          <w:numId w:val="12"/>
        </w:numPr>
        <w:ind w:left="0" w:firstLine="360"/>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14442" w:rsidRPr="00CA783E" w:rsidRDefault="00F14442" w:rsidP="00F14442">
      <w:pPr>
        <w:pStyle w:val="ListParagraph"/>
        <w:rPr>
          <w:rFonts w:ascii="Cambria Math" w:eastAsiaTheme="minorEastAsia" w:hAnsi="Cambria Math" w:cs="Times New Roman"/>
          <w:lang w:val="en-US"/>
          <w:oMath/>
        </w:rPr>
      </w:pPr>
      <w:bookmarkStart w:id="70" w:name="OLE_LINK5"/>
      <w:bookmarkStart w:id="71"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70"/>
    <w:bookmarkEnd w:id="71"/>
    <w:p w:rsidR="00F14442" w:rsidRPr="00CA783E" w:rsidRDefault="00F14442" w:rsidP="00F14442">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14442" w:rsidRDefault="00F14442" w:rsidP="00F14442">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14442" w:rsidRPr="00CA783E" w:rsidRDefault="00F14442" w:rsidP="00F14442">
      <w:pPr>
        <w:rPr>
          <w:rFonts w:eastAsiaTheme="minorEastAsia"/>
          <w:szCs w:val="24"/>
          <w:lang w:val="en-US"/>
        </w:rPr>
      </w:pPr>
    </w:p>
    <w:p w:rsidR="00F14442" w:rsidRPr="00CA783E" w:rsidRDefault="00F14442" w:rsidP="00E86F78">
      <w:pPr>
        <w:pStyle w:val="ListParagraph"/>
        <w:numPr>
          <w:ilvl w:val="0"/>
          <w:numId w:val="13"/>
        </w:numPr>
        <w:ind w:left="0" w:firstLine="360"/>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Pr>
          <w:lang w:val="en-US"/>
        </w:rPr>
        <w:instrText xml:space="preserve"> \* MERGEFORMAT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Pr>
          <w:lang w:val="en-US"/>
        </w:rPr>
        <w:instrText xml:space="preserve"> \* MERGEFORMAT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14442" w:rsidRPr="00CA783E" w:rsidRDefault="00F14442" w:rsidP="00F14442">
      <w:pPr>
        <w:pStyle w:val="ListParagraph"/>
        <w:numPr>
          <w:ilvl w:val="0"/>
          <w:numId w:val="13"/>
        </w:numPr>
        <w:rPr>
          <w:lang w:val="en-US"/>
        </w:rPr>
      </w:pPr>
      <w:r w:rsidRPr="00CA783E">
        <w:rPr>
          <w:lang w:val="en-US"/>
        </w:rPr>
        <w:t>Xác suất để xảy ra cho từng phân lớp là:</w:t>
      </w:r>
    </w:p>
    <w:p w:rsidR="00F14442" w:rsidRPr="002F3C67" w:rsidRDefault="00F14442" w:rsidP="00F14442">
      <w:pPr>
        <w:ind w:left="720"/>
        <w:rPr>
          <w:rFonts w:eastAsiaTheme="minorEastAsia"/>
          <w:szCs w:val="26"/>
          <w:lang w:val="en-US"/>
        </w:rPr>
      </w:pPr>
      <w:bookmarkStart w:id="72" w:name="OLE_LINK7"/>
      <w:bookmarkStart w:id="73"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72"/>
      <w:bookmarkEnd w:id="73"/>
    </w:p>
    <w:p w:rsidR="00F14442" w:rsidRPr="002F3C67"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Pr="006608EA"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m:t>
              </m:r>
              <m:r>
                <w:rPr>
                  <w:rFonts w:ascii="Cambria Math" w:hAnsi="Cambria Math"/>
                  <w:szCs w:val="26"/>
                  <w:lang w:val="en-US"/>
                </w:rPr>
                <m:t>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Default="00F14442" w:rsidP="00F14442">
      <w:pPr>
        <w:rPr>
          <w:rFonts w:eastAsiaTheme="minorEastAsia"/>
          <w:szCs w:val="26"/>
          <w:lang w:val="en-US"/>
        </w:rPr>
      </w:pPr>
    </w:p>
    <w:p w:rsidR="00F14442" w:rsidRPr="00CA783E" w:rsidRDefault="00F14442" w:rsidP="00F14442">
      <w:pPr>
        <w:pStyle w:val="Heading5"/>
        <w:rPr>
          <w:lang w:val="en-US"/>
        </w:rPr>
      </w:pPr>
      <w:r w:rsidRPr="00CA783E">
        <w:rPr>
          <w:lang w:val="en-US"/>
        </w:rPr>
        <w:t>Entropy</w:t>
      </w:r>
    </w:p>
    <w:p w:rsidR="00F14442" w:rsidRPr="002F3C67" w:rsidRDefault="00F14442" w:rsidP="00F14442">
      <w:pPr>
        <w:rPr>
          <w:rFonts w:eastAsiaTheme="minorEastAsia"/>
          <w:lang w:val="en-US"/>
        </w:rPr>
      </w:pPr>
    </w:p>
    <w:p w:rsidR="00F14442" w:rsidRPr="00D26B00" w:rsidRDefault="00F14442" w:rsidP="00F14442">
      <w:pPr>
        <w:rPr>
          <w:rFonts w:eastAsiaTheme="minorEastAsia"/>
          <w:lang w:val="en-US"/>
        </w:rPr>
      </w:pPr>
      <w:bookmarkStart w:id="74" w:name="OLE_LINK3"/>
      <w:bookmarkStart w:id="75" w:name="OLE_LINK4"/>
      <m:oMathPara>
        <m:oMathParaPr>
          <m:jc m:val="left"/>
        </m:oMathParaPr>
        <m:oMath>
          <m:r>
            <w:rPr>
              <w:rFonts w:ascii="Cambria Math" w:hAnsi="Cambria Math" w:cs="Times New Roman"/>
              <w:lang w:val="en-US"/>
            </w:rPr>
            <w:lastRenderedPageBreak/>
            <m:t>Entropy=</m:t>
          </m:r>
          <w:bookmarkEnd w:id="74"/>
          <w:bookmarkEnd w:id="75"/>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6" w:name="OLE_LINK11"/>
          <w:bookmarkStart w:id="77"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6"/>
          <w:bookmarkEnd w:id="77"/>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14442" w:rsidRDefault="00F14442" w:rsidP="00E86F78">
      <w:pPr>
        <w:ind w:firstLine="720"/>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14442" w:rsidRDefault="00F14442" w:rsidP="00F14442">
      <w:pPr>
        <w:keepNext/>
        <w:jc w:val="center"/>
      </w:pPr>
      <w:r>
        <w:rPr>
          <w:lang w:val="en-US"/>
        </w:rPr>
        <w:drawing>
          <wp:inline distT="0" distB="0" distL="0" distR="0" wp14:anchorId="52D97D48" wp14:editId="7CA80280">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14442" w:rsidRDefault="00F14442" w:rsidP="00F14442">
      <w:pPr>
        <w:pStyle w:val="Caption"/>
        <w:spacing w:line="360" w:lineRule="auto"/>
        <w:rPr>
          <w:lang w:val="en-US"/>
        </w:rPr>
      </w:pPr>
      <w:bookmarkStart w:id="78" w:name="_Toc31216276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8"/>
    </w:p>
    <w:p w:rsidR="00F14442" w:rsidRPr="00CA783E" w:rsidRDefault="00F14442" w:rsidP="00F14442">
      <w:pPr>
        <w:pStyle w:val="Heading5"/>
        <w:rPr>
          <w:lang w:val="en-US"/>
        </w:rPr>
      </w:pPr>
      <w:r w:rsidRPr="00CA783E">
        <w:rPr>
          <w:lang w:val="en-US"/>
        </w:rPr>
        <w:t>Gini index</w:t>
      </w:r>
    </w:p>
    <w:p w:rsidR="00F14442" w:rsidRPr="00CA783E" w:rsidRDefault="00F14442" w:rsidP="00F14442">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14442" w:rsidRPr="00CA783E" w:rsidRDefault="00F14442" w:rsidP="00F14442">
      <w:pPr>
        <w:pStyle w:val="ListParagraph"/>
        <w:numPr>
          <w:ilvl w:val="0"/>
          <w:numId w:val="14"/>
        </w:numPr>
        <w:rPr>
          <w:rFonts w:eastAsiaTheme="minorEastAsia"/>
          <w:lang w:val="en-US"/>
        </w:rPr>
      </w:pPr>
      <w:r>
        <w:rPr>
          <w:rFonts w:eastAsiaTheme="minorEastAsia"/>
          <w:lang w:val="en-US"/>
        </w:rPr>
        <w:lastRenderedPageBreak/>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14442" w:rsidRPr="00CA783E" w:rsidRDefault="00F14442" w:rsidP="00F14442">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14442" w:rsidRDefault="00F14442" w:rsidP="00F14442">
      <w:pPr>
        <w:keepNext/>
        <w:jc w:val="center"/>
      </w:pPr>
      <w:r>
        <w:rPr>
          <w:lang w:val="en-US"/>
        </w:rPr>
        <w:drawing>
          <wp:inline distT="0" distB="0" distL="0" distR="0" wp14:anchorId="5474F66A" wp14:editId="261E1B8C">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14442" w:rsidRPr="005517B1" w:rsidRDefault="00F14442" w:rsidP="00F14442">
      <w:pPr>
        <w:pStyle w:val="Caption"/>
        <w:spacing w:line="360" w:lineRule="auto"/>
        <w:rPr>
          <w:rFonts w:eastAsiaTheme="minorEastAsia"/>
          <w:lang w:val="en-US"/>
        </w:rPr>
      </w:pPr>
      <w:bookmarkStart w:id="79" w:name="_Toc31216276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9"/>
    </w:p>
    <w:p w:rsidR="00F14442" w:rsidRPr="00CA783E" w:rsidRDefault="00F14442" w:rsidP="00F14442">
      <w:pPr>
        <w:pStyle w:val="Heading5"/>
        <w:rPr>
          <w:lang w:val="en-US"/>
        </w:rPr>
      </w:pPr>
      <w:r w:rsidRPr="00CA783E">
        <w:rPr>
          <w:lang w:val="en-US"/>
        </w:rPr>
        <w:t>Classification error</w:t>
      </w:r>
    </w:p>
    <w:p w:rsidR="00F14442" w:rsidRPr="004409A6" w:rsidRDefault="00F14442" w:rsidP="00F14442">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14442" w:rsidRPr="00CA783E" w:rsidRDefault="00F14442" w:rsidP="00F14442">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14442" w:rsidRPr="005801FB" w:rsidRDefault="00F14442" w:rsidP="00F14442">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14442" w:rsidRPr="00CA783E" w:rsidRDefault="00F14442" w:rsidP="00F14442">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14442" w:rsidRPr="00CA783E" w:rsidRDefault="00F14442" w:rsidP="00F14442">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14442" w:rsidRPr="00D67367" w:rsidRDefault="00F14442" w:rsidP="00F14442">
      <w:pPr>
        <w:pStyle w:val="Heading4"/>
        <w:rPr>
          <w:lang w:val="en-US"/>
        </w:rPr>
      </w:pPr>
      <w:r w:rsidRPr="00D67367">
        <w:rPr>
          <w:lang w:val="en-US"/>
        </w:rPr>
        <w:lastRenderedPageBreak/>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14442" w:rsidRPr="00A32979" w:rsidRDefault="00F14442" w:rsidP="0087706D">
      <w:pPr>
        <w:pStyle w:val="ListParagraph"/>
        <w:numPr>
          <w:ilvl w:val="0"/>
          <w:numId w:val="6"/>
        </w:numPr>
        <w:ind w:left="0" w:firstLine="360"/>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14442" w:rsidRDefault="00F14442" w:rsidP="0087706D">
      <w:pPr>
        <w:pStyle w:val="ListParagraph"/>
        <w:numPr>
          <w:ilvl w:val="0"/>
          <w:numId w:val="6"/>
        </w:numPr>
        <w:ind w:left="0" w:firstLine="360"/>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14442" w:rsidRPr="00D67367" w:rsidRDefault="00F14442" w:rsidP="0087706D">
      <w:pPr>
        <w:pStyle w:val="Heading5"/>
        <w:ind w:left="0" w:firstLine="360"/>
        <w:rPr>
          <w:lang w:val="en-US"/>
        </w:rPr>
      </w:pPr>
      <w:bookmarkStart w:id="80" w:name="_Ref306633886"/>
      <w:r>
        <w:rPr>
          <w:lang w:val="en-US"/>
        </w:rPr>
        <w:t>Lần lặp đầu tiên</w:t>
      </w:r>
      <w:bookmarkEnd w:id="80"/>
    </w:p>
    <w:p w:rsidR="00F14442" w:rsidRPr="00A32979" w:rsidRDefault="00F14442" w:rsidP="0087706D">
      <w:pPr>
        <w:pStyle w:val="ListParagraph"/>
        <w:numPr>
          <w:ilvl w:val="0"/>
          <w:numId w:val="6"/>
        </w:numPr>
        <w:ind w:left="0" w:firstLine="360"/>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81" w:name="OLE_LINK1"/>
      <w:bookmarkStart w:id="82" w:name="OLE_LINK2"/>
      <w:r>
        <w:rPr>
          <w:lang w:val="en-US"/>
        </w:rPr>
        <w:t>S</w:t>
      </w:r>
      <w:r w:rsidRPr="003F6EA9">
        <w:rPr>
          <w:vertAlign w:val="subscript"/>
          <w:lang w:val="en-US"/>
        </w:rPr>
        <w:t>i</w:t>
      </w:r>
      <w:bookmarkEnd w:id="81"/>
      <w:bookmarkEnd w:id="82"/>
      <w:r w:rsidRPr="00A32979">
        <w:rPr>
          <w:lang w:val="en-US"/>
        </w:rPr>
        <w:t xml:space="preserve">. Bảng D là tập hợp những </w:t>
      </w:r>
      <w:r>
        <w:rPr>
          <w:lang w:val="en-US"/>
        </w:rPr>
        <w:t>S</w:t>
      </w:r>
      <w:r w:rsidRPr="00A32979">
        <w:rPr>
          <w:lang w:val="en-US"/>
        </w:rPr>
        <w:t xml:space="preserve">i và thuộc tính phân lớp. </w:t>
      </w:r>
    </w:p>
    <w:p w:rsidR="00F14442" w:rsidRDefault="00F14442" w:rsidP="00F14442">
      <w:pPr>
        <w:keepNext/>
        <w:jc w:val="center"/>
      </w:pPr>
      <w:r w:rsidRPr="00F2269E">
        <w:rPr>
          <w:lang w:val="en-US"/>
        </w:rPr>
        <w:drawing>
          <wp:inline distT="0" distB="0" distL="0" distR="0" wp14:anchorId="6C1397EF" wp14:editId="46B89001">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14442" w:rsidRPr="007C417A" w:rsidRDefault="00F14442" w:rsidP="00F14442">
      <w:pPr>
        <w:pStyle w:val="Caption"/>
        <w:spacing w:line="360" w:lineRule="auto"/>
        <w:rPr>
          <w:sz w:val="26"/>
          <w:vertAlign w:val="subscript"/>
          <w:lang w:val="en-US"/>
        </w:rPr>
      </w:pPr>
      <w:bookmarkStart w:id="83" w:name="_Toc312162720"/>
      <w:r>
        <w:t xml:space="preserve">Hình </w:t>
      </w:r>
      <w:r>
        <w:fldChar w:fldCharType="begin"/>
      </w:r>
      <w:r>
        <w:instrText xml:space="preserve"> SEQ Hình \* ARABIC </w:instrText>
      </w:r>
      <w:r>
        <w:fldChar w:fldCharType="separate"/>
      </w:r>
      <w:r w:rsidR="00BE63CA">
        <w:t>8</w:t>
      </w:r>
      <w:r>
        <w:fldChar w:fldCharType="end"/>
      </w:r>
      <w:r>
        <w:rPr>
          <w:lang w:val="en-US"/>
        </w:rPr>
        <w:t>. Phân chia bảng D thành những tập con S</w:t>
      </w:r>
      <w:r>
        <w:rPr>
          <w:vertAlign w:val="subscript"/>
          <w:lang w:val="en-US"/>
        </w:rPr>
        <w:t>i</w:t>
      </w:r>
      <w:bookmarkEnd w:id="83"/>
    </w:p>
    <w:p w:rsidR="00F14442" w:rsidRPr="00F2269E" w:rsidRDefault="00F14442" w:rsidP="0087706D">
      <w:pPr>
        <w:pStyle w:val="ListParagraph"/>
        <w:numPr>
          <w:ilvl w:val="0"/>
          <w:numId w:val="7"/>
        </w:numPr>
        <w:ind w:left="0" w:firstLine="360"/>
        <w:rPr>
          <w:lang w:val="en-US"/>
        </w:rPr>
      </w:pPr>
      <w:r w:rsidRPr="00A32979">
        <w:rPr>
          <w:lang w:val="en-US"/>
        </w:rPr>
        <w:lastRenderedPageBreak/>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 MERGEFORMAT </w:instrText>
      </w:r>
      <w:r>
        <w:rPr>
          <w:lang w:val="en-US"/>
        </w:rPr>
      </w:r>
      <w:r>
        <w:rPr>
          <w:lang w:val="en-US"/>
        </w:rPr>
        <w:fldChar w:fldCharType="separate"/>
      </w:r>
      <w:r w:rsidR="0087706D">
        <w:rPr>
          <w:lang w:val="en-US"/>
        </w:rPr>
        <w:t>3.6.4.3</w:t>
      </w:r>
      <w:r>
        <w:rPr>
          <w:lang w:val="en-US"/>
        </w:rPr>
        <w:fldChar w:fldCharType="end"/>
      </w:r>
      <w:r>
        <w:rPr>
          <w:lang w:val="en-US"/>
        </w:rPr>
        <w:t xml:space="preserve"> </w:t>
      </w:r>
      <w:r>
        <w:rPr>
          <w:lang w:val="en-US"/>
        </w:rPr>
        <w:fldChar w:fldCharType="begin"/>
      </w:r>
      <w:r>
        <w:rPr>
          <w:lang w:val="en-US"/>
        </w:rPr>
        <w:instrText xml:space="preserve"> REF _Ref306374185 \h  \* MERGEFORMAT </w:instrText>
      </w:r>
      <w:r>
        <w:rPr>
          <w:lang w:val="en-US"/>
        </w:rPr>
      </w:r>
      <w:r>
        <w:rPr>
          <w:lang w:val="en-US"/>
        </w:rPr>
        <w:fldChar w:fldCharType="separate"/>
      </w:r>
      <w:r w:rsidR="0087706D">
        <w:rPr>
          <w:lang w:val="en-US"/>
        </w:rPr>
        <w:t>Một số độ đo thông dụng</w:t>
      </w:r>
      <w:r>
        <w:rPr>
          <w:lang w:val="en-US"/>
        </w:rPr>
        <w:fldChar w:fldCharType="end"/>
      </w:r>
      <w:r>
        <w:rPr>
          <w:lang w:val="en-US"/>
        </w:rPr>
        <w:t>)</w:t>
      </w:r>
    </w:p>
    <w:p w:rsidR="00F14442" w:rsidRDefault="00F14442" w:rsidP="0087706D">
      <w:pPr>
        <w:pStyle w:val="ListParagraph"/>
        <w:numPr>
          <w:ilvl w:val="0"/>
          <w:numId w:val="8"/>
        </w:numPr>
        <w:ind w:left="0" w:firstLine="360"/>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0087706D" w:rsidRPr="00E86F78">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14442" w:rsidRPr="00F2269E" w:rsidRDefault="00F14442" w:rsidP="00F14442">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188" w:type="dxa"/>
            <w:shd w:val="clear" w:color="auto" w:fill="BFBFBF" w:themeFill="background1" w:themeFillShade="BF"/>
            <w:vAlign w:val="center"/>
          </w:tcPr>
          <w:p w:rsidR="00F14442" w:rsidRDefault="00F14442" w:rsidP="0033032E">
            <w:pPr>
              <w:pStyle w:val="ListParagraph"/>
              <w:ind w:left="0"/>
              <w:jc w:val="center"/>
            </w:pPr>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35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rPr>
          <w:lang w:val="en-US"/>
        </w:rPr>
      </w:pPr>
      <w:r>
        <w:rPr>
          <w:lang w:val="en-US"/>
        </w:rPr>
        <w:t>4B, 3C, 3T</w:t>
      </w:r>
    </w:p>
    <w:p w:rsidR="00F14442" w:rsidRDefault="00F14442" w:rsidP="00F14442">
      <w:pPr>
        <w:rPr>
          <w:lang w:val="en-US"/>
        </w:rPr>
      </w:pPr>
      <w:r>
        <w:rPr>
          <w:lang w:val="en-US"/>
        </w:rPr>
        <w:t>Entropy</w:t>
      </w:r>
      <w:r>
        <w:rPr>
          <w:lang w:val="en-US"/>
        </w:rPr>
        <w:tab/>
      </w:r>
      <w:r>
        <w:rPr>
          <w:lang w:val="en-US"/>
        </w:rPr>
        <w:tab/>
      </w:r>
      <w:r>
        <w:rPr>
          <w:lang w:val="en-US"/>
        </w:rPr>
        <w:tab/>
        <w:t>1.571</w:t>
      </w:r>
    </w:p>
    <w:p w:rsidR="00F14442" w:rsidRDefault="00F14442" w:rsidP="00F14442">
      <w:pPr>
        <w:rPr>
          <w:lang w:val="en-US"/>
        </w:rPr>
      </w:pPr>
      <w:r>
        <w:rPr>
          <w:lang w:val="en-US"/>
        </w:rPr>
        <w:t>Gini index</w:t>
      </w:r>
      <w:r>
        <w:rPr>
          <w:lang w:val="en-US"/>
        </w:rPr>
        <w:tab/>
      </w:r>
      <w:r>
        <w:rPr>
          <w:lang w:val="en-US"/>
        </w:rPr>
        <w:tab/>
      </w:r>
      <w:r>
        <w:rPr>
          <w:lang w:val="en-US"/>
        </w:rPr>
        <w:tab/>
        <w:t>0.660</w:t>
      </w:r>
    </w:p>
    <w:p w:rsidR="00F14442" w:rsidRDefault="00F14442" w:rsidP="00F14442">
      <w:pPr>
        <w:rPr>
          <w:lang w:val="en-US"/>
        </w:rPr>
      </w:pPr>
      <w:r>
        <w:rPr>
          <w:lang w:val="en-US"/>
        </w:rPr>
        <w:t>Classification index</w:t>
      </w:r>
      <w:r>
        <w:rPr>
          <w:lang w:val="en-US"/>
        </w:rPr>
        <w:tab/>
      </w:r>
      <w:r>
        <w:rPr>
          <w:lang w:val="en-US"/>
        </w:rPr>
        <w:tab/>
        <w:t>0.600</w:t>
      </w:r>
    </w:p>
    <w:p w:rsidR="00F14442" w:rsidRDefault="00F14442" w:rsidP="00F14442">
      <w:pPr>
        <w:rPr>
          <w:lang w:val="en-US"/>
        </w:rPr>
      </w:pPr>
    </w:p>
    <w:p w:rsidR="00F14442" w:rsidRPr="00A32979" w:rsidRDefault="00F14442" w:rsidP="00E86F78">
      <w:pPr>
        <w:pStyle w:val="ListParagraph"/>
        <w:numPr>
          <w:ilvl w:val="0"/>
          <w:numId w:val="7"/>
        </w:numPr>
        <w:ind w:left="0" w:firstLine="360"/>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14442" w:rsidRDefault="00F14442" w:rsidP="00F14442">
      <w:pPr>
        <w:jc w:val="center"/>
        <w:rPr>
          <w:lang w:val="en-US"/>
        </w:rPr>
      </w:pPr>
      <w:r>
        <w:rPr>
          <w:lang w:val="en-US"/>
        </w:rPr>
        <w:lastRenderedPageBreak/>
        <w:drawing>
          <wp:inline distT="0" distB="0" distL="0" distR="0" wp14:anchorId="31794AA9" wp14:editId="1531F623">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14442" w:rsidRPr="007C417A" w:rsidRDefault="00F14442" w:rsidP="00F14442">
      <w:pPr>
        <w:pStyle w:val="Caption"/>
        <w:spacing w:line="360" w:lineRule="auto"/>
        <w:rPr>
          <w:sz w:val="26"/>
          <w:lang w:val="en-US"/>
        </w:rPr>
      </w:pPr>
      <w:bookmarkStart w:id="84" w:name="_Toc312162721"/>
      <w:r>
        <w:t xml:space="preserve">Hình </w:t>
      </w:r>
      <w:r>
        <w:fldChar w:fldCharType="begin"/>
      </w:r>
      <w:r>
        <w:instrText xml:space="preserve"> SEQ Hình \* ARABIC </w:instrText>
      </w:r>
      <w:r>
        <w:fldChar w:fldCharType="separate"/>
      </w:r>
      <w:r w:rsidR="00BE63CA">
        <w:t>9</w:t>
      </w:r>
      <w:r>
        <w:fldChar w:fldCharType="end"/>
      </w:r>
      <w:r>
        <w:rPr>
          <w:lang w:val="en-US"/>
        </w:rPr>
        <w:t>. Phân chia S</w:t>
      </w:r>
      <w:r>
        <w:rPr>
          <w:vertAlign w:val="subscript"/>
          <w:lang w:val="en-US"/>
        </w:rPr>
        <w:t>i</w:t>
      </w:r>
      <w:r>
        <w:rPr>
          <w:lang w:val="en-US"/>
        </w:rPr>
        <w:t xml:space="preserve"> dựa vào phân lớp</w:t>
      </w:r>
      <w:bookmarkEnd w:id="84"/>
    </w:p>
    <w:p w:rsidR="00F14442" w:rsidRPr="007C417A" w:rsidRDefault="00F14442" w:rsidP="00F14442">
      <w:pPr>
        <w:pStyle w:val="ListParagraph"/>
        <w:numPr>
          <w:ilvl w:val="0"/>
          <w:numId w:val="8"/>
        </w:numPr>
        <w:rPr>
          <w:lang w:val="en-US"/>
        </w:rPr>
      </w:pPr>
      <w:r>
        <w:rPr>
          <w:lang w:val="en-US"/>
        </w:rPr>
        <w:t>Tiếp tục ví dụ trên, thuộc tính “Travel cost/km” có 3 giá trị, đó là “Cheap”, “Standard” và “Expensive”.</w:t>
      </w:r>
    </w:p>
    <w:p w:rsidR="00F14442" w:rsidRPr="007C417A" w:rsidRDefault="00F14442" w:rsidP="00F14442">
      <w:pPr>
        <w:rPr>
          <w:lang w:val="en-US"/>
        </w:rPr>
      </w:pPr>
    </w:p>
    <w:p w:rsidR="00F14442" w:rsidRDefault="00F14442" w:rsidP="00F14442">
      <w:pPr>
        <w:keepNext/>
      </w:pPr>
      <w:r w:rsidRPr="007C417A">
        <w:rPr>
          <w:lang w:val="en-US"/>
        </w:rPr>
        <w:lastRenderedPageBreak/>
        <w:drawing>
          <wp:inline distT="0" distB="0" distL="0" distR="0" wp14:anchorId="38BC4DCB" wp14:editId="2B013D9D">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14442" w:rsidRPr="00755F28" w:rsidRDefault="00F14442" w:rsidP="00F14442">
      <w:pPr>
        <w:pStyle w:val="Caption"/>
        <w:spacing w:line="360" w:lineRule="auto"/>
        <w:rPr>
          <w:sz w:val="26"/>
          <w:lang w:val="en-US"/>
        </w:rPr>
      </w:pPr>
      <w:bookmarkStart w:id="85" w:name="_Toc312162722"/>
      <w:r>
        <w:t xml:space="preserve">Hình </w:t>
      </w:r>
      <w:r>
        <w:fldChar w:fldCharType="begin"/>
      </w:r>
      <w:r>
        <w:instrText xml:space="preserve"> SEQ Hình \* ARABIC </w:instrText>
      </w:r>
      <w:r>
        <w:fldChar w:fldCharType="separate"/>
      </w:r>
      <w:r w:rsidR="00BE63CA">
        <w:t>10</w:t>
      </w:r>
      <w:r>
        <w:fldChar w:fldCharType="end"/>
      </w:r>
      <w:r>
        <w:rPr>
          <w:lang w:val="en-US"/>
        </w:rPr>
        <w:t>. Độ lợi thông tin thuộc tính Travel cost/Km</w:t>
      </w:r>
      <w:bookmarkEnd w:id="85"/>
    </w:p>
    <w:p w:rsidR="00F14442" w:rsidRPr="00CA783E" w:rsidRDefault="00F14442" w:rsidP="00F14442">
      <w:pPr>
        <w:pStyle w:val="ListParagraph"/>
        <w:numPr>
          <w:ilvl w:val="0"/>
          <w:numId w:val="18"/>
        </w:numPr>
        <w:rPr>
          <w:b/>
          <w:lang w:val="en-US"/>
        </w:rPr>
      </w:pPr>
      <w:r w:rsidRPr="00CA783E">
        <w:rPr>
          <w:b/>
        </w:rPr>
        <w:t>Độ lợi thông tin (Information Gain)</w:t>
      </w:r>
      <w:r w:rsidRPr="00CA783E">
        <w:rPr>
          <w:b/>
          <w:lang w:val="en-US"/>
        </w:rPr>
        <w:t>:</w:t>
      </w:r>
    </w:p>
    <w:p w:rsidR="00F14442" w:rsidRPr="00CA783E" w:rsidRDefault="00F14442" w:rsidP="00F14442">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14442" w:rsidRDefault="00F14442" w:rsidP="00F14442">
      <w:pPr>
        <w:rPr>
          <w:rFonts w:eastAsiaTheme="minorEastAsia"/>
          <w:lang w:val="en-US"/>
        </w:rPr>
      </w:pPr>
    </w:p>
    <w:p w:rsidR="00F14442" w:rsidRPr="004753D5" w:rsidRDefault="00F14442" w:rsidP="00F14442">
      <w:pPr>
        <w:rPr>
          <w:szCs w:val="24"/>
          <w:lang w:val="en-US"/>
        </w:rPr>
      </w:pPr>
      <m:oMathPara>
        <m:oMathParaPr>
          <m:jc m:val="left"/>
        </m:oMathParaPr>
        <m:oMath>
          <m:r>
            <w:rPr>
              <w:rFonts w:ascii="Cambria Math" w:hAnsi="Cambria Math" w:cs="Times New Roman"/>
              <w:szCs w:val="24"/>
              <w:lang w:val="en-US"/>
            </w:rPr>
            <w:lastRenderedPageBreak/>
            <m:t>Information gain                                                                                                                            =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14442" w:rsidRPr="00CA783E" w:rsidRDefault="00F14442" w:rsidP="00F14442">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14442" w:rsidRDefault="00F14442" w:rsidP="00F14442">
      <w:pPr>
        <w:pStyle w:val="ListParagraph"/>
        <w:numPr>
          <w:ilvl w:val="0"/>
          <w:numId w:val="19"/>
        </w:numPr>
        <w:rPr>
          <w:lang w:val="en-US"/>
        </w:rPr>
      </w:pPr>
      <w:r>
        <w:rPr>
          <w:lang w:val="en-US"/>
        </w:rPr>
        <w:t>“Travel cost/km” có giá trị là Cheap, thuộc tính phân lớp có 4B và 1T</w:t>
      </w:r>
    </w:p>
    <w:p w:rsidR="00F14442" w:rsidRPr="005C683B" w:rsidRDefault="00F14442" w:rsidP="00F14442">
      <w:pPr>
        <w:ind w:left="720"/>
        <w:rPr>
          <w:rFonts w:eastAsiaTheme="minorEastAsia"/>
          <w:szCs w:val="26"/>
          <w:lang w:val="en-US"/>
        </w:rPr>
      </w:pPr>
      <w:bookmarkStart w:id="86" w:name="OLE_LINK9"/>
      <w:bookmarkStart w:id="87"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6"/>
      <w:bookmarkEnd w:id="87"/>
    </w:p>
    <w:p w:rsidR="00F14442" w:rsidRPr="005C683B" w:rsidRDefault="00F14442" w:rsidP="00F14442">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14442" w:rsidRPr="00425174" w:rsidRDefault="00F14442" w:rsidP="00F14442">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14442" w:rsidRPr="00CA783E" w:rsidRDefault="00F14442" w:rsidP="00F14442">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CA783E" w:rsidRDefault="00F14442" w:rsidP="00F14442">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A114B2" w:rsidRDefault="00F14442" w:rsidP="00F1444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14442" w:rsidRPr="00CA783E" w:rsidRDefault="00F14442" w:rsidP="00F14442">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14442" w:rsidTr="0033032E">
        <w:trPr>
          <w:jc w:val="center"/>
        </w:trPr>
        <w:tc>
          <w:tcPr>
            <w:tcW w:w="6228" w:type="dxa"/>
            <w:gridSpan w:val="2"/>
            <w:shd w:val="clear" w:color="auto" w:fill="BFBFBF" w:themeFill="background1" w:themeFillShade="BF"/>
            <w:vAlign w:val="center"/>
          </w:tcPr>
          <w:p w:rsidR="00F14442" w:rsidRPr="009B7730" w:rsidRDefault="00F14442" w:rsidP="0033032E">
            <w:pPr>
              <w:jc w:val="left"/>
              <w:rPr>
                <w:b/>
                <w:lang w:val="en-US"/>
              </w:rPr>
            </w:pPr>
            <w:r w:rsidRPr="009B7730">
              <w:rPr>
                <w:b/>
                <w:lang w:val="en-US"/>
              </w:rPr>
              <w:t>Lợi ích khi chia theo thuộc tính “Travel cost/km” dựa vào</w:t>
            </w:r>
          </w:p>
        </w:tc>
      </w:tr>
      <w:tr w:rsidR="00F14442" w:rsidTr="0033032E">
        <w:trPr>
          <w:jc w:val="center"/>
        </w:trPr>
        <w:tc>
          <w:tcPr>
            <w:tcW w:w="2448" w:type="dxa"/>
            <w:vAlign w:val="center"/>
          </w:tcPr>
          <w:p w:rsidR="00F14442" w:rsidRDefault="00F14442" w:rsidP="0033032E">
            <w:pPr>
              <w:jc w:val="left"/>
              <w:rPr>
                <w:lang w:val="en-US"/>
              </w:rPr>
            </w:pPr>
            <w:r>
              <w:rPr>
                <w:lang w:val="en-US"/>
              </w:rPr>
              <w:t>Entropy</w:t>
            </w:r>
          </w:p>
        </w:tc>
        <w:tc>
          <w:tcPr>
            <w:tcW w:w="3780" w:type="dxa"/>
            <w:vAlign w:val="center"/>
          </w:tcPr>
          <w:p w:rsidR="00F14442" w:rsidRDefault="00F14442" w:rsidP="0033032E">
            <w:pPr>
              <w:jc w:val="left"/>
              <w:rPr>
                <w:lang w:val="en-US"/>
              </w:rPr>
            </w:pPr>
            <w:r>
              <w:rPr>
                <w:lang w:val="en-US"/>
              </w:rPr>
              <w:t>1.210</w:t>
            </w:r>
          </w:p>
        </w:tc>
      </w:tr>
      <w:tr w:rsidR="00F14442" w:rsidTr="0033032E">
        <w:trPr>
          <w:jc w:val="center"/>
        </w:trPr>
        <w:tc>
          <w:tcPr>
            <w:tcW w:w="2448" w:type="dxa"/>
            <w:vAlign w:val="center"/>
          </w:tcPr>
          <w:p w:rsidR="00F14442" w:rsidRDefault="00F14442" w:rsidP="0033032E">
            <w:pPr>
              <w:jc w:val="left"/>
              <w:rPr>
                <w:lang w:val="en-US"/>
              </w:rPr>
            </w:pPr>
            <w:r>
              <w:rPr>
                <w:lang w:val="en-US"/>
              </w:rPr>
              <w:t>Gini index</w:t>
            </w:r>
          </w:p>
        </w:tc>
        <w:tc>
          <w:tcPr>
            <w:tcW w:w="3780" w:type="dxa"/>
            <w:vAlign w:val="center"/>
          </w:tcPr>
          <w:p w:rsidR="00F14442" w:rsidRDefault="00F14442" w:rsidP="0033032E">
            <w:pPr>
              <w:jc w:val="left"/>
              <w:rPr>
                <w:lang w:val="en-US"/>
              </w:rPr>
            </w:pPr>
            <w:r>
              <w:rPr>
                <w:lang w:val="en-US"/>
              </w:rPr>
              <w:t>0.500</w:t>
            </w:r>
          </w:p>
        </w:tc>
      </w:tr>
      <w:tr w:rsidR="00F14442" w:rsidTr="0033032E">
        <w:trPr>
          <w:jc w:val="center"/>
        </w:trPr>
        <w:tc>
          <w:tcPr>
            <w:tcW w:w="2448" w:type="dxa"/>
            <w:vAlign w:val="center"/>
          </w:tcPr>
          <w:p w:rsidR="00F14442" w:rsidRDefault="00F14442" w:rsidP="0033032E">
            <w:pPr>
              <w:jc w:val="left"/>
              <w:rPr>
                <w:lang w:val="en-US"/>
              </w:rPr>
            </w:pPr>
            <w:r>
              <w:rPr>
                <w:lang w:val="en-US"/>
              </w:rPr>
              <w:t>Classification error</w:t>
            </w:r>
          </w:p>
        </w:tc>
        <w:tc>
          <w:tcPr>
            <w:tcW w:w="3780" w:type="dxa"/>
            <w:vAlign w:val="center"/>
          </w:tcPr>
          <w:p w:rsidR="00F14442" w:rsidRDefault="00F14442" w:rsidP="0033032E">
            <w:pPr>
              <w:keepNext/>
              <w:jc w:val="left"/>
              <w:rPr>
                <w:lang w:val="en-US"/>
              </w:rPr>
            </w:pPr>
            <w:r>
              <w:rPr>
                <w:lang w:val="en-US"/>
              </w:rPr>
              <w:t>0.500</w:t>
            </w:r>
          </w:p>
        </w:tc>
      </w:tr>
    </w:tbl>
    <w:p w:rsidR="00F14442" w:rsidRDefault="00F14442" w:rsidP="00F14442">
      <w:pPr>
        <w:pStyle w:val="Caption"/>
        <w:spacing w:line="360" w:lineRule="auto"/>
        <w:rPr>
          <w:lang w:val="en-US"/>
        </w:rPr>
      </w:pPr>
      <w:bookmarkStart w:id="88" w:name="_Toc312162755"/>
      <w:r>
        <w:t xml:space="preserve">Bảng </w:t>
      </w:r>
      <w:r>
        <w:fldChar w:fldCharType="begin"/>
      </w:r>
      <w:r>
        <w:instrText xml:space="preserve"> SEQ Bảng \* ARABIC </w:instrText>
      </w:r>
      <w:r>
        <w:fldChar w:fldCharType="separate"/>
      </w:r>
      <w:r w:rsidR="00CF46E1">
        <w:t>4</w:t>
      </w:r>
      <w:r>
        <w:fldChar w:fldCharType="end"/>
      </w:r>
      <w:r>
        <w:rPr>
          <w:lang w:val="en-US"/>
        </w:rPr>
        <w:t>. Lợi ích khi chia bảng D theo thuộc tính “Travel cost/km”</w:t>
      </w:r>
      <w:bookmarkEnd w:id="88"/>
    </w:p>
    <w:p w:rsidR="00F14442" w:rsidRDefault="00F14442" w:rsidP="00F14442">
      <w:pPr>
        <w:pStyle w:val="ListParagraph"/>
        <w:numPr>
          <w:ilvl w:val="0"/>
          <w:numId w:val="19"/>
        </w:numPr>
        <w:rPr>
          <w:lang w:val="en-US"/>
        </w:rPr>
      </w:pPr>
      <w:r>
        <w:rPr>
          <w:lang w:val="en-US"/>
        </w:rPr>
        <w:t>Chúng ta thực hiện lần lượt cho các thuộc tính còn lại của bảng D: “Gender”, “Car ownership” và “Income level”</w:t>
      </w:r>
    </w:p>
    <w:p w:rsidR="00F14442" w:rsidRDefault="00F14442" w:rsidP="00F14442">
      <w:pPr>
        <w:keepNext/>
      </w:pPr>
      <w:r w:rsidRPr="00755F28">
        <w:rPr>
          <w:lang w:val="en-US"/>
        </w:rPr>
        <w:lastRenderedPageBreak/>
        <w:drawing>
          <wp:inline distT="0" distB="0" distL="0" distR="0" wp14:anchorId="69A573D8" wp14:editId="0B5A0E12">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14442" w:rsidRPr="00755F28" w:rsidRDefault="00F14442" w:rsidP="00F14442">
      <w:pPr>
        <w:pStyle w:val="Caption"/>
        <w:spacing w:line="360" w:lineRule="auto"/>
        <w:rPr>
          <w:lang w:val="en-US"/>
        </w:rPr>
      </w:pPr>
      <w:bookmarkStart w:id="89" w:name="_Toc312162723"/>
      <w:r>
        <w:t xml:space="preserve">Hình </w:t>
      </w:r>
      <w:r>
        <w:fldChar w:fldCharType="begin"/>
      </w:r>
      <w:r>
        <w:instrText xml:space="preserve"> SEQ Hình \* ARABIC </w:instrText>
      </w:r>
      <w:r>
        <w:fldChar w:fldCharType="separate"/>
      </w:r>
      <w:r w:rsidR="00BE63CA">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 MERGEFORMAT </w:instrText>
      </w:r>
      <w:r>
        <w:rPr>
          <w:lang w:val="en-US"/>
        </w:rPr>
      </w:r>
      <w:r>
        <w:rPr>
          <w:lang w:val="en-US"/>
        </w:rPr>
        <w:fldChar w:fldCharType="separate"/>
      </w:r>
      <w:r>
        <w:t>Bảng 1</w:t>
      </w:r>
      <w:bookmarkEnd w:id="89"/>
      <w:r>
        <w:rPr>
          <w:lang w:val="en-US"/>
        </w:rPr>
        <w:fldChar w:fldCharType="end"/>
      </w:r>
    </w:p>
    <w:p w:rsidR="00F14442" w:rsidRDefault="00F14442" w:rsidP="00E86F78">
      <w:pPr>
        <w:pStyle w:val="ListParagraph"/>
        <w:numPr>
          <w:ilvl w:val="0"/>
          <w:numId w:val="19"/>
        </w:numPr>
        <w:ind w:left="0" w:firstLine="360"/>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14442" w:rsidRDefault="00F14442" w:rsidP="00F14442">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14442" w:rsidRPr="008049BC" w:rsidTr="0033032E">
        <w:tc>
          <w:tcPr>
            <w:tcW w:w="9243" w:type="dxa"/>
            <w:gridSpan w:val="5"/>
            <w:shd w:val="clear" w:color="auto" w:fill="BFBFBF" w:themeFill="background1" w:themeFillShade="BF"/>
            <w:vAlign w:val="center"/>
          </w:tcPr>
          <w:p w:rsidR="00F14442" w:rsidRPr="008049BC" w:rsidRDefault="00F14442" w:rsidP="0033032E">
            <w:pPr>
              <w:jc w:val="left"/>
              <w:rPr>
                <w:b/>
                <w:lang w:val="en-US"/>
              </w:rPr>
            </w:pPr>
            <w:r w:rsidRPr="008049BC">
              <w:rPr>
                <w:b/>
                <w:lang w:val="en-US"/>
              </w:rPr>
              <w:t>Kết quả của lần lặp đầu tiên</w:t>
            </w:r>
          </w:p>
        </w:tc>
      </w:tr>
      <w:tr w:rsidR="00F14442" w:rsidRPr="00D705A4" w:rsidTr="0033032E">
        <w:tc>
          <w:tcPr>
            <w:tcW w:w="217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lastRenderedPageBreak/>
              <w:t>Độ lợi</w:t>
            </w:r>
          </w:p>
        </w:tc>
        <w:tc>
          <w:tcPr>
            <w:tcW w:w="151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Gender</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Car ownership</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Travel cost/Km</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Income level</w:t>
            </w:r>
          </w:p>
        </w:tc>
      </w:tr>
      <w:tr w:rsidR="00F14442" w:rsidTr="0033032E">
        <w:tc>
          <w:tcPr>
            <w:tcW w:w="2178" w:type="dxa"/>
            <w:vAlign w:val="center"/>
          </w:tcPr>
          <w:p w:rsidR="00F14442" w:rsidRDefault="00F14442" w:rsidP="0033032E">
            <w:pPr>
              <w:jc w:val="left"/>
              <w:rPr>
                <w:lang w:val="en-US"/>
              </w:rPr>
            </w:pPr>
            <w:r>
              <w:rPr>
                <w:lang w:val="en-US"/>
              </w:rPr>
              <w:t>Entropy</w:t>
            </w:r>
          </w:p>
        </w:tc>
        <w:tc>
          <w:tcPr>
            <w:tcW w:w="1518" w:type="dxa"/>
            <w:vAlign w:val="center"/>
          </w:tcPr>
          <w:p w:rsidR="00F14442" w:rsidRDefault="00F14442" w:rsidP="0033032E">
            <w:pPr>
              <w:jc w:val="left"/>
              <w:rPr>
                <w:lang w:val="en-US"/>
              </w:rPr>
            </w:pPr>
            <w:r>
              <w:rPr>
                <w:lang w:val="en-US"/>
              </w:rPr>
              <w:t>0.125</w:t>
            </w:r>
          </w:p>
        </w:tc>
        <w:tc>
          <w:tcPr>
            <w:tcW w:w="1849" w:type="dxa"/>
            <w:vAlign w:val="center"/>
          </w:tcPr>
          <w:p w:rsidR="00F14442" w:rsidRDefault="00F14442" w:rsidP="0033032E">
            <w:pPr>
              <w:jc w:val="left"/>
              <w:rPr>
                <w:lang w:val="en-US"/>
              </w:rPr>
            </w:pPr>
            <w:r>
              <w:rPr>
                <w:lang w:val="en-US"/>
              </w:rPr>
              <w:t>0.534</w:t>
            </w:r>
          </w:p>
        </w:tc>
        <w:tc>
          <w:tcPr>
            <w:tcW w:w="1849" w:type="dxa"/>
            <w:vAlign w:val="center"/>
          </w:tcPr>
          <w:p w:rsidR="00F14442" w:rsidRPr="00B0331C" w:rsidRDefault="00F14442" w:rsidP="0033032E">
            <w:pPr>
              <w:jc w:val="left"/>
              <w:rPr>
                <w:b/>
                <w:color w:val="FF0000"/>
                <w:lang w:val="en-US"/>
              </w:rPr>
            </w:pPr>
            <w:r w:rsidRPr="00B0331C">
              <w:rPr>
                <w:b/>
                <w:color w:val="FF0000"/>
                <w:lang w:val="en-US"/>
              </w:rPr>
              <w:t>1.210</w:t>
            </w:r>
          </w:p>
        </w:tc>
        <w:tc>
          <w:tcPr>
            <w:tcW w:w="1849" w:type="dxa"/>
            <w:vAlign w:val="center"/>
          </w:tcPr>
          <w:p w:rsidR="00F14442" w:rsidRDefault="00F14442" w:rsidP="0033032E">
            <w:pPr>
              <w:jc w:val="left"/>
              <w:rPr>
                <w:lang w:val="en-US"/>
              </w:rPr>
            </w:pPr>
            <w:r>
              <w:rPr>
                <w:lang w:val="en-US"/>
              </w:rPr>
              <w:t>0.695</w:t>
            </w:r>
          </w:p>
        </w:tc>
      </w:tr>
      <w:tr w:rsidR="00F14442" w:rsidTr="0033032E">
        <w:tc>
          <w:tcPr>
            <w:tcW w:w="2178" w:type="dxa"/>
            <w:vAlign w:val="center"/>
          </w:tcPr>
          <w:p w:rsidR="00F14442" w:rsidRDefault="00F14442" w:rsidP="0033032E">
            <w:pPr>
              <w:jc w:val="left"/>
              <w:rPr>
                <w:lang w:val="en-US"/>
              </w:rPr>
            </w:pPr>
            <w:r>
              <w:rPr>
                <w:lang w:val="en-US"/>
              </w:rPr>
              <w:t>Gini index</w:t>
            </w:r>
          </w:p>
        </w:tc>
        <w:tc>
          <w:tcPr>
            <w:tcW w:w="1518" w:type="dxa"/>
            <w:vAlign w:val="center"/>
          </w:tcPr>
          <w:p w:rsidR="00F14442" w:rsidRDefault="00F14442" w:rsidP="0033032E">
            <w:pPr>
              <w:jc w:val="left"/>
              <w:rPr>
                <w:lang w:val="en-US"/>
              </w:rPr>
            </w:pPr>
            <w:r>
              <w:rPr>
                <w:lang w:val="en-US"/>
              </w:rPr>
              <w:t>0.060</w:t>
            </w:r>
          </w:p>
        </w:tc>
        <w:tc>
          <w:tcPr>
            <w:tcW w:w="1849" w:type="dxa"/>
            <w:vAlign w:val="center"/>
          </w:tcPr>
          <w:p w:rsidR="00F14442" w:rsidRDefault="00F14442" w:rsidP="0033032E">
            <w:pPr>
              <w:jc w:val="left"/>
              <w:rPr>
                <w:lang w:val="en-US"/>
              </w:rPr>
            </w:pPr>
            <w:r>
              <w:rPr>
                <w:lang w:val="en-US"/>
              </w:rPr>
              <w:t>0.207</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jc w:val="left"/>
              <w:rPr>
                <w:lang w:val="en-US"/>
              </w:rPr>
            </w:pPr>
            <w:r>
              <w:rPr>
                <w:lang w:val="en-US"/>
              </w:rPr>
              <w:t>0.293</w:t>
            </w:r>
          </w:p>
        </w:tc>
      </w:tr>
      <w:tr w:rsidR="00F14442" w:rsidTr="0033032E">
        <w:tc>
          <w:tcPr>
            <w:tcW w:w="2178" w:type="dxa"/>
            <w:vAlign w:val="center"/>
          </w:tcPr>
          <w:p w:rsidR="00F14442" w:rsidRDefault="00F14442" w:rsidP="0033032E">
            <w:pPr>
              <w:jc w:val="left"/>
              <w:rPr>
                <w:lang w:val="en-US"/>
              </w:rPr>
            </w:pPr>
            <w:r>
              <w:rPr>
                <w:lang w:val="en-US"/>
              </w:rPr>
              <w:t>Classification error</w:t>
            </w:r>
          </w:p>
        </w:tc>
        <w:tc>
          <w:tcPr>
            <w:tcW w:w="1518" w:type="dxa"/>
            <w:vAlign w:val="center"/>
          </w:tcPr>
          <w:p w:rsidR="00F14442" w:rsidRDefault="00F14442" w:rsidP="0033032E">
            <w:pPr>
              <w:jc w:val="left"/>
              <w:rPr>
                <w:lang w:val="en-US"/>
              </w:rPr>
            </w:pPr>
            <w:r>
              <w:rPr>
                <w:lang w:val="en-US"/>
              </w:rPr>
              <w:t>0.100</w:t>
            </w:r>
          </w:p>
        </w:tc>
        <w:tc>
          <w:tcPr>
            <w:tcW w:w="1849" w:type="dxa"/>
            <w:vAlign w:val="center"/>
          </w:tcPr>
          <w:p w:rsidR="00F14442" w:rsidRDefault="00F14442" w:rsidP="0033032E">
            <w:pPr>
              <w:jc w:val="left"/>
              <w:rPr>
                <w:lang w:val="en-US"/>
              </w:rPr>
            </w:pPr>
            <w:r>
              <w:rPr>
                <w:lang w:val="en-US"/>
              </w:rPr>
              <w:t>0.200</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keepNext/>
              <w:jc w:val="left"/>
              <w:rPr>
                <w:lang w:val="en-US"/>
              </w:rPr>
            </w:pPr>
            <w:r>
              <w:rPr>
                <w:lang w:val="en-US"/>
              </w:rPr>
              <w:t>0.300</w:t>
            </w:r>
          </w:p>
        </w:tc>
      </w:tr>
    </w:tbl>
    <w:p w:rsidR="00F14442" w:rsidRDefault="00F14442" w:rsidP="00F14442">
      <w:pPr>
        <w:pStyle w:val="Caption"/>
        <w:spacing w:line="360" w:lineRule="auto"/>
        <w:rPr>
          <w:lang w:val="en-US"/>
        </w:rPr>
      </w:pPr>
      <w:bookmarkStart w:id="90" w:name="_Toc312162756"/>
      <w:r>
        <w:t xml:space="preserve">Bảng </w:t>
      </w:r>
      <w:r>
        <w:fldChar w:fldCharType="begin"/>
      </w:r>
      <w:r>
        <w:instrText xml:space="preserve"> SEQ Bảng \* ARABIC </w:instrText>
      </w:r>
      <w:r>
        <w:fldChar w:fldCharType="separate"/>
      </w:r>
      <w:r w:rsidR="00CF46E1">
        <w:t>5</w:t>
      </w:r>
      <w:r>
        <w:fldChar w:fldCharType="end"/>
      </w:r>
      <w:r>
        <w:rPr>
          <w:lang w:val="en-US"/>
        </w:rPr>
        <w:t>. Kết quả độ lợi thông tin sau khi phân chia bảng D theo từng thuộc tính</w:t>
      </w:r>
      <w:bookmarkEnd w:id="90"/>
    </w:p>
    <w:p w:rsidR="00F14442" w:rsidRDefault="00F14442" w:rsidP="00E86F78">
      <w:pPr>
        <w:pStyle w:val="ListParagraph"/>
        <w:numPr>
          <w:ilvl w:val="0"/>
          <w:numId w:val="19"/>
        </w:numPr>
        <w:ind w:left="0" w:firstLine="360"/>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14442" w:rsidRDefault="00F14442" w:rsidP="00F14442">
      <w:pPr>
        <w:rPr>
          <w:lang w:val="en-US"/>
        </w:rPr>
      </w:pPr>
    </w:p>
    <w:p w:rsidR="00F14442" w:rsidRDefault="00F14442" w:rsidP="00F14442">
      <w:pPr>
        <w:keepNext/>
        <w:jc w:val="center"/>
      </w:pPr>
      <w:r>
        <w:rPr>
          <w:lang w:val="en-US"/>
        </w:rPr>
        <w:drawing>
          <wp:inline distT="0" distB="0" distL="0" distR="0" wp14:anchorId="18DA91E6" wp14:editId="141BD15D">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14442" w:rsidRDefault="00F14442" w:rsidP="00F14442">
      <w:pPr>
        <w:pStyle w:val="Caption"/>
        <w:spacing w:line="360" w:lineRule="auto"/>
        <w:rPr>
          <w:lang w:val="en-US"/>
        </w:rPr>
      </w:pPr>
      <w:bookmarkStart w:id="91" w:name="_Toc312162724"/>
      <w:r>
        <w:t xml:space="preserve">Hình </w:t>
      </w:r>
      <w:r>
        <w:fldChar w:fldCharType="begin"/>
      </w:r>
      <w:r>
        <w:instrText xml:space="preserve"> SEQ Hình \* ARABIC </w:instrText>
      </w:r>
      <w:r>
        <w:fldChar w:fldCharType="separate"/>
      </w:r>
      <w:r w:rsidR="00BE63CA">
        <w:t>12</w:t>
      </w:r>
      <w:r>
        <w:fldChar w:fldCharType="end"/>
      </w:r>
      <w:r>
        <w:rPr>
          <w:lang w:val="en-US"/>
        </w:rPr>
        <w:t>. Node gốc của cây quyết định sau lần lặp đầu tiên</w:t>
      </w:r>
      <w:bookmarkEnd w:id="91"/>
    </w:p>
    <w:p w:rsidR="00F14442" w:rsidRDefault="00F14442" w:rsidP="00F14442">
      <w:pPr>
        <w:pStyle w:val="ListParagraph"/>
        <w:numPr>
          <w:ilvl w:val="0"/>
          <w:numId w:val="19"/>
        </w:numPr>
        <w:rPr>
          <w:lang w:val="en-US"/>
        </w:rPr>
      </w:pPr>
      <w:r>
        <w:rPr>
          <w:lang w:val="en-US"/>
        </w:rPr>
        <w:t>Bảng D sẽ được phân chia theo thuộc tính “Travel cost/km” như sau:</w:t>
      </w:r>
    </w:p>
    <w:p w:rsidR="00F14442" w:rsidRDefault="00F14442" w:rsidP="00F14442">
      <w:pPr>
        <w:rPr>
          <w:lang w:val="en-US"/>
        </w:rPr>
      </w:pPr>
    </w:p>
    <w:p w:rsidR="00F14442" w:rsidRDefault="00F14442" w:rsidP="00F14442">
      <w:pPr>
        <w:keepNext/>
      </w:pPr>
      <w:r w:rsidRPr="00276E2B">
        <w:rPr>
          <w:lang w:val="en-US"/>
        </w:rPr>
        <w:drawing>
          <wp:inline distT="0" distB="0" distL="0" distR="0" wp14:anchorId="0A3BA817" wp14:editId="2DAC42E3">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2" w:name="_Toc312162725"/>
      <w:r>
        <w:t xml:space="preserve">Hình </w:t>
      </w:r>
      <w:r>
        <w:fldChar w:fldCharType="begin"/>
      </w:r>
      <w:r>
        <w:instrText xml:space="preserve"> SEQ Hình \* ARABIC </w:instrText>
      </w:r>
      <w:r>
        <w:fldChar w:fldCharType="separate"/>
      </w:r>
      <w:r w:rsidR="00BE63CA">
        <w:t>13</w:t>
      </w:r>
      <w:r>
        <w:fldChar w:fldCharType="end"/>
      </w:r>
      <w:r>
        <w:rPr>
          <w:lang w:val="en-US"/>
        </w:rPr>
        <w:t>. Bảng D được phân chia sau lần lặp đầu tiên</w:t>
      </w:r>
      <w:bookmarkEnd w:id="92"/>
    </w:p>
    <w:p w:rsidR="00F14442" w:rsidRPr="009D4A48" w:rsidRDefault="00F14442" w:rsidP="00F14442">
      <w:pPr>
        <w:rPr>
          <w:lang w:val="en-US"/>
        </w:rPr>
      </w:pPr>
    </w:p>
    <w:p w:rsidR="00F14442" w:rsidRDefault="00F14442" w:rsidP="00F14442">
      <w:pPr>
        <w:keepNext/>
        <w:jc w:val="center"/>
      </w:pPr>
      <w:r>
        <w:rPr>
          <w:lang w:val="en-US"/>
        </w:rPr>
        <w:lastRenderedPageBreak/>
        <w:drawing>
          <wp:inline distT="0" distB="0" distL="0" distR="0" wp14:anchorId="448ED1B6" wp14:editId="36100564">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14442" w:rsidRPr="00A2344D" w:rsidRDefault="00F14442" w:rsidP="00F14442">
      <w:pPr>
        <w:pStyle w:val="Caption"/>
        <w:spacing w:line="360" w:lineRule="auto"/>
        <w:rPr>
          <w:lang w:val="en-US"/>
        </w:rPr>
      </w:pPr>
      <w:bookmarkStart w:id="93" w:name="_Toc312162726"/>
      <w:r>
        <w:t xml:space="preserve">Hình </w:t>
      </w:r>
      <w:r>
        <w:fldChar w:fldCharType="begin"/>
      </w:r>
      <w:r>
        <w:instrText xml:space="preserve"> SEQ Hình \* ARABIC </w:instrText>
      </w:r>
      <w:r>
        <w:fldChar w:fldCharType="separate"/>
      </w:r>
      <w:r w:rsidR="00BE63CA">
        <w:t>14</w:t>
      </w:r>
      <w:r>
        <w:fldChar w:fldCharType="end"/>
      </w:r>
      <w:r>
        <w:rPr>
          <w:lang w:val="en-US"/>
        </w:rPr>
        <w:t>. Cây quyết định sau lần lặp đầu tiên</w:t>
      </w:r>
      <w:bookmarkEnd w:id="93"/>
    </w:p>
    <w:p w:rsidR="00F14442" w:rsidRPr="0031137A" w:rsidRDefault="00F14442" w:rsidP="00F14442">
      <w:pPr>
        <w:pStyle w:val="Heading5"/>
        <w:rPr>
          <w:lang w:val="en-US"/>
        </w:rPr>
      </w:pPr>
      <w:r w:rsidRPr="0031137A">
        <w:rPr>
          <w:lang w:val="en-US"/>
        </w:rPr>
        <w:t xml:space="preserve">Những </w:t>
      </w:r>
      <w:r>
        <w:rPr>
          <w:lang w:val="en-US"/>
        </w:rPr>
        <w:t>lần phân lớp tiếp theo</w:t>
      </w:r>
    </w:p>
    <w:p w:rsidR="00F14442" w:rsidRDefault="00F14442" w:rsidP="00F14442">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 MERGEFORMAT </w:instrText>
      </w:r>
      <w:r>
        <w:rPr>
          <w:lang w:val="en-US"/>
        </w:rPr>
      </w:r>
      <w:r>
        <w:rPr>
          <w:lang w:val="en-US"/>
        </w:rPr>
        <w:fldChar w:fldCharType="separate"/>
      </w:r>
      <w:r w:rsidR="0087706D">
        <w:rPr>
          <w:lang w:val="en-US"/>
        </w:rPr>
        <w:t>3.6.4.4.1</w:t>
      </w:r>
      <w:r>
        <w:rPr>
          <w:lang w:val="en-US"/>
        </w:rPr>
        <w:fldChar w:fldCharType="end"/>
      </w:r>
    </w:p>
    <w:p w:rsidR="00F14442" w:rsidRPr="0031137A" w:rsidRDefault="00F14442" w:rsidP="00F14442">
      <w:pPr>
        <w:pStyle w:val="Heading6"/>
        <w:rPr>
          <w:lang w:val="en-US"/>
        </w:rPr>
      </w:pPr>
      <w:r>
        <w:rPr>
          <w:lang w:val="en-US"/>
        </w:rPr>
        <w:t>Lần phân lớp thứ 2</w:t>
      </w:r>
    </w:p>
    <w:p w:rsidR="00F14442" w:rsidRPr="00A40CCC" w:rsidRDefault="00F14442" w:rsidP="00E86F78">
      <w:pPr>
        <w:pStyle w:val="ListParagraph"/>
        <w:numPr>
          <w:ilvl w:val="0"/>
          <w:numId w:val="20"/>
        </w:numPr>
        <w:ind w:left="0" w:firstLine="360"/>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14442" w:rsidRDefault="00F14442" w:rsidP="00F14442">
      <w:pPr>
        <w:keepNext/>
        <w:jc w:val="center"/>
      </w:pPr>
      <w:r w:rsidRPr="00F62D9C">
        <w:rPr>
          <w:lang w:val="en-US"/>
        </w:rPr>
        <w:drawing>
          <wp:inline distT="0" distB="0" distL="0" distR="0" wp14:anchorId="1FAB91BD" wp14:editId="1402D348">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4" w:name="_Toc312162727"/>
      <w:r>
        <w:t xml:space="preserve">Hình </w:t>
      </w:r>
      <w:r>
        <w:fldChar w:fldCharType="begin"/>
      </w:r>
      <w:r>
        <w:instrText xml:space="preserve"> SEQ Hình \* ARABIC </w:instrText>
      </w:r>
      <w:r>
        <w:fldChar w:fldCharType="separate"/>
      </w:r>
      <w:r w:rsidR="00BE63CA">
        <w:t>15</w:t>
      </w:r>
      <w:r>
        <w:fldChar w:fldCharType="end"/>
      </w:r>
      <w:r>
        <w:rPr>
          <w:lang w:val="en-US"/>
        </w:rPr>
        <w:t>. Dữ liệu cho lần phân lớp thứ 2</w:t>
      </w:r>
      <w:bookmarkEnd w:id="94"/>
    </w:p>
    <w:p w:rsidR="00F14442" w:rsidRPr="00A40CCC" w:rsidRDefault="00F14442" w:rsidP="00F14442">
      <w:pPr>
        <w:pStyle w:val="ListParagraph"/>
        <w:numPr>
          <w:ilvl w:val="0"/>
          <w:numId w:val="20"/>
        </w:numPr>
        <w:rPr>
          <w:lang w:val="en-US"/>
        </w:rPr>
      </w:pPr>
      <w:r>
        <w:rPr>
          <w:lang w:val="en-US"/>
        </w:rPr>
        <w:lastRenderedPageBreak/>
        <w:t>Tính “Impurity degree” cho bảng chính</w:t>
      </w:r>
    </w:p>
    <w:p w:rsidR="00F14442" w:rsidRDefault="00F14442" w:rsidP="00F14442">
      <w:pPr>
        <w:keepNext/>
        <w:jc w:val="center"/>
      </w:pPr>
      <w:r w:rsidRPr="006D4BA5">
        <w:rPr>
          <w:lang w:val="en-US"/>
        </w:rPr>
        <w:drawing>
          <wp:inline distT="0" distB="0" distL="0" distR="0" wp14:anchorId="4B703FE8" wp14:editId="2C507D73">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5" w:name="_Toc312162728"/>
      <w:r>
        <w:t xml:space="preserve">Hình </w:t>
      </w:r>
      <w:r>
        <w:fldChar w:fldCharType="begin"/>
      </w:r>
      <w:r>
        <w:instrText xml:space="preserve"> SEQ Hình \* ARABIC </w:instrText>
      </w:r>
      <w:r>
        <w:fldChar w:fldCharType="separate"/>
      </w:r>
      <w:r w:rsidR="00BE63CA">
        <w:t>16</w:t>
      </w:r>
      <w:r>
        <w:fldChar w:fldCharType="end"/>
      </w:r>
      <w:r>
        <w:rPr>
          <w:lang w:val="en-US"/>
        </w:rPr>
        <w:t>. Tính Impurity degree cho lần phân lớp thứ 2</w:t>
      </w:r>
      <w:bookmarkEnd w:id="95"/>
    </w:p>
    <w:p w:rsidR="00F14442" w:rsidRPr="00A40CCC" w:rsidRDefault="00F14442" w:rsidP="00F14442">
      <w:pPr>
        <w:pStyle w:val="ListParagraph"/>
        <w:numPr>
          <w:ilvl w:val="0"/>
          <w:numId w:val="20"/>
        </w:numPr>
        <w:rPr>
          <w:lang w:val="en-US"/>
        </w:rPr>
      </w:pPr>
      <w:r>
        <w:rPr>
          <w:lang w:val="en-US"/>
        </w:rPr>
        <w:t>Tính “Impurity degree” cho các thuộc tính của bảng chính</w:t>
      </w:r>
    </w:p>
    <w:p w:rsidR="00F14442" w:rsidRDefault="00F14442" w:rsidP="00F14442">
      <w:pPr>
        <w:keepNext/>
        <w:jc w:val="center"/>
      </w:pPr>
      <w:r w:rsidRPr="005419E5">
        <w:rPr>
          <w:lang w:val="en-US"/>
        </w:rPr>
        <w:drawing>
          <wp:inline distT="0" distB="0" distL="0" distR="0" wp14:anchorId="26E97A46" wp14:editId="66048C92">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6" w:name="_Toc312162729"/>
      <w:r>
        <w:t xml:space="preserve">Hình </w:t>
      </w:r>
      <w:r>
        <w:fldChar w:fldCharType="begin"/>
      </w:r>
      <w:r>
        <w:instrText xml:space="preserve"> SEQ Hình \* ARABIC </w:instrText>
      </w:r>
      <w:r>
        <w:fldChar w:fldCharType="separate"/>
      </w:r>
      <w:r w:rsidR="00BE63CA">
        <w:t>17</w:t>
      </w:r>
      <w:r>
        <w:fldChar w:fldCharType="end"/>
      </w:r>
      <w:r>
        <w:rPr>
          <w:lang w:val="en-US"/>
        </w:rPr>
        <w:t>. Tính Impurity degree các thuộc tính cho lần phân lớp thứ 2</w:t>
      </w:r>
      <w:bookmarkEnd w:id="96"/>
    </w:p>
    <w:p w:rsidR="00F14442" w:rsidRPr="008C1621" w:rsidRDefault="00F14442" w:rsidP="00F14442">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14442" w:rsidRDefault="00F14442" w:rsidP="00F14442">
      <w:pPr>
        <w:keepNext/>
      </w:pPr>
      <w:r w:rsidRPr="00F703C9">
        <w:rPr>
          <w:lang w:val="en-US"/>
        </w:rPr>
        <w:lastRenderedPageBreak/>
        <w:drawing>
          <wp:inline distT="0" distB="0" distL="0" distR="0" wp14:anchorId="57919F45" wp14:editId="0897F8EE">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14442" w:rsidRPr="00F703C9" w:rsidRDefault="00F14442" w:rsidP="00F14442">
      <w:pPr>
        <w:pStyle w:val="Caption"/>
        <w:spacing w:line="360" w:lineRule="auto"/>
        <w:rPr>
          <w:lang w:val="en-US"/>
        </w:rPr>
      </w:pPr>
      <w:bookmarkStart w:id="97" w:name="_Toc312162730"/>
      <w:r>
        <w:t xml:space="preserve">Hình </w:t>
      </w:r>
      <w:r>
        <w:fldChar w:fldCharType="begin"/>
      </w:r>
      <w:r>
        <w:instrText xml:space="preserve"> SEQ Hình \* ARABIC </w:instrText>
      </w:r>
      <w:r>
        <w:fldChar w:fldCharType="separate"/>
      </w:r>
      <w:r w:rsidR="00BE63CA">
        <w:t>18</w:t>
      </w:r>
      <w:r>
        <w:fldChar w:fldCharType="end"/>
      </w:r>
      <w:r>
        <w:rPr>
          <w:lang w:val="en-US"/>
        </w:rPr>
        <w:t>. Bảng dữ liệu sau khi chia theo phân lớp Gender</w:t>
      </w:r>
      <w:bookmarkEnd w:id="97"/>
    </w:p>
    <w:p w:rsidR="00F14442" w:rsidRDefault="00F14442" w:rsidP="00F14442">
      <w:pPr>
        <w:pStyle w:val="ListParagraph"/>
        <w:numPr>
          <w:ilvl w:val="0"/>
          <w:numId w:val="21"/>
        </w:numPr>
        <w:rPr>
          <w:lang w:val="en-US"/>
        </w:rPr>
      </w:pPr>
      <w:r>
        <w:rPr>
          <w:lang w:val="en-US"/>
        </w:rPr>
        <w:t>Cây quyết định sau lần phân lớp thứ 2:</w:t>
      </w:r>
    </w:p>
    <w:p w:rsidR="00F14442" w:rsidRDefault="00F14442" w:rsidP="00F14442">
      <w:pPr>
        <w:keepNext/>
        <w:jc w:val="center"/>
      </w:pPr>
      <w:r>
        <w:rPr>
          <w:lang w:val="en-US"/>
        </w:rPr>
        <w:drawing>
          <wp:inline distT="0" distB="0" distL="0" distR="0" wp14:anchorId="4935744A" wp14:editId="22BB0CB5">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14442" w:rsidRDefault="00F14442" w:rsidP="00F14442">
      <w:pPr>
        <w:pStyle w:val="Caption"/>
        <w:spacing w:line="360" w:lineRule="auto"/>
        <w:rPr>
          <w:lang w:val="en-US"/>
        </w:rPr>
      </w:pPr>
      <w:bookmarkStart w:id="98" w:name="_Toc312162731"/>
      <w:r>
        <w:t xml:space="preserve">Hình </w:t>
      </w:r>
      <w:r>
        <w:fldChar w:fldCharType="begin"/>
      </w:r>
      <w:r>
        <w:instrText xml:space="preserve"> SEQ Hình \* ARABIC </w:instrText>
      </w:r>
      <w:r>
        <w:fldChar w:fldCharType="separate"/>
      </w:r>
      <w:r w:rsidR="00BE63CA">
        <w:t>19</w:t>
      </w:r>
      <w:r>
        <w:fldChar w:fldCharType="end"/>
      </w:r>
      <w:r>
        <w:rPr>
          <w:lang w:val="en-US"/>
        </w:rPr>
        <w:t>. Cây quyết định sau lần phân lớp thứ 2</w:t>
      </w:r>
      <w:bookmarkEnd w:id="98"/>
    </w:p>
    <w:p w:rsidR="00F14442" w:rsidRPr="0031137A" w:rsidRDefault="00F14442" w:rsidP="00F14442">
      <w:pPr>
        <w:pStyle w:val="Heading6"/>
        <w:rPr>
          <w:lang w:val="en-US"/>
        </w:rPr>
      </w:pPr>
      <w:r>
        <w:rPr>
          <w:lang w:val="en-US"/>
        </w:rPr>
        <w:t>Lần phân lớp thứ 3</w:t>
      </w:r>
    </w:p>
    <w:p w:rsidR="00F14442" w:rsidRDefault="00F14442" w:rsidP="00F14442">
      <w:pPr>
        <w:rPr>
          <w:lang w:val="en-US"/>
        </w:rPr>
      </w:pPr>
      <w:r>
        <w:rPr>
          <w:lang w:val="en-US"/>
        </w:rPr>
        <w:t>Tương tự sau lần phân lớp thứ 2, bảng dữ liệu cho lần phân lớp thứ 3 như sau:</w:t>
      </w:r>
    </w:p>
    <w:p w:rsidR="00F14442" w:rsidRDefault="00F14442" w:rsidP="00F14442">
      <w:pPr>
        <w:jc w:val="center"/>
        <w:rPr>
          <w:lang w:val="en-US"/>
        </w:rPr>
      </w:pPr>
      <w:r w:rsidRPr="00922BD4">
        <w:rPr>
          <w:lang w:val="en-US"/>
        </w:rPr>
        <w:lastRenderedPageBreak/>
        <w:drawing>
          <wp:inline distT="0" distB="0" distL="0" distR="0" wp14:anchorId="7CE33CB7" wp14:editId="349D24D4">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9" w:name="_Toc312162757"/>
      <w:r>
        <w:t xml:space="preserve">Bảng </w:t>
      </w:r>
      <w:r>
        <w:fldChar w:fldCharType="begin"/>
      </w:r>
      <w:r>
        <w:instrText xml:space="preserve"> SEQ Bảng \* ARABIC </w:instrText>
      </w:r>
      <w:r>
        <w:fldChar w:fldCharType="separate"/>
      </w:r>
      <w:r w:rsidR="00CF46E1">
        <w:t>6</w:t>
      </w:r>
      <w:r>
        <w:fldChar w:fldCharType="end"/>
      </w:r>
      <w:r>
        <w:rPr>
          <w:lang w:val="en-US"/>
        </w:rPr>
        <w:t>. Bảng dữ liệu cho lần phân lớp thứ 3</w:t>
      </w:r>
      <w:bookmarkEnd w:id="99"/>
    </w:p>
    <w:p w:rsidR="00F14442" w:rsidRDefault="00F14442" w:rsidP="00F14442">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14442" w:rsidRDefault="00F14442" w:rsidP="00F14442">
      <w:pPr>
        <w:keepNext/>
        <w:jc w:val="center"/>
      </w:pPr>
      <w:r>
        <w:rPr>
          <w:lang w:val="en-US"/>
        </w:rPr>
        <w:drawing>
          <wp:inline distT="0" distB="0" distL="0" distR="0" wp14:anchorId="0B9AA5AC" wp14:editId="46D263FE">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14442" w:rsidRDefault="00F14442" w:rsidP="00F14442">
      <w:pPr>
        <w:pStyle w:val="Caption"/>
        <w:spacing w:line="360" w:lineRule="auto"/>
        <w:rPr>
          <w:lang w:val="en-US"/>
        </w:rPr>
      </w:pPr>
      <w:bookmarkStart w:id="100" w:name="_Toc312162732"/>
      <w:r>
        <w:t xml:space="preserve">Hình </w:t>
      </w:r>
      <w:r>
        <w:fldChar w:fldCharType="begin"/>
      </w:r>
      <w:r>
        <w:instrText xml:space="preserve"> SEQ Hình \* ARABIC </w:instrText>
      </w:r>
      <w:r>
        <w:fldChar w:fldCharType="separate"/>
      </w:r>
      <w:r w:rsidR="00BE63CA">
        <w:t>20</w:t>
      </w:r>
      <w:r>
        <w:fldChar w:fldCharType="end"/>
      </w:r>
      <w:r>
        <w:rPr>
          <w:lang w:val="en-US"/>
        </w:rPr>
        <w:t>. Cây quyết định đầy đủ sau 3 lần phân lớp</w:t>
      </w:r>
      <w:bookmarkEnd w:id="100"/>
    </w:p>
    <w:p w:rsidR="00F14442" w:rsidRPr="00D90364" w:rsidRDefault="00F14442" w:rsidP="00F14442">
      <w:pPr>
        <w:rPr>
          <w:lang w:val="en-US"/>
        </w:rPr>
      </w:pPr>
    </w:p>
    <w:p w:rsidR="00F14442" w:rsidRDefault="00F14442" w:rsidP="00F14442">
      <w:pPr>
        <w:pStyle w:val="Heading4"/>
        <w:rPr>
          <w:lang w:val="en-US"/>
        </w:rPr>
      </w:pPr>
      <w:r>
        <w:rPr>
          <w:lang w:val="en-US"/>
        </w:rPr>
        <w:lastRenderedPageBreak/>
        <w:t>Đánh giá cây quyết định trong lĩnh vực khai thác dữ liệu</w:t>
      </w:r>
    </w:p>
    <w:p w:rsidR="00F14442" w:rsidRDefault="00F14442" w:rsidP="00F14442">
      <w:pPr>
        <w:pStyle w:val="Heading5"/>
        <w:rPr>
          <w:lang w:val="en-US"/>
        </w:rPr>
      </w:pPr>
      <w:r>
        <w:rPr>
          <w:lang w:val="en-US"/>
        </w:rPr>
        <w:t>Điểm mạnh</w:t>
      </w:r>
    </w:p>
    <w:p w:rsidR="00F14442" w:rsidRPr="007773C4" w:rsidRDefault="00F14442" w:rsidP="00F14442">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14442" w:rsidRDefault="00F14442" w:rsidP="00F14442">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w:t>
      </w:r>
      <w:r w:rsidR="0087706D">
        <w:rPr>
          <w:lang w:val="en-US"/>
        </w:rPr>
        <w:t xml:space="preserve"> thì</w:t>
      </w:r>
      <w:r>
        <w:rPr>
          <w:lang w:val="en-US"/>
        </w:rPr>
        <w:t xml:space="preserve"> việc duyệt cây cũng rất dễ dàng. Bất cứ một sự phân lớp hay dự đoán nào đều tương đối minh bạch. Đây là ưu điểm nổi bật của cây quyết định.</w:t>
      </w:r>
    </w:p>
    <w:p w:rsidR="00F14442" w:rsidRDefault="00F14442" w:rsidP="00F14442">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14442" w:rsidRPr="007773C4" w:rsidRDefault="00F14442" w:rsidP="00F14442">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14442" w:rsidRDefault="00F14442" w:rsidP="00F14442">
      <w:pPr>
        <w:pStyle w:val="ListParagraph"/>
        <w:numPr>
          <w:ilvl w:val="0"/>
          <w:numId w:val="22"/>
        </w:numPr>
        <w:ind w:left="540"/>
        <w:rPr>
          <w:b/>
          <w:lang w:val="en-US"/>
        </w:rPr>
      </w:pPr>
      <w:r w:rsidRPr="007773C4">
        <w:rPr>
          <w:b/>
          <w:lang w:val="en-US"/>
        </w:rPr>
        <w:t>Dễ dàng tính toán trong khi phân lớp</w:t>
      </w:r>
    </w:p>
    <w:p w:rsidR="00F14442" w:rsidRPr="007773C4" w:rsidRDefault="00F14442" w:rsidP="00F14442">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14442" w:rsidRDefault="00F14442" w:rsidP="00F14442">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14442" w:rsidRPr="007773C4" w:rsidRDefault="00F14442" w:rsidP="00F14442">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14442" w:rsidRDefault="00F14442" w:rsidP="00F14442">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14442" w:rsidRPr="00C71437" w:rsidRDefault="00F14442" w:rsidP="00F14442">
      <w:pPr>
        <w:pStyle w:val="ListParagraph"/>
        <w:ind w:left="0" w:firstLine="540"/>
        <w:rPr>
          <w:lang w:val="en-US"/>
        </w:rPr>
      </w:pPr>
      <w:r>
        <w:rPr>
          <w:lang w:val="en-US"/>
        </w:rPr>
        <w:t xml:space="preserve">Các thuật toán xây dựng cây quyết định chỉ ra những thuộc tính dùng để phân chia tốt nhất tập dữ liệu đào tạo bắt đầu từ node gốc của cây. Chính vì vậy, chúng ta </w:t>
      </w:r>
      <w:r>
        <w:rPr>
          <w:lang w:val="en-US"/>
        </w:rPr>
        <w:lastRenderedPageBreak/>
        <w:t>có thể thấy được thuộc tính nào là quan trọng, có mức độ phụ thuộc lớn cho việc dự đoán hay phân lớp</w:t>
      </w:r>
    </w:p>
    <w:p w:rsidR="00F14442" w:rsidRDefault="00F14442" w:rsidP="00F14442">
      <w:pPr>
        <w:pStyle w:val="Heading5"/>
        <w:rPr>
          <w:lang w:val="en-US"/>
        </w:rPr>
      </w:pPr>
      <w:r>
        <w:rPr>
          <w:lang w:val="en-US"/>
        </w:rPr>
        <w:t>Điểm yếu</w:t>
      </w:r>
    </w:p>
    <w:p w:rsidR="00F14442" w:rsidRDefault="00F14442" w:rsidP="00A61DC5">
      <w:pPr>
        <w:ind w:firstLine="72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14442" w:rsidRDefault="00F14442" w:rsidP="00F14442">
      <w:pPr>
        <w:pStyle w:val="ListParagraph"/>
        <w:numPr>
          <w:ilvl w:val="0"/>
          <w:numId w:val="22"/>
        </w:numPr>
        <w:ind w:left="540"/>
        <w:rPr>
          <w:b/>
          <w:lang w:val="en-US"/>
        </w:rPr>
      </w:pPr>
      <w:r w:rsidRPr="004C7F80">
        <w:rPr>
          <w:b/>
          <w:lang w:val="en-US"/>
        </w:rPr>
        <w:t>Cây quyết định dễ xảy ra lỗi khi có nhiều phân lớp</w:t>
      </w:r>
    </w:p>
    <w:p w:rsidR="00F14442" w:rsidRDefault="00F14442" w:rsidP="00A61DC5">
      <w:pPr>
        <w:pStyle w:val="ListParagraph"/>
        <w:ind w:left="0" w:firstLine="72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14442" w:rsidRDefault="00F14442" w:rsidP="00F14442">
      <w:pPr>
        <w:pStyle w:val="ListParagraph"/>
        <w:numPr>
          <w:ilvl w:val="0"/>
          <w:numId w:val="22"/>
        </w:numPr>
        <w:ind w:left="540"/>
        <w:rPr>
          <w:b/>
          <w:lang w:val="en-US"/>
        </w:rPr>
      </w:pPr>
      <w:r>
        <w:rPr>
          <w:b/>
          <w:lang w:val="en-US"/>
        </w:rPr>
        <w:t>Chi phí tính toán để đào tạo cao</w:t>
      </w:r>
    </w:p>
    <w:p w:rsidR="00F14442" w:rsidRDefault="00F14442" w:rsidP="00A61DC5">
      <w:pPr>
        <w:pStyle w:val="ListParagraph"/>
        <w:ind w:left="0" w:firstLine="72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ứng với từng node, chúng ta cần 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F14442" w:rsidRDefault="00F14442" w:rsidP="00F14442">
      <w:pPr>
        <w:pStyle w:val="Heading3"/>
        <w:rPr>
          <w:lang w:val="en-US"/>
        </w:rPr>
      </w:pPr>
      <w:bookmarkStart w:id="101" w:name="_Toc312162621"/>
      <w:commentRangeStart w:id="102"/>
      <w:r>
        <w:rPr>
          <w:lang w:val="en-US"/>
        </w:rPr>
        <w:t>Các khái niệm cơ bản về kiến trúc phần mềm</w:t>
      </w:r>
      <w:commentRangeEnd w:id="102"/>
      <w:r>
        <w:rPr>
          <w:rStyle w:val="CommentReference"/>
          <w:rFonts w:eastAsiaTheme="minorHAnsi" w:cstheme="minorBidi"/>
          <w:b w:val="0"/>
          <w:bCs w:val="0"/>
          <w:color w:val="auto"/>
        </w:rPr>
        <w:commentReference w:id="102"/>
      </w:r>
      <w:r>
        <w:rPr>
          <w:lang w:val="en-US"/>
        </w:rPr>
        <w:t xml:space="preserve"> (Đủ ý cần sữa cho mượt mà)</w:t>
      </w:r>
      <w:bookmarkEnd w:id="101"/>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Theo Len Bass, Paul Clements, Rick Kazman: Software Architecture in Practice, Second Edition. Addison Wesley:</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Khái niệm 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thuật ngữ "kiến trúc phần mềm" cũng đề cập đến các tài liệu kiến trúc phần mềm của một hệ thống, thuận tiện cho việc trao đổi thông tin giữa các thành viên trong một dự án. Kiến </w:t>
      </w:r>
      <w:r w:rsidRPr="00D66DBE">
        <w:rPr>
          <w:rFonts w:cs="Times New Roman"/>
          <w:iCs/>
          <w:color w:val="000000"/>
          <w:szCs w:val="26"/>
          <w:shd w:val="clear" w:color="auto" w:fill="FFFFFF"/>
          <w:lang w:val="en-US"/>
        </w:rPr>
        <w:lastRenderedPageBreak/>
        <w:t>trúc phần mềm giúp việc quyết định ở mức cao trong thiết kế phần mềm dễ dàng hơn và cho phép tái sử dụng các thành phần và mẫu thiết kế (design pattern) của các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Software Architecture = {Components, Connectors, Constraint}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Components: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Connectors: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Contraints: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OOP Paradigm và Component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mô hình Classes được sử dụng để thiết kế các blocks trong giai đoạn thiết kế.</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http://www.sei.cmu.edu/architecture/start/moderndefs.cfm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http://www.sei.cmu.edu/architecture/start/classicdefs.cfm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Framework models: cung cấp mô hình giải quyết các bài toán kiến trúc phần mềm cụ thể (domain-specific). Ví dụ như CORBA (Common Object Request Broker Architecture),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Giải quyết bài toán kiến trúc trong hệ thống thông tin về tìm kiếm việc làm cũng với mục đích xây dựng một Framework cụ thể muốn hướng tới; gọi là JobZoom Framework.</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nền tảng dùng để nghiên cứu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http://users.ece.utexas.edu/~perry/work/papers/swa-sen.pdf</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Tầm quan trọng của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Hỗ trợ việc giao tiếp: Hỗ trợ việc giao tiếp với các thành viên trong dự án. Kiến trúc phần mềm tái hiện một vẻ bề ngoài trừu tượng của hệ thống. Với sự trừu tượng hóa hệ thống với các khái niệm dễ hiểu, những thành viên trong dự án sẽ chỉ cần vận dụng các kiến thức cơ bản của mình về hệ thống trong việc tìm hiểu, dàn xếp, phối hợp làm việc, và bàn bạc trao đổi với nhau.</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lastRenderedPageBreak/>
        <w:t>Giúp ra quyết định sớm hơn: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Tính khả chuyển cho hệ thống: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phần mềm này cũng sẽ có các thuộc tính chất lượng và các yêu cầu chức năng được đảm bảo là không quá khác so với khi tồn tại ở hệ thống cũ.</w:t>
      </w:r>
    </w:p>
    <w:p w:rsidR="00F14442"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Kết luận: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đích kinh doanh, công nghệ, và công nghệ thông tin của một doanh nghiệp.</w:t>
      </w:r>
    </w:p>
    <w:p w:rsidR="00BE63CA" w:rsidRDefault="00F14442" w:rsidP="00BE63CA">
      <w:pPr>
        <w:keepNext/>
        <w:jc w:val="center"/>
      </w:pPr>
      <w:r>
        <w:rPr>
          <w:rFonts w:cs="Times New Roman"/>
          <w:iCs/>
          <w:color w:val="000000"/>
          <w:szCs w:val="26"/>
          <w:shd w:val="clear" w:color="auto" w:fill="FFFFFF"/>
          <w:lang w:val="en-US"/>
        </w:rPr>
        <w:lastRenderedPageBreak/>
        <w:drawing>
          <wp:inline distT="0" distB="0" distL="0" distR="0" wp14:anchorId="1052DD12" wp14:editId="55F7AE31">
            <wp:extent cx="4600575" cy="2905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Architect-Introducing.gif"/>
                    <pic:cNvPicPr/>
                  </pic:nvPicPr>
                  <pic:blipFill>
                    <a:blip r:embed="rId37">
                      <a:extLst>
                        <a:ext uri="{28A0092B-C50C-407E-A947-70E740481C1C}">
                          <a14:useLocalDpi xmlns:a14="http://schemas.microsoft.com/office/drawing/2010/main" val="0"/>
                        </a:ext>
                      </a:extLst>
                    </a:blip>
                    <a:stretch>
                      <a:fillRect/>
                    </a:stretch>
                  </pic:blipFill>
                  <pic:spPr>
                    <a:xfrm>
                      <a:off x="0" y="0"/>
                      <a:ext cx="4600575" cy="2905125"/>
                    </a:xfrm>
                    <a:prstGeom prst="rect">
                      <a:avLst/>
                    </a:prstGeom>
                  </pic:spPr>
                </pic:pic>
              </a:graphicData>
            </a:graphic>
          </wp:inline>
        </w:drawing>
      </w:r>
    </w:p>
    <w:p w:rsidR="00F14442" w:rsidRPr="00BE63CA" w:rsidRDefault="00BE63CA" w:rsidP="00BE63CA">
      <w:pPr>
        <w:pStyle w:val="Caption"/>
        <w:rPr>
          <w:rFonts w:cs="Times New Roman"/>
          <w:iCs/>
          <w:color w:val="000000"/>
          <w:szCs w:val="26"/>
          <w:shd w:val="clear" w:color="auto" w:fill="FFFFFF"/>
          <w:lang w:val="en-US"/>
        </w:rPr>
      </w:pPr>
      <w:bookmarkStart w:id="103" w:name="_Toc312162733"/>
      <w:r>
        <w:t xml:space="preserve">Hình </w:t>
      </w:r>
      <w:r>
        <w:fldChar w:fldCharType="begin"/>
      </w:r>
      <w:r>
        <w:instrText xml:space="preserve"> SEQ Hình \* ARABIC </w:instrText>
      </w:r>
      <w:r>
        <w:fldChar w:fldCharType="separate"/>
      </w:r>
      <w:r>
        <w:t>21</w:t>
      </w:r>
      <w:r>
        <w:fldChar w:fldCharType="end"/>
      </w:r>
      <w:r>
        <w:rPr>
          <w:lang w:val="en-US"/>
        </w:rPr>
        <w:t>. Các khái niệm cơ bản về kiến trúc phần mềm</w:t>
      </w:r>
      <w:bookmarkEnd w:id="103"/>
    </w:p>
    <w:p w:rsidR="00F14442" w:rsidRDefault="00F14442" w:rsidP="00F14442">
      <w:pPr>
        <w:pStyle w:val="Heading3"/>
        <w:rPr>
          <w:lang w:val="en-US"/>
        </w:rPr>
      </w:pPr>
      <w:bookmarkStart w:id="104" w:name="_Toc312162622"/>
      <w:r>
        <w:rPr>
          <w:lang w:val="en-US"/>
        </w:rPr>
        <w:t>4+1 Architecture View Model</w:t>
      </w:r>
      <w:r>
        <w:rPr>
          <w:rStyle w:val="FootnoteReference"/>
          <w:lang w:val="en-US"/>
        </w:rPr>
        <w:footnoteReference w:id="12"/>
      </w:r>
      <w:bookmarkEnd w:id="104"/>
    </w:p>
    <w:p w:rsidR="00F14442" w:rsidRDefault="00F14442" w:rsidP="00F14442">
      <w:pPr>
        <w:ind w:firstLine="720"/>
        <w:rPr>
          <w:lang w:val="en-US"/>
        </w:rPr>
      </w:pPr>
      <w:r>
        <w:rPr>
          <w:lang w:val="en-US"/>
        </w:rPr>
        <w:t>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F14442" w:rsidRPr="00066EB3" w:rsidRDefault="00F14442" w:rsidP="00F14442">
      <w:pPr>
        <w:ind w:firstLine="720"/>
        <w:rPr>
          <w:lang w:val="en-US"/>
        </w:rPr>
      </w:pPr>
      <w:r w:rsidRPr="008F4F23">
        <w:rPr>
          <w:lang w:val="en-US"/>
        </w:rPr>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BE63CA" w:rsidRDefault="00F14442" w:rsidP="00BE63CA">
      <w:pPr>
        <w:keepNext/>
      </w:pPr>
      <w:r>
        <w:rPr>
          <w:lang w:val="en-US"/>
        </w:rPr>
        <w:lastRenderedPageBreak/>
        <w:drawing>
          <wp:inline distT="0" distB="0" distL="0" distR="0" wp14:anchorId="19E25F8D" wp14:editId="1C785E38">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F14442" w:rsidRPr="00BE63CA" w:rsidRDefault="00BE63CA" w:rsidP="00BE63CA">
      <w:pPr>
        <w:pStyle w:val="Caption"/>
        <w:rPr>
          <w:lang w:val="en-US"/>
        </w:rPr>
      </w:pPr>
      <w:bookmarkStart w:id="105" w:name="_Toc312162734"/>
      <w:r>
        <w:t xml:space="preserve">Hình </w:t>
      </w:r>
      <w:r>
        <w:fldChar w:fldCharType="begin"/>
      </w:r>
      <w:r>
        <w:instrText xml:space="preserve"> SEQ Hình \* ARABIC </w:instrText>
      </w:r>
      <w:r>
        <w:fldChar w:fldCharType="separate"/>
      </w:r>
      <w:r>
        <w:t>22</w:t>
      </w:r>
      <w:r>
        <w:fldChar w:fldCharType="end"/>
      </w:r>
      <w:r>
        <w:rPr>
          <w:lang w:val="en-US"/>
        </w:rPr>
        <w:t>. Mô hình 4+1 View Model</w:t>
      </w:r>
      <w:bookmarkEnd w:id="105"/>
      <w:r>
        <w:rPr>
          <w:lang w:val="en-US"/>
        </w:rPr>
        <w:t xml:space="preserve"> </w:t>
      </w:r>
    </w:p>
    <w:p w:rsidR="00F14442" w:rsidRPr="00D6004D" w:rsidRDefault="00F14442" w:rsidP="00F14442">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F14442" w:rsidRPr="009E40AA" w:rsidRDefault="00F14442" w:rsidP="00F14442">
      <w:pPr>
        <w:ind w:firstLine="720"/>
        <w:rPr>
          <w:bCs/>
        </w:rPr>
      </w:pPr>
      <w:r w:rsidRPr="009E40AA">
        <w:rPr>
          <w:bCs/>
          <w:i/>
        </w:rPr>
        <w:t>Đối tượng</w:t>
      </w:r>
      <w:r w:rsidRPr="009E40AA">
        <w:rPr>
          <w:bCs/>
        </w:rPr>
        <w:t>: tất cả các stakeholders của hệ thống, bao gồm cả người dùng cuối.</w:t>
      </w:r>
    </w:p>
    <w:p w:rsidR="00F14442" w:rsidRPr="003B374A" w:rsidRDefault="00F14442" w:rsidP="00F14442">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F14442" w:rsidRPr="00D6004D" w:rsidRDefault="00F14442" w:rsidP="00F14442">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F14442" w:rsidRPr="003B374A" w:rsidRDefault="00F14442" w:rsidP="00F14442">
      <w:pPr>
        <w:ind w:firstLine="720"/>
        <w:rPr>
          <w:i/>
          <w:iCs/>
          <w:szCs w:val="26"/>
        </w:rPr>
      </w:pPr>
      <w:r w:rsidRPr="003B374A">
        <w:rPr>
          <w:i/>
          <w:iCs/>
          <w:szCs w:val="26"/>
        </w:rPr>
        <w:t xml:space="preserve">Đối tượng: </w:t>
      </w:r>
      <w:r w:rsidRPr="003B374A">
        <w:rPr>
          <w:iCs/>
          <w:szCs w:val="26"/>
        </w:rPr>
        <w:t>Designers.</w:t>
      </w:r>
    </w:p>
    <w:p w:rsidR="00F14442" w:rsidRPr="00D6004D" w:rsidRDefault="00F14442" w:rsidP="00F14442">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F14442" w:rsidRPr="00D6004D" w:rsidRDefault="00F14442" w:rsidP="00F14442">
      <w:pPr>
        <w:pStyle w:val="ListParagraph"/>
        <w:numPr>
          <w:ilvl w:val="0"/>
          <w:numId w:val="19"/>
        </w:numPr>
        <w:ind w:left="0" w:firstLine="360"/>
        <w:rPr>
          <w:bCs/>
        </w:rPr>
      </w:pPr>
      <w:r w:rsidRPr="00D6004D">
        <w:rPr>
          <w:b/>
          <w:bCs/>
        </w:rPr>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 xml:space="preserve">uan tâm đến khía cạnh động của hệ thống, giải thích về </w:t>
      </w:r>
      <w:r w:rsidRPr="00D6004D">
        <w:rPr>
          <w:bCs/>
        </w:rPr>
        <w:lastRenderedPageBreak/>
        <w:t>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F14442" w:rsidRPr="003B374A" w:rsidRDefault="00F14442" w:rsidP="00F14442">
      <w:pPr>
        <w:pStyle w:val="ListParagraph"/>
        <w:ind w:left="0" w:firstLine="720"/>
        <w:rPr>
          <w:bCs/>
        </w:rPr>
      </w:pPr>
      <w:r w:rsidRPr="003B374A">
        <w:rPr>
          <w:bCs/>
          <w:i/>
        </w:rPr>
        <w:t>Đối tượng</w:t>
      </w:r>
      <w:r w:rsidRPr="003B374A">
        <w:rPr>
          <w:bCs/>
        </w:rPr>
        <w:t>: Integrators.</w:t>
      </w:r>
    </w:p>
    <w:p w:rsidR="00F14442" w:rsidRPr="00D6004D" w:rsidRDefault="00F14442" w:rsidP="00F14442">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F14442" w:rsidRPr="009F725F" w:rsidRDefault="00F14442" w:rsidP="00F14442">
      <w:pPr>
        <w:pStyle w:val="ListParagraph"/>
        <w:ind w:left="0" w:firstLine="720"/>
        <w:rPr>
          <w:bCs/>
        </w:rPr>
      </w:pPr>
      <w:r w:rsidRPr="009F725F">
        <w:rPr>
          <w:bCs/>
          <w:i/>
        </w:rPr>
        <w:t>Đối tượng</w:t>
      </w:r>
      <w:r w:rsidRPr="009F725F">
        <w:rPr>
          <w:bCs/>
        </w:rPr>
        <w:t>: Deployment managers.</w:t>
      </w:r>
    </w:p>
    <w:p w:rsidR="00F14442" w:rsidRPr="00D6004D" w:rsidRDefault="00F14442" w:rsidP="00F14442">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F14442" w:rsidRPr="00282FC4" w:rsidRDefault="00F14442" w:rsidP="00F14442">
      <w:pPr>
        <w:pStyle w:val="ListParagraph"/>
        <w:ind w:left="0" w:firstLine="720"/>
        <w:rPr>
          <w:bCs/>
        </w:rPr>
      </w:pPr>
      <w:r w:rsidRPr="00282FC4">
        <w:rPr>
          <w:bCs/>
          <w:i/>
        </w:rPr>
        <w:t>Đối tượng</w:t>
      </w:r>
      <w:r w:rsidRPr="00282FC4">
        <w:rPr>
          <w:bCs/>
        </w:rPr>
        <w:t>: Programmers.</w:t>
      </w:r>
    </w:p>
    <w:p w:rsidR="00F14442" w:rsidRPr="00D6004D" w:rsidRDefault="00F14442" w:rsidP="00F14442">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F14442" w:rsidRDefault="00F14442" w:rsidP="00F14442">
      <w:pPr>
        <w:pStyle w:val="Heading4"/>
      </w:pPr>
      <w:r>
        <w:rPr>
          <w:lang w:val="en-US"/>
        </w:rPr>
        <w:lastRenderedPageBreak/>
        <w:t>Senario view (Use Case)</w:t>
      </w:r>
    </w:p>
    <w:p w:rsidR="00F14442" w:rsidRDefault="00F14442" w:rsidP="00F14442">
      <w:pPr>
        <w:pStyle w:val="Heading4"/>
      </w:pPr>
      <w:r>
        <w:rPr>
          <w:lang w:val="en-US"/>
        </w:rPr>
        <w:t>Logical view</w:t>
      </w:r>
    </w:p>
    <w:p w:rsidR="00F14442" w:rsidRDefault="00F14442" w:rsidP="00F14442">
      <w:pPr>
        <w:pStyle w:val="Heading4"/>
      </w:pPr>
      <w:r>
        <w:rPr>
          <w:lang w:val="en-US"/>
        </w:rPr>
        <w:t>Development</w:t>
      </w:r>
    </w:p>
    <w:p w:rsidR="00F14442" w:rsidRDefault="00F14442" w:rsidP="00F14442">
      <w:pPr>
        <w:pStyle w:val="Heading4"/>
      </w:pPr>
      <w:r>
        <w:rPr>
          <w:lang w:val="en-US"/>
        </w:rPr>
        <w:t>Process view</w:t>
      </w:r>
    </w:p>
    <w:p w:rsidR="00F14442" w:rsidRDefault="00F14442" w:rsidP="00F14442">
      <w:pPr>
        <w:pStyle w:val="Heading4"/>
      </w:pPr>
      <w:r>
        <w:rPr>
          <w:lang w:val="en-US"/>
        </w:rPr>
        <w:t>Physical view</w:t>
      </w:r>
    </w:p>
    <w:p w:rsidR="00F14442" w:rsidRDefault="00F14442" w:rsidP="00F14442">
      <w:pPr>
        <w:pStyle w:val="Heading3"/>
        <w:rPr>
          <w:lang w:val="en-US"/>
        </w:rPr>
      </w:pPr>
      <w:bookmarkStart w:id="106" w:name="_Toc312162623"/>
      <w:r>
        <w:rPr>
          <w:lang w:val="en-US"/>
        </w:rPr>
        <w:t>Các đặc tính chất lượng của kiến trúc phần mềm</w:t>
      </w:r>
      <w:r w:rsidR="00312372">
        <w:rPr>
          <w:rStyle w:val="FootnoteReference"/>
          <w:lang w:val="en-US"/>
        </w:rPr>
        <w:footnoteReference w:id="13"/>
      </w:r>
      <w:bookmarkEnd w:id="106"/>
    </w:p>
    <w:p w:rsidR="00312372" w:rsidRDefault="00312372" w:rsidP="00312372">
      <w:pPr>
        <w:ind w:firstLine="720"/>
        <w:rPr>
          <w:lang w:val="en-US"/>
        </w:rPr>
      </w:pPr>
      <w:r>
        <w:rPr>
          <w:lang w:val="en-US"/>
        </w:rPr>
        <w:t xml:space="preserve">Đặc tính chất lượng của phần mềm là tiêu chuẩn đánh giá hành vi của hệ thống, các đặc tính chất lượng cung cấp phương pháp để đo chất lượng và độ phù hợp của sản phẩm. Hiện nay có một số đặc tính chất lượng của kiến trúc phổ biến sau:  </w:t>
      </w:r>
    </w:p>
    <w:p w:rsidR="00312372" w:rsidRPr="00F3592D" w:rsidRDefault="00312372" w:rsidP="00312372">
      <w:pPr>
        <w:pStyle w:val="ListParagraph"/>
        <w:numPr>
          <w:ilvl w:val="0"/>
          <w:numId w:val="19"/>
        </w:numPr>
        <w:ind w:left="0" w:firstLine="360"/>
        <w:rPr>
          <w:rStyle w:val="Strong"/>
          <w:rFonts w:cs="Times New Roman"/>
          <w:bCs w:val="0"/>
          <w:szCs w:val="26"/>
          <w:lang w:val="en-US"/>
        </w:rPr>
      </w:pPr>
      <w:r w:rsidRPr="00F3592D">
        <w:rPr>
          <w:rStyle w:val="Strong"/>
          <w:rFonts w:cs="Times New Roman"/>
          <w:bCs w:val="0"/>
          <w:szCs w:val="26"/>
          <w:lang w:val="en-US"/>
        </w:rPr>
        <w:t>Tính khả dụng (Usability)</w:t>
      </w:r>
      <w:r>
        <w:rPr>
          <w:rStyle w:val="Strong"/>
          <w:rFonts w:cs="Times New Roman"/>
          <w:b w:val="0"/>
          <w:bCs w:val="0"/>
          <w:szCs w:val="26"/>
          <w:lang w:val="en-US"/>
        </w:rPr>
        <w:t>: khả năng người dùng có thể học cách tương tác với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hiệu năng (</w:t>
      </w:r>
      <w:r w:rsidRPr="00216DDD">
        <w:rPr>
          <w:rStyle w:val="Strong"/>
          <w:rFonts w:cs="Times New Roman"/>
          <w:szCs w:val="26"/>
        </w:rPr>
        <w:t>Performance</w:t>
      </w:r>
      <w:r>
        <w:rPr>
          <w:rStyle w:val="Strong"/>
          <w:rFonts w:cs="Times New Roman"/>
          <w:szCs w:val="26"/>
          <w:lang w:val="en-US"/>
        </w:rPr>
        <w:t>)</w:t>
      </w:r>
      <w:r>
        <w:rPr>
          <w:rFonts w:cs="Times New Roman"/>
          <w:szCs w:val="26"/>
          <w:lang w:val="en-US"/>
        </w:rPr>
        <w:t>: là thời gian phản hồi, khả năng thực thi của và hiệu năng của hành vi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mở rộng (Scalability)</w:t>
      </w:r>
      <w:r w:rsidRPr="00836E80">
        <w:t>:</w:t>
      </w:r>
      <w:r>
        <w:rPr>
          <w:rFonts w:cs="Times New Roman"/>
          <w:szCs w:val="26"/>
          <w:lang w:val="en-US"/>
        </w:rPr>
        <w:t xml:space="preserve"> khả năng phát triển thêm các thành phần (component) cho hệ thống</w:t>
      </w:r>
    </w:p>
    <w:p w:rsidR="00312372" w:rsidRPr="00653C13"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có thể thay đổi (Modifiability)</w:t>
      </w:r>
      <w:r>
        <w:rPr>
          <w:rStyle w:val="Strong"/>
          <w:rFonts w:cs="Times New Roman"/>
          <w:b w:val="0"/>
          <w:szCs w:val="26"/>
          <w:lang w:val="en-US"/>
        </w:rPr>
        <w:t>: các thành phần (component) có thể thay đổi nhằm chỉnh sửa sai sót, tăng hiệu năng, hoặc thay đổi đáp ứng sự đổi mới của môi trường hay nhu cầu sử dụng.</w:t>
      </w:r>
    </w:p>
    <w:p w:rsidR="00312372" w:rsidRPr="001B00ED"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bảo mật (Security)</w:t>
      </w:r>
      <w:r w:rsidRPr="00653C13">
        <w:rPr>
          <w:rStyle w:val="Strong"/>
          <w:rFonts w:cs="Times New Roman"/>
          <w:b w:val="0"/>
          <w:szCs w:val="26"/>
          <w:lang w:val="en-US"/>
        </w:rPr>
        <w:t>:</w:t>
      </w:r>
      <w:r>
        <w:rPr>
          <w:rStyle w:val="Strong"/>
          <w:rFonts w:cs="Times New Roman"/>
          <w:b w:val="0"/>
          <w:szCs w:val="26"/>
          <w:lang w:val="en-US"/>
        </w:rPr>
        <w:t xml:space="preserve"> kiến trúc cần đảm bảo mức độ bảo mật nhất định do </w:t>
      </w:r>
      <w:r w:rsidRPr="001B00ED">
        <w:rPr>
          <w:rStyle w:val="Strong"/>
          <w:rFonts w:cs="Times New Roman"/>
          <w:b w:val="0"/>
          <w:szCs w:val="26"/>
          <w:lang w:val="en-US"/>
        </w:rPr>
        <w:t>mình xác định</w:t>
      </w:r>
    </w:p>
    <w:p w:rsidR="00312372" w:rsidRPr="001B00ED" w:rsidRDefault="00312372" w:rsidP="00312372">
      <w:pPr>
        <w:pStyle w:val="ListParagraph"/>
        <w:numPr>
          <w:ilvl w:val="0"/>
          <w:numId w:val="19"/>
        </w:numPr>
        <w:ind w:left="0" w:firstLine="360"/>
        <w:rPr>
          <w:rFonts w:cs="Times New Roman"/>
          <w:szCs w:val="26"/>
          <w:lang w:val="en-US"/>
        </w:rPr>
      </w:pPr>
      <w:r w:rsidRPr="001B00ED">
        <w:rPr>
          <w:rStyle w:val="Strong"/>
          <w:rFonts w:cs="Times New Roman"/>
          <w:szCs w:val="26"/>
          <w:lang w:val="en-US"/>
        </w:rPr>
        <w:t>Tính sẵn sàng (Availability)</w:t>
      </w:r>
      <w:r w:rsidRPr="001B00ED">
        <w:rPr>
          <w:rFonts w:cs="Times New Roman"/>
          <w:szCs w:val="26"/>
        </w:rPr>
        <w:t>:</w:t>
      </w:r>
      <w:r w:rsidRPr="001B00ED">
        <w:rPr>
          <w:rFonts w:cs="Times New Roman"/>
          <w:szCs w:val="26"/>
          <w:lang w:val="en-US"/>
        </w:rPr>
        <w:t xml:space="preserve"> đảm bảo khả năng truy xuất vào hệ thống hay các thành phần (component) khi cần sử dụng.</w:t>
      </w:r>
    </w:p>
    <w:p w:rsidR="00312372" w:rsidRPr="00735587" w:rsidRDefault="00312372" w:rsidP="00312372">
      <w:pPr>
        <w:pStyle w:val="ListParagraph"/>
        <w:numPr>
          <w:ilvl w:val="0"/>
          <w:numId w:val="19"/>
        </w:numPr>
        <w:ind w:left="0" w:firstLine="360"/>
        <w:rPr>
          <w:rStyle w:val="hps"/>
          <w:rFonts w:cs="Times New Roman"/>
          <w:szCs w:val="26"/>
          <w:lang w:val="en-US"/>
        </w:rPr>
      </w:pPr>
      <w:r w:rsidRPr="001B00ED">
        <w:rPr>
          <w:rStyle w:val="Strong"/>
          <w:rFonts w:cs="Times New Roman"/>
          <w:szCs w:val="26"/>
          <w:lang w:val="en-US"/>
        </w:rPr>
        <w:t>Tính tích hợp (</w:t>
      </w:r>
      <w:r w:rsidRPr="001B00ED">
        <w:rPr>
          <w:rStyle w:val="Strong"/>
          <w:rFonts w:cs="Times New Roman"/>
          <w:szCs w:val="26"/>
        </w:rPr>
        <w:t>Integrability</w:t>
      </w:r>
      <w:r w:rsidRPr="001B00ED">
        <w:rPr>
          <w:rStyle w:val="Strong"/>
          <w:rFonts w:cs="Times New Roman"/>
          <w:szCs w:val="26"/>
          <w:lang w:val="en-US"/>
        </w:rPr>
        <w:t>)</w:t>
      </w:r>
      <w:r w:rsidRPr="001B00ED">
        <w:rPr>
          <w:rStyle w:val="Strong"/>
          <w:rFonts w:cs="Times New Roman"/>
          <w:b w:val="0"/>
          <w:szCs w:val="26"/>
          <w:lang w:val="en-US"/>
        </w:rPr>
        <w:t xml:space="preserve">: </w:t>
      </w:r>
      <w:r>
        <w:rPr>
          <w:rStyle w:val="longtext"/>
        </w:rPr>
        <w:t xml:space="preserve">khả năng </w:t>
      </w:r>
      <w:r>
        <w:rPr>
          <w:rStyle w:val="hps"/>
          <w:lang w:val="en-US"/>
        </w:rPr>
        <w:t>mà</w:t>
      </w:r>
      <w:r>
        <w:rPr>
          <w:rStyle w:val="hps"/>
        </w:rPr>
        <w:t xml:space="preserve"> các thành phần</w:t>
      </w:r>
      <w:r>
        <w:rPr>
          <w:rStyle w:val="longtext"/>
        </w:rPr>
        <w:t xml:space="preserve"> </w:t>
      </w:r>
      <w:r>
        <w:rPr>
          <w:rStyle w:val="hps"/>
        </w:rPr>
        <w:t>riêng biệt</w:t>
      </w:r>
      <w:r>
        <w:rPr>
          <w:rStyle w:val="longtext"/>
        </w:rPr>
        <w:t xml:space="preserve"> </w:t>
      </w:r>
      <w:r>
        <w:rPr>
          <w:rStyle w:val="hps"/>
        </w:rPr>
        <w:t>của hệ thống</w:t>
      </w:r>
      <w:r>
        <w:rPr>
          <w:rStyle w:val="longtext"/>
        </w:rPr>
        <w:t xml:space="preserve"> </w:t>
      </w:r>
      <w:r>
        <w:rPr>
          <w:rStyle w:val="hps"/>
        </w:rPr>
        <w:t>làm việc</w:t>
      </w:r>
      <w:r>
        <w:rPr>
          <w:rStyle w:val="longtext"/>
        </w:rPr>
        <w:t xml:space="preserve"> </w:t>
      </w:r>
      <w:r>
        <w:rPr>
          <w:rStyle w:val="hps"/>
        </w:rPr>
        <w:t>một cách chính xác</w:t>
      </w:r>
      <w:r>
        <w:rPr>
          <w:rStyle w:val="longtext"/>
        </w:rPr>
        <w:t xml:space="preserve"> </w:t>
      </w:r>
      <w:r>
        <w:rPr>
          <w:rStyle w:val="hps"/>
        </w:rPr>
        <w:t>với nhau.</w:t>
      </w:r>
    </w:p>
    <w:p w:rsidR="00312372" w:rsidRPr="00270E02"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di động (Portability)</w:t>
      </w:r>
      <w:r>
        <w:rPr>
          <w:rStyle w:val="Strong"/>
          <w:rFonts w:cs="Times New Roman"/>
          <w:b w:val="0"/>
          <w:szCs w:val="26"/>
          <w:lang w:val="en-US"/>
        </w:rPr>
        <w:t>: khả năng chạy trong các môi trường khác nhau.</w:t>
      </w:r>
    </w:p>
    <w:p w:rsidR="00312372" w:rsidRPr="00B52FCC"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kiểm thử (Testability)</w:t>
      </w:r>
      <w:r w:rsidRPr="00270E02">
        <w:rPr>
          <w:rStyle w:val="Strong"/>
          <w:rFonts w:cs="Times New Roman"/>
          <w:b w:val="0"/>
          <w:szCs w:val="26"/>
          <w:lang w:val="en-US"/>
        </w:rPr>
        <w:t>:</w:t>
      </w:r>
      <w:r>
        <w:rPr>
          <w:rStyle w:val="Strong"/>
          <w:rFonts w:cs="Times New Roman"/>
          <w:b w:val="0"/>
          <w:szCs w:val="26"/>
          <w:lang w:val="en-US"/>
        </w:rPr>
        <w:t xml:space="preserve"> hệ thống có khả năng dễ dàng thực hiện kiểm thử bằng các phương pháp khác nhau.</w:t>
      </w:r>
    </w:p>
    <w:p w:rsidR="00312372" w:rsidRPr="00312372" w:rsidRDefault="00312372" w:rsidP="00312372">
      <w:pPr>
        <w:pStyle w:val="ListParagraph"/>
        <w:numPr>
          <w:ilvl w:val="0"/>
          <w:numId w:val="19"/>
        </w:numPr>
        <w:ind w:left="0" w:firstLine="360"/>
        <w:rPr>
          <w:lang w:val="en-US"/>
        </w:rPr>
      </w:pPr>
      <w:r w:rsidRPr="00312372">
        <w:rPr>
          <w:rStyle w:val="Strong"/>
          <w:rFonts w:cs="Times New Roman"/>
          <w:szCs w:val="26"/>
          <w:lang w:val="en-US"/>
        </w:rPr>
        <w:lastRenderedPageBreak/>
        <w:t xml:space="preserve">Tính hỗ trợ (Supportability): </w:t>
      </w:r>
      <w:r w:rsidRPr="00312372">
        <w:rPr>
          <w:rStyle w:val="Strong"/>
          <w:rFonts w:cs="Times New Roman"/>
          <w:b w:val="0"/>
          <w:szCs w:val="26"/>
          <w:lang w:val="en-US"/>
        </w:rPr>
        <w:t>tính hỗ trợ cài đặt, sửa lỗi, khắc phục sự cố trong quá trình sử dụng của người dùng.</w:t>
      </w:r>
      <w:r w:rsidRPr="00312372">
        <w:rPr>
          <w:rStyle w:val="Strong"/>
          <w:rFonts w:cs="Times New Roman"/>
          <w:szCs w:val="26"/>
          <w:lang w:val="en-US"/>
        </w:rPr>
        <w:t xml:space="preserve">   </w:t>
      </w:r>
    </w:p>
    <w:p w:rsidR="00F14442" w:rsidRDefault="00F14442" w:rsidP="00F14442">
      <w:pPr>
        <w:pStyle w:val="Heading3"/>
        <w:rPr>
          <w:lang w:val="en-US"/>
        </w:rPr>
      </w:pPr>
      <w:bookmarkStart w:id="107" w:name="_Toc312162624"/>
      <w:r>
        <w:rPr>
          <w:lang w:val="en-US"/>
        </w:rPr>
        <w:t>Một số lý thuyết cơ bản OOP Design</w:t>
      </w:r>
      <w:bookmarkEnd w:id="107"/>
    </w:p>
    <w:p w:rsidR="00F14442" w:rsidRDefault="00F14442" w:rsidP="00F14442">
      <w:pPr>
        <w:ind w:firstLine="720"/>
        <w:rPr>
          <w:lang w:val="en-US"/>
        </w:rPr>
      </w:pPr>
      <w:r>
        <w:rPr>
          <w:lang w:val="en-US"/>
        </w:rPr>
        <w:t>Có 3 loại mối quan hệ (Relationship) chính giữa các Object: association, aggregation, composition. Việc sử dụng đúng relationship rất quan trọng trong việc thiết kế kiến trúc của một hệ thống phần mềm.</w:t>
      </w:r>
    </w:p>
    <w:p w:rsidR="00F14442" w:rsidRDefault="00F14442" w:rsidP="00F14442">
      <w:pPr>
        <w:pStyle w:val="Heading4"/>
        <w:rPr>
          <w:lang w:val="en-US"/>
        </w:rPr>
      </w:pPr>
      <w:r>
        <w:rPr>
          <w:lang w:val="en-US"/>
        </w:rPr>
        <w:t>Association relationship</w:t>
      </w:r>
    </w:p>
    <w:p w:rsidR="00F14442" w:rsidRPr="001521D8" w:rsidRDefault="00F14442" w:rsidP="00F14442">
      <w:pPr>
        <w:ind w:firstLine="720"/>
        <w:rPr>
          <w:b/>
          <w:lang w:val="en-US"/>
        </w:rPr>
      </w:pPr>
      <w:r w:rsidRPr="001521D8">
        <w:rPr>
          <w:b/>
          <w:lang w:val="en-US"/>
        </w:rPr>
        <w:t>Week association</w:t>
      </w:r>
    </w:p>
    <w:p w:rsidR="00F14442" w:rsidRDefault="00F14442" w:rsidP="00F14442">
      <w:pPr>
        <w:ind w:firstLine="720"/>
        <w:rPr>
          <w:lang w:val="en-US"/>
        </w:rPr>
      </w:pPr>
      <w:r w:rsidRPr="001521D8">
        <w:rPr>
          <w:i/>
          <w:lang w:val="en-US"/>
        </w:rPr>
        <w:t>Ví dụ</w:t>
      </w:r>
      <w:r>
        <w:rPr>
          <w:lang w:val="en-US"/>
        </w:rPr>
        <w:t>: Class A được liên kết với Class B thông qua phương thức trong Class A có include parameter đầu vào là một instance của Class B</w:t>
      </w:r>
    </w:p>
    <w:p w:rsidR="00F14442" w:rsidRDefault="00F14442" w:rsidP="00F14442">
      <w:pPr>
        <w:keepNext/>
        <w:jc w:val="center"/>
      </w:pPr>
      <w:r>
        <w:rPr>
          <w:lang w:val="en-US"/>
        </w:rPr>
        <w:drawing>
          <wp:inline distT="0" distB="0" distL="0" distR="0" wp14:anchorId="50C35472" wp14:editId="708B8BE7">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F14442" w:rsidRPr="001521D8" w:rsidRDefault="00F14442" w:rsidP="00F14442">
      <w:pPr>
        <w:pStyle w:val="Caption"/>
        <w:spacing w:line="360" w:lineRule="auto"/>
        <w:rPr>
          <w:lang w:val="en-US"/>
        </w:rPr>
      </w:pPr>
      <w:bookmarkStart w:id="108" w:name="_Toc312162735"/>
      <w:r>
        <w:t xml:space="preserve">Hình </w:t>
      </w:r>
      <w:r>
        <w:fldChar w:fldCharType="begin"/>
      </w:r>
      <w:r>
        <w:instrText xml:space="preserve"> SEQ Hình \* ARABIC </w:instrText>
      </w:r>
      <w:r>
        <w:fldChar w:fldCharType="separate"/>
      </w:r>
      <w:r w:rsidR="00BE63CA">
        <w:t>23</w:t>
      </w:r>
      <w:r>
        <w:fldChar w:fldCharType="end"/>
      </w:r>
      <w:r>
        <w:rPr>
          <w:lang w:val="en-US"/>
        </w:rPr>
        <w:t>. Week association</w:t>
      </w:r>
      <w:bookmarkEnd w:id="108"/>
    </w:p>
    <w:p w:rsidR="00F14442" w:rsidRDefault="00F14442" w:rsidP="00F14442">
      <w:pPr>
        <w:ind w:firstLine="720"/>
        <w:rPr>
          <w:lang w:val="en-US"/>
        </w:rPr>
      </w:pPr>
    </w:p>
    <w:p w:rsidR="00F14442" w:rsidRPr="001521D8" w:rsidRDefault="00F14442" w:rsidP="00F14442">
      <w:pPr>
        <w:ind w:firstLine="720"/>
        <w:rPr>
          <w:b/>
          <w:lang w:val="en-US"/>
        </w:rPr>
      </w:pPr>
      <w:r w:rsidRPr="001521D8">
        <w:rPr>
          <w:b/>
          <w:lang w:val="en-US"/>
        </w:rPr>
        <w:t>Strong association</w:t>
      </w:r>
    </w:p>
    <w:p w:rsidR="00F14442" w:rsidRDefault="00F14442" w:rsidP="00F14442">
      <w:pPr>
        <w:keepNext/>
        <w:jc w:val="center"/>
      </w:pPr>
      <w:r>
        <w:rPr>
          <w:lang w:val="en-US"/>
        </w:rPr>
        <w:drawing>
          <wp:inline distT="0" distB="0" distL="0" distR="0" wp14:anchorId="34830BBD" wp14:editId="22661E04">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F14442" w:rsidRDefault="00F14442" w:rsidP="00F14442">
      <w:pPr>
        <w:pStyle w:val="Caption"/>
        <w:spacing w:line="360" w:lineRule="auto"/>
        <w:rPr>
          <w:lang w:val="en-US"/>
        </w:rPr>
      </w:pPr>
      <w:bookmarkStart w:id="109" w:name="_Toc312162736"/>
      <w:r>
        <w:t xml:space="preserve">Hình </w:t>
      </w:r>
      <w:r>
        <w:fldChar w:fldCharType="begin"/>
      </w:r>
      <w:r>
        <w:instrText xml:space="preserve"> SEQ Hình \* ARABIC </w:instrText>
      </w:r>
      <w:r>
        <w:fldChar w:fldCharType="separate"/>
      </w:r>
      <w:r w:rsidR="00BE63CA">
        <w:t>24</w:t>
      </w:r>
      <w:r>
        <w:fldChar w:fldCharType="end"/>
      </w:r>
      <w:r>
        <w:rPr>
          <w:lang w:val="en-US"/>
        </w:rPr>
        <w:t>. Strong association</w:t>
      </w:r>
      <w:bookmarkEnd w:id="109"/>
    </w:p>
    <w:p w:rsidR="00F14442" w:rsidRPr="00EE666F" w:rsidRDefault="00F14442" w:rsidP="00F14442">
      <w:pPr>
        <w:rPr>
          <w:lang w:val="en-US"/>
        </w:rPr>
      </w:pPr>
    </w:p>
    <w:p w:rsidR="00F14442" w:rsidRDefault="00F14442" w:rsidP="00F14442">
      <w:pPr>
        <w:pStyle w:val="Heading4"/>
        <w:rPr>
          <w:lang w:val="en-US"/>
        </w:rPr>
      </w:pPr>
      <w:r>
        <w:rPr>
          <w:lang w:val="en-US"/>
        </w:rPr>
        <w:lastRenderedPageBreak/>
        <w:t>Aggregation relationship</w:t>
      </w:r>
    </w:p>
    <w:p w:rsidR="00F14442" w:rsidRDefault="00F14442" w:rsidP="00F14442">
      <w:pPr>
        <w:keepNext/>
        <w:jc w:val="center"/>
      </w:pPr>
      <w:r>
        <w:rPr>
          <w:lang w:val="en-US"/>
        </w:rPr>
        <w:drawing>
          <wp:inline distT="0" distB="0" distL="0" distR="0" wp14:anchorId="429A3673" wp14:editId="3127C00E">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F14442" w:rsidRDefault="00F14442" w:rsidP="00F14442">
      <w:pPr>
        <w:pStyle w:val="Caption"/>
        <w:spacing w:line="360" w:lineRule="auto"/>
        <w:rPr>
          <w:lang w:val="en-US"/>
        </w:rPr>
      </w:pPr>
      <w:bookmarkStart w:id="110" w:name="_Toc312162737"/>
      <w:r>
        <w:t xml:space="preserve">Hình </w:t>
      </w:r>
      <w:r>
        <w:fldChar w:fldCharType="begin"/>
      </w:r>
      <w:r>
        <w:instrText xml:space="preserve"> SEQ Hình \* ARABIC </w:instrText>
      </w:r>
      <w:r>
        <w:fldChar w:fldCharType="separate"/>
      </w:r>
      <w:r w:rsidR="00BE63CA">
        <w:t>25</w:t>
      </w:r>
      <w:r>
        <w:fldChar w:fldCharType="end"/>
      </w:r>
      <w:r>
        <w:rPr>
          <w:lang w:val="en-US"/>
        </w:rPr>
        <w:t>. Aggregation relationship</w:t>
      </w:r>
      <w:bookmarkEnd w:id="110"/>
    </w:p>
    <w:p w:rsidR="00F14442" w:rsidRPr="00EE666F" w:rsidRDefault="00F14442" w:rsidP="00F14442">
      <w:pPr>
        <w:rPr>
          <w:lang w:val="en-US"/>
        </w:rPr>
      </w:pPr>
    </w:p>
    <w:p w:rsidR="00F14442" w:rsidRDefault="00F14442" w:rsidP="00F14442">
      <w:pPr>
        <w:pStyle w:val="Heading4"/>
        <w:rPr>
          <w:lang w:val="en-US"/>
        </w:rPr>
      </w:pPr>
      <w:r>
        <w:rPr>
          <w:lang w:val="en-US"/>
        </w:rPr>
        <w:t>Composition relationship</w:t>
      </w:r>
    </w:p>
    <w:p w:rsidR="00F14442" w:rsidRDefault="00F14442" w:rsidP="00F14442">
      <w:pPr>
        <w:keepNext/>
        <w:jc w:val="center"/>
      </w:pPr>
      <w:r>
        <w:rPr>
          <w:lang w:val="en-US"/>
        </w:rPr>
        <w:drawing>
          <wp:inline distT="0" distB="0" distL="0" distR="0" wp14:anchorId="5CFFB09A" wp14:editId="5826E3C7">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2">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F14442" w:rsidRDefault="00F14442" w:rsidP="00F14442">
      <w:pPr>
        <w:pStyle w:val="Caption"/>
        <w:spacing w:line="360" w:lineRule="auto"/>
        <w:rPr>
          <w:lang w:val="en-US"/>
        </w:rPr>
      </w:pPr>
      <w:bookmarkStart w:id="111" w:name="_Toc312162738"/>
      <w:r>
        <w:t xml:space="preserve">Hình </w:t>
      </w:r>
      <w:r>
        <w:fldChar w:fldCharType="begin"/>
      </w:r>
      <w:r>
        <w:instrText xml:space="preserve"> SEQ Hình \* ARABIC </w:instrText>
      </w:r>
      <w:r>
        <w:fldChar w:fldCharType="separate"/>
      </w:r>
      <w:r w:rsidR="00BE63CA">
        <w:t>26</w:t>
      </w:r>
      <w:r>
        <w:fldChar w:fldCharType="end"/>
      </w:r>
      <w:r>
        <w:rPr>
          <w:lang w:val="en-US"/>
        </w:rPr>
        <w:t>. Composition relationship</w:t>
      </w:r>
      <w:bookmarkEnd w:id="111"/>
    </w:p>
    <w:p w:rsidR="00F14442" w:rsidRPr="00EE666F" w:rsidRDefault="00F14442" w:rsidP="00F14442">
      <w:pPr>
        <w:rPr>
          <w:lang w:val="en-US"/>
        </w:rPr>
      </w:pPr>
    </w:p>
    <w:p w:rsidR="00F14442" w:rsidRDefault="00F14442" w:rsidP="00F14442">
      <w:pPr>
        <w:pStyle w:val="Heading4"/>
        <w:rPr>
          <w:lang w:val="en-US"/>
        </w:rPr>
      </w:pPr>
      <w:r>
        <w:rPr>
          <w:lang w:val="en-US"/>
        </w:rPr>
        <w:t>Inheritance</w:t>
      </w:r>
    </w:p>
    <w:p w:rsidR="00F14442" w:rsidRPr="00EE666F" w:rsidRDefault="00F14442" w:rsidP="00F14442">
      <w:pPr>
        <w:rPr>
          <w:lang w:val="en-US"/>
        </w:rPr>
      </w:pPr>
    </w:p>
    <w:p w:rsidR="00F14442" w:rsidRDefault="00F14442" w:rsidP="00F14442">
      <w:pPr>
        <w:pStyle w:val="Heading4"/>
        <w:rPr>
          <w:lang w:val="en-US"/>
        </w:rPr>
      </w:pPr>
      <w:r>
        <w:rPr>
          <w:lang w:val="en-US"/>
        </w:rPr>
        <w:t>Polymorphism</w:t>
      </w:r>
    </w:p>
    <w:p w:rsidR="00F14442" w:rsidRPr="00EE666F" w:rsidRDefault="00F14442" w:rsidP="00F14442">
      <w:pPr>
        <w:rPr>
          <w:lang w:val="en-US"/>
        </w:rPr>
      </w:pPr>
    </w:p>
    <w:p w:rsidR="00F14442" w:rsidRDefault="00F14442" w:rsidP="00F14442">
      <w:pPr>
        <w:pStyle w:val="Heading3"/>
        <w:rPr>
          <w:lang w:val="en-US"/>
        </w:rPr>
      </w:pPr>
      <w:bookmarkStart w:id="112" w:name="_Toc312162625"/>
      <w:r w:rsidRPr="00077FD0">
        <w:rPr>
          <w:lang w:val="en-US"/>
        </w:rPr>
        <w:lastRenderedPageBreak/>
        <w:t>Design Patterns</w:t>
      </w:r>
      <w:r>
        <w:rPr>
          <w:rStyle w:val="FootnoteReference"/>
          <w:lang w:val="en-US"/>
        </w:rPr>
        <w:footnoteReference w:id="14"/>
      </w:r>
      <w:bookmarkEnd w:id="112"/>
    </w:p>
    <w:p w:rsidR="00F14442" w:rsidRDefault="00F14442" w:rsidP="00F14442">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F14442" w:rsidRPr="00516013" w:rsidRDefault="00F14442" w:rsidP="00F14442">
      <w:pPr>
        <w:pStyle w:val="Heading4"/>
        <w:rPr>
          <w:lang w:val="en-US"/>
        </w:rPr>
      </w:pPr>
      <w:r w:rsidRPr="00516013">
        <w:rPr>
          <w:lang w:val="en-US"/>
        </w:rPr>
        <w:t>Vai trò của design pattern:</w:t>
      </w:r>
    </w:p>
    <w:p w:rsidR="00F14442" w:rsidRPr="00781490" w:rsidRDefault="00F14442" w:rsidP="00F14442">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F14442" w:rsidRPr="00781490" w:rsidRDefault="00F14442" w:rsidP="00F14442">
      <w:pPr>
        <w:pStyle w:val="ListParagraph"/>
        <w:numPr>
          <w:ilvl w:val="0"/>
          <w:numId w:val="31"/>
        </w:numPr>
        <w:ind w:left="0" w:firstLine="360"/>
        <w:rPr>
          <w:lang w:val="en-US"/>
        </w:rPr>
      </w:pPr>
      <w:r w:rsidRPr="00781490">
        <w:rPr>
          <w:lang w:val="en-US"/>
        </w:rPr>
        <w:t>Là biện pháp tái sử dụng tri thức các chuyên gia phần mềm.</w:t>
      </w:r>
    </w:p>
    <w:p w:rsidR="00F14442" w:rsidRPr="00781490" w:rsidRDefault="00F14442" w:rsidP="00F14442">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F14442" w:rsidRPr="00422557" w:rsidRDefault="00F14442" w:rsidP="00F14442">
      <w:pPr>
        <w:pStyle w:val="ListParagraph"/>
        <w:numPr>
          <w:ilvl w:val="0"/>
          <w:numId w:val="31"/>
        </w:numPr>
        <w:ind w:left="0" w:firstLine="360"/>
        <w:rPr>
          <w:lang w:val="en-US"/>
        </w:rPr>
      </w:pPr>
      <w:r w:rsidRPr="00422557">
        <w:rPr>
          <w:lang w:val="en-US"/>
        </w:rPr>
        <w:t>Giúp người tìm hiểu về design pattern nắm vững hơn đặc điểm của ngôn ngữ lập trình, nhất là lập trình hướng đối tượng</w:t>
      </w:r>
      <w:r>
        <w:rPr>
          <w:lang w:val="en-US"/>
        </w:rPr>
        <w:t>.</w:t>
      </w:r>
    </w:p>
    <w:p w:rsidR="00F14442" w:rsidRDefault="00F14442" w:rsidP="00F14442">
      <w:pPr>
        <w:pStyle w:val="Heading4"/>
        <w:rPr>
          <w:lang w:val="en-US"/>
        </w:rPr>
      </w:pPr>
      <w:r>
        <w:rPr>
          <w:lang w:val="en-US"/>
        </w:rPr>
        <w:t>Khả năng ứng dụng của design pattern</w:t>
      </w:r>
    </w:p>
    <w:p w:rsidR="00F14442" w:rsidRPr="00E54130" w:rsidRDefault="00F14442" w:rsidP="00F14442">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F14442" w:rsidRPr="00E54130" w:rsidRDefault="00F14442" w:rsidP="00F14442">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F14442" w:rsidRPr="00E54130" w:rsidRDefault="00F14442" w:rsidP="00F14442">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F14442" w:rsidRPr="00C80036" w:rsidRDefault="00F14442" w:rsidP="00F14442">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F14442" w:rsidRPr="00516013" w:rsidRDefault="00F14442" w:rsidP="00F14442">
      <w:pPr>
        <w:pStyle w:val="Heading4"/>
        <w:rPr>
          <w:lang w:val="en-US"/>
        </w:rPr>
      </w:pPr>
      <w:r w:rsidRPr="00516013">
        <w:rPr>
          <w:lang w:val="en-US"/>
        </w:rPr>
        <w:lastRenderedPageBreak/>
        <w:t>Phân loại Object Oriented Design Patterns</w:t>
      </w:r>
    </w:p>
    <w:p w:rsidR="00F14442" w:rsidRPr="00516013" w:rsidRDefault="00F14442" w:rsidP="00F14442">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F14442" w:rsidRPr="00516013" w:rsidRDefault="00F14442" w:rsidP="00F14442">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F14442" w:rsidRDefault="00F14442" w:rsidP="00F14442">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F14442" w:rsidRPr="00516013" w:rsidRDefault="00F14442" w:rsidP="00F14442">
      <w:pPr>
        <w:pStyle w:val="Heading4"/>
        <w:rPr>
          <w:lang w:val="en-US"/>
        </w:rPr>
      </w:pPr>
      <w:r w:rsidRPr="00516013">
        <w:rPr>
          <w:lang w:val="en-US"/>
        </w:rPr>
        <w:t>Design patterns có ba nhóm chính:</w:t>
      </w:r>
    </w:p>
    <w:p w:rsidR="00F14442" w:rsidRPr="003646AC" w:rsidRDefault="00F14442" w:rsidP="00F14442">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F14442" w:rsidRPr="003646AC" w:rsidRDefault="00F14442" w:rsidP="00F14442">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F14442" w:rsidRPr="00DA4A12" w:rsidRDefault="00F14442" w:rsidP="00F14442">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F14442" w:rsidRDefault="00F14442" w:rsidP="00F14442">
      <w:pPr>
        <w:pStyle w:val="Heading4"/>
        <w:rPr>
          <w:lang w:val="en-US"/>
        </w:rPr>
      </w:pPr>
      <w:r>
        <w:rPr>
          <w:lang w:val="en-US"/>
        </w:rPr>
        <w:t>Nhóm Structural patterns</w:t>
      </w:r>
    </w:p>
    <w:p w:rsidR="00F14442" w:rsidRPr="00C80036" w:rsidRDefault="00F14442" w:rsidP="00F14442">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F14442" w:rsidRPr="00C80036" w:rsidRDefault="00F14442" w:rsidP="00F14442">
      <w:pPr>
        <w:pStyle w:val="ListParagraph"/>
        <w:numPr>
          <w:ilvl w:val="0"/>
          <w:numId w:val="30"/>
        </w:numPr>
        <w:ind w:left="0" w:firstLine="360"/>
        <w:rPr>
          <w:lang w:val="en-US"/>
        </w:rPr>
      </w:pPr>
      <w:r w:rsidRPr="00C80036">
        <w:rPr>
          <w:lang w:val="en-US"/>
        </w:rPr>
        <w:t>Structural patterns bao gồm: Adapter, composite, proxy, decorator, fa</w:t>
      </w:r>
      <w:r>
        <w:rPr>
          <w:lang w:val="en-US"/>
        </w:rPr>
        <w:t>c</w:t>
      </w:r>
      <w:r w:rsidRPr="00C80036">
        <w:rPr>
          <w:lang w:val="en-US"/>
        </w:rPr>
        <w:t>ade và flyweight</w:t>
      </w:r>
    </w:p>
    <w:p w:rsidR="00F14442" w:rsidRDefault="00F14442" w:rsidP="00F14442">
      <w:pPr>
        <w:pStyle w:val="Heading4"/>
        <w:rPr>
          <w:lang w:val="en-US"/>
        </w:rPr>
      </w:pPr>
      <w:r>
        <w:rPr>
          <w:lang w:val="en-US"/>
        </w:rPr>
        <w:lastRenderedPageBreak/>
        <w:t>Nhóm Creational patterns</w:t>
      </w:r>
    </w:p>
    <w:p w:rsidR="00F14442" w:rsidRDefault="00F14442" w:rsidP="00F14442">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F14442" w:rsidRDefault="00F14442" w:rsidP="00F14442">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F14442" w:rsidRDefault="00F14442" w:rsidP="00F14442">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F14442" w:rsidRDefault="00F14442" w:rsidP="00F14442">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F14442" w:rsidRDefault="00F14442" w:rsidP="00F14442">
      <w:pPr>
        <w:pStyle w:val="ListParagraph"/>
        <w:numPr>
          <w:ilvl w:val="0"/>
          <w:numId w:val="30"/>
        </w:numPr>
        <w:ind w:left="0" w:firstLine="360"/>
        <w:rPr>
          <w:lang w:val="en-US"/>
        </w:rPr>
      </w:pPr>
      <w:r>
        <w:rPr>
          <w:lang w:val="en-US"/>
        </w:rPr>
        <w:t>Creational patterns bao gồm Abstract Factory, Factory Method, Prototype, Singleton và Builder.</w:t>
      </w:r>
    </w:p>
    <w:p w:rsidR="00F14442" w:rsidRDefault="00F14442" w:rsidP="00F14442">
      <w:pPr>
        <w:pStyle w:val="Heading4"/>
        <w:rPr>
          <w:lang w:val="en-US"/>
        </w:rPr>
      </w:pPr>
      <w:r>
        <w:rPr>
          <w:lang w:val="en-US"/>
        </w:rPr>
        <w:t>Nhóm Behavioral patterns</w:t>
      </w:r>
    </w:p>
    <w:p w:rsidR="00F14442" w:rsidRDefault="00F14442" w:rsidP="00F14442">
      <w:pPr>
        <w:pStyle w:val="ListParagraph"/>
        <w:numPr>
          <w:ilvl w:val="0"/>
          <w:numId w:val="30"/>
        </w:numPr>
        <w:ind w:left="0" w:firstLine="360"/>
        <w:rPr>
          <w:lang w:val="en-US"/>
        </w:rPr>
      </w:pPr>
      <w:r>
        <w:rPr>
          <w:lang w:val="en-US"/>
        </w:rPr>
        <w:t>Nhóm behavioral tập trung vào giải thuật và sự phân bố công việc giữa các object.</w:t>
      </w:r>
    </w:p>
    <w:p w:rsidR="00F14442" w:rsidRPr="009120F4" w:rsidRDefault="00F14442" w:rsidP="00F14442">
      <w:pPr>
        <w:pStyle w:val="ListParagraph"/>
        <w:numPr>
          <w:ilvl w:val="0"/>
          <w:numId w:val="30"/>
        </w:numPr>
        <w:ind w:left="0" w:firstLine="360"/>
        <w:rPr>
          <w:lang w:val="en-US"/>
        </w:rPr>
      </w:pPr>
      <w:r w:rsidRPr="009120F4">
        <w:rPr>
          <w:lang w:val="en-US"/>
        </w:rPr>
        <w:t xml:space="preserve">Behavioral class patterns sử dụng kế thừa để chuyển giao </w:t>
      </w:r>
      <w:r>
        <w:rPr>
          <w:lang w:val="en-US"/>
        </w:rPr>
        <w:t xml:space="preserve">công việc </w:t>
      </w:r>
      <w:r w:rsidRPr="009120F4">
        <w:rPr>
          <w:lang w:val="en-US"/>
        </w:rPr>
        <w:t>giữa các class.</w:t>
      </w:r>
    </w:p>
    <w:p w:rsidR="00F14442" w:rsidRPr="0022559D" w:rsidRDefault="00F14442" w:rsidP="00F14442">
      <w:pPr>
        <w:pStyle w:val="ListParagraph"/>
        <w:numPr>
          <w:ilvl w:val="0"/>
          <w:numId w:val="30"/>
        </w:numPr>
        <w:ind w:left="0" w:firstLine="360"/>
        <w:rPr>
          <w:lang w:val="en-US"/>
        </w:rPr>
      </w:pPr>
      <w:r>
        <w:rPr>
          <w:lang w:val="en-US"/>
        </w:rPr>
        <w:t>Object patterns sử dụng tính đa hình và bao đóng để truyền công việc từ đối tượng này sang đối tượng khác.</w:t>
      </w:r>
    </w:p>
    <w:p w:rsidR="00F14442" w:rsidRDefault="00F14442" w:rsidP="00F14442">
      <w:pPr>
        <w:pStyle w:val="ListParagraph"/>
        <w:numPr>
          <w:ilvl w:val="0"/>
          <w:numId w:val="30"/>
        </w:numPr>
        <w:ind w:left="0" w:firstLine="360"/>
        <w:rPr>
          <w:lang w:val="en-US"/>
        </w:rPr>
      </w:pPr>
      <w:r>
        <w:rPr>
          <w:lang w:val="en-US"/>
        </w:rPr>
        <w:t>Behavioral patterns bao gồm Chain of Responsibility, Template method, Strategy, Command, State, Observer</w:t>
      </w:r>
    </w:p>
    <w:p w:rsidR="00F419F5" w:rsidRDefault="00F419F5" w:rsidP="009032D0">
      <w:pPr>
        <w:pStyle w:val="Heading2"/>
        <w:rPr>
          <w:lang w:val="en-US"/>
        </w:rPr>
      </w:pPr>
      <w:bookmarkStart w:id="113" w:name="_Toc312162626"/>
      <w:r>
        <w:rPr>
          <w:lang w:val="en-US"/>
        </w:rPr>
        <w:t>Các vấn đề cần giải quyết khi thực hiện kiến trúc lưu trữ và so khớp thông tin</w:t>
      </w:r>
      <w:bookmarkEnd w:id="113"/>
    </w:p>
    <w:p w:rsidR="00F419F5" w:rsidRDefault="00F419F5" w:rsidP="009032D0">
      <w:pPr>
        <w:pStyle w:val="Heading3"/>
        <w:rPr>
          <w:lang w:val="en-US"/>
        </w:rPr>
      </w:pPr>
      <w:bookmarkStart w:id="114" w:name="_Toc312162627"/>
      <w:r>
        <w:rPr>
          <w:lang w:val="en-US"/>
        </w:rPr>
        <w:t>Nắm bắt xu hướng lưu trữ thông tin</w:t>
      </w:r>
      <w:bookmarkEnd w:id="114"/>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 xml:space="preserve">Loại dữ liệu biến đổi này giúp miêu tả một mục tin và cho phép người sử dụng tìm </w:t>
      </w:r>
      <w:r w:rsidRPr="00047F0F">
        <w:rPr>
          <w:lang w:val="en-US"/>
        </w:rPr>
        <w:lastRenderedPageBreak/>
        <w:t>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DE3DAD" w:rsidRDefault="00DE3DAD" w:rsidP="009032D0">
      <w:pPr>
        <w:ind w:firstLine="576"/>
        <w:rPr>
          <w:lang w:val="en-US"/>
        </w:rPr>
      </w:pPr>
    </w:p>
    <w:p w:rsidR="00F419F5" w:rsidRDefault="00F419F5" w:rsidP="009032D0">
      <w:pPr>
        <w:pStyle w:val="Heading3"/>
        <w:rPr>
          <w:lang w:val="en-US"/>
        </w:rPr>
      </w:pPr>
      <w:bookmarkStart w:id="115" w:name="_Ref312101825"/>
      <w:bookmarkStart w:id="116" w:name="_Toc312162628"/>
      <w:r>
        <w:rPr>
          <w:lang w:val="en-US"/>
        </w:rPr>
        <w:t>Độ tương quan giữa các tag</w:t>
      </w:r>
      <w:bookmarkEnd w:id="115"/>
      <w:bookmarkEnd w:id="116"/>
    </w:p>
    <w:p w:rsidR="001F1CF1"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w:t>
      </w:r>
      <w:r w:rsidR="00E56448">
        <w:rPr>
          <w:lang w:val="en-US"/>
        </w:rPr>
        <w:t xml:space="preserve">”orange” </w:t>
      </w:r>
      <w:r>
        <w:rPr>
          <w:lang w:val="en-US"/>
        </w:rPr>
        <w:t xml:space="preserve">có thể liên quan đến trái cây hay màu sắc, và tag </w:t>
      </w:r>
      <w:r w:rsidR="00E56448">
        <w:rPr>
          <w:lang w:val="en-US"/>
        </w:rPr>
        <w:t xml:space="preserve">”movie” </w:t>
      </w:r>
      <w:r>
        <w:rPr>
          <w:lang w:val="en-US"/>
        </w:rPr>
        <w:t xml:space="preserve">và </w:t>
      </w:r>
      <w:r w:rsidR="00E56448">
        <w:rPr>
          <w:lang w:val="en-US"/>
        </w:rPr>
        <w:t xml:space="preserve">”film” </w:t>
      </w:r>
      <w:r>
        <w:rPr>
          <w:lang w:val="en-US"/>
        </w:rPr>
        <w:t xml:space="preserve">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lastRenderedPageBreak/>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r w:rsidR="001F1CF1">
        <w:rPr>
          <w:i/>
          <w:lang w:val="en-US"/>
        </w:rPr>
        <w:t xml:space="preserve"> Đứng dưới mỗi góc nhìn khác nhau, mức độ tương quan giữa các tag cũng có giá trị khác nhau, đây là vấn đề cần giải quyết khi xác định độ tương quan giữa các tag (sự phụ thuộc độ tương quan vào góc nhìn sẽ được ví dụ dễ hiểu hơn trong phần 4.2)</w:t>
      </w:r>
    </w:p>
    <w:p w:rsidR="00F419F5" w:rsidRDefault="00F419F5" w:rsidP="009032D0">
      <w:pPr>
        <w:pStyle w:val="Heading3"/>
        <w:rPr>
          <w:lang w:val="en-US"/>
        </w:rPr>
      </w:pPr>
      <w:bookmarkStart w:id="117" w:name="_Toc312162629"/>
      <w:r>
        <w:rPr>
          <w:lang w:val="en-US"/>
        </w:rPr>
        <w:t>Hệ thống so khớp linh hoạt</w:t>
      </w:r>
      <w:bookmarkEnd w:id="117"/>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118" w:name="_Toc312162630"/>
      <w:r>
        <w:rPr>
          <w:lang w:val="en-US"/>
        </w:rPr>
        <w:t>Gợi ý người sử dụng đăng thông tin nhu cầu và “sản phẩm đáp ứng nhu cầu” bằng hệ thống so khớp</w:t>
      </w:r>
      <w:bookmarkEnd w:id="118"/>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E56448" w:rsidP="009032D0">
      <w:pPr>
        <w:ind w:firstLine="720"/>
        <w:rPr>
          <w:i/>
          <w:lang w:val="en-US"/>
        </w:rPr>
      </w:pPr>
      <w:r>
        <w:rPr>
          <w:i/>
          <w:lang w:val="en-US"/>
        </w:rPr>
        <w:t>C</w:t>
      </w:r>
      <w:r w:rsidR="00F419F5" w:rsidRPr="001D110D">
        <w:rPr>
          <w:i/>
          <w:lang w:val="en-US"/>
        </w:rPr>
        <w:t>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119" w:name="_Toc312162631"/>
      <w:r>
        <w:rPr>
          <w:lang w:val="en-US"/>
        </w:rPr>
        <w:lastRenderedPageBreak/>
        <w:t>Gợi ý người sử dụng đăng thông tin nhu cầu và “sản phẩm đáp ứng nhu cầu” bằng cây quyết định</w:t>
      </w:r>
      <w:bookmarkEnd w:id="119"/>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 xml:space="preserve">Bên cạnh đó, kiến trúc phải gợi ý cho nhà sản xuất đăng thông tin cho “sản phẩm đáp ứng nhu cầu của họ”, làm sao đăng thông tin một cách nhất quán, làm sao bán được sản phẩm </w:t>
      </w:r>
      <w:r w:rsidR="00D43093">
        <w:rPr>
          <w:lang w:val="en-US"/>
        </w:rPr>
        <w:t>được tiêu thụ nhanh chóng</w:t>
      </w:r>
      <w:r>
        <w:rPr>
          <w:lang w:val="en-US"/>
        </w:rPr>
        <w:t>.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120" w:name="_Toc312162632"/>
      <w:r>
        <w:rPr>
          <w:lang w:val="en-US"/>
        </w:rPr>
        <w:t>Kiến trúc dễ dàng triển khai, mở rộng</w:t>
      </w:r>
      <w:bookmarkEnd w:id="120"/>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 xml:space="preserve">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w:t>
      </w:r>
      <w:r>
        <w:rPr>
          <w:lang w:val="en-US"/>
        </w:rPr>
        <w:lastRenderedPageBreak/>
        <w:t>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121" w:name="_Toc312162633"/>
      <w:r>
        <w:rPr>
          <w:lang w:val="en-US"/>
        </w:rPr>
        <w:t>Kiến trúc đảm bảo hiệu năng khi áp dụng cây quyết định và hệ thống so khớp</w:t>
      </w:r>
      <w:bookmarkEnd w:id="121"/>
    </w:p>
    <w:p w:rsidR="00F419F5"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A11C19" w:rsidRDefault="00BB6632" w:rsidP="009032D0">
      <w:pPr>
        <w:pStyle w:val="Heading1"/>
        <w:rPr>
          <w:lang w:val="en-US"/>
        </w:rPr>
      </w:pPr>
      <w:bookmarkStart w:id="122" w:name="_Ref310943415"/>
      <w:bookmarkStart w:id="123" w:name="_Ref310943432"/>
      <w:bookmarkStart w:id="124" w:name="_Toc312162634"/>
      <w:r>
        <w:rPr>
          <w:lang w:val="en-US"/>
        </w:rPr>
        <w:t>Giải quyết bài toán kiến trúc</w:t>
      </w:r>
      <w:bookmarkEnd w:id="122"/>
      <w:bookmarkEnd w:id="123"/>
      <w:bookmarkEnd w:id="124"/>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D15F2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D15F25" w:rsidRPr="00D15F25">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25" w:name="_Toc312162635"/>
      <w:r>
        <w:rPr>
          <w:lang w:val="en-US"/>
        </w:rPr>
        <w:t>Tổ chức thông tin có cấu trúc linh hoạt</w:t>
      </w:r>
      <w:bookmarkEnd w:id="125"/>
    </w:p>
    <w:p w:rsidR="003C68D2" w:rsidRDefault="003C68D2" w:rsidP="003C68D2">
      <w:pPr>
        <w:ind w:firstLine="720"/>
        <w:rPr>
          <w:lang w:val="en-US"/>
        </w:rPr>
      </w:pPr>
      <w:r>
        <w:rPr>
          <w:lang w:val="en-US"/>
        </w:rPr>
        <w:t xml:space="preserve">Với cơ sở và nền tảng xây dựng kiến trúc đã được đề cập ở trên, </w:t>
      </w:r>
      <w:r w:rsidR="002600D4">
        <w:rPr>
          <w:lang w:val="en-US"/>
        </w:rPr>
        <w:t>chúng tôi</w:t>
      </w:r>
      <w:r>
        <w:rPr>
          <w:lang w:val="en-US"/>
        </w:rPr>
        <w:t xml:space="preserve">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w:t>
      </w:r>
      <w:r w:rsidR="002600D4">
        <w:rPr>
          <w:lang w:val="en-US"/>
        </w:rPr>
        <w:t>t, đ</w:t>
      </w:r>
      <w:r>
        <w:rPr>
          <w:lang w:val="en-US"/>
        </w:rPr>
        <w:t>ánh giá giải pháp tổ chức thông tin linh hoạ</w:t>
      </w:r>
      <w:r w:rsidR="002600D4">
        <w:rPr>
          <w:lang w:val="en-US"/>
        </w:rPr>
        <w:t>t.</w:t>
      </w:r>
      <w:r>
        <w:rPr>
          <w:lang w:val="en-US"/>
        </w:rPr>
        <w:t xml:space="preserve"> Đó là những vấn đề sẽ được làm rõ trong phần này.</w:t>
      </w:r>
    </w:p>
    <w:p w:rsidR="003C68D2" w:rsidRDefault="003C68D2" w:rsidP="003C68D2">
      <w:pPr>
        <w:ind w:firstLine="720"/>
        <w:rPr>
          <w:lang w:val="en-US"/>
        </w:rPr>
      </w:pPr>
      <w:r>
        <w:rPr>
          <w:lang w:val="en-US"/>
        </w:rPr>
        <w:t xml:space="preserve">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w:t>
      </w:r>
      <w:r>
        <w:rPr>
          <w:lang w:val="en-US"/>
        </w:rPr>
        <w:lastRenderedPageBreak/>
        <w:t>dụng hay mở rộng hệ thống. Vì thế, việc tổ chức thông tin có cấu trúc linh hoạt phải đảm bảo các đặc điểm sau:</w:t>
      </w:r>
    </w:p>
    <w:p w:rsidR="003C68D2" w:rsidRPr="0012213A" w:rsidRDefault="003C68D2" w:rsidP="00FB0597">
      <w:pPr>
        <w:pStyle w:val="ListParagraph"/>
        <w:numPr>
          <w:ilvl w:val="0"/>
          <w:numId w:val="44"/>
        </w:numPr>
        <w:ind w:left="0" w:firstLine="360"/>
        <w:rPr>
          <w:lang w:val="en-US"/>
        </w:rPr>
      </w:pPr>
      <w:r>
        <w:rPr>
          <w:lang w:val="en-US"/>
        </w:rPr>
        <w:t>Cấu trúc thông tin dễ dàng thay đổi và mở rộng</w:t>
      </w:r>
    </w:p>
    <w:p w:rsidR="003C68D2" w:rsidRDefault="003C68D2" w:rsidP="00FB0597">
      <w:pPr>
        <w:pStyle w:val="ListParagraph"/>
        <w:numPr>
          <w:ilvl w:val="0"/>
          <w:numId w:val="44"/>
        </w:numPr>
        <w:ind w:left="0" w:firstLine="360"/>
        <w:rPr>
          <w:lang w:val="en-US"/>
        </w:rPr>
      </w:pPr>
      <w:r>
        <w:rPr>
          <w:lang w:val="en-US"/>
        </w:rPr>
        <w:t>Thông tin của</w:t>
      </w:r>
      <w:r w:rsidRPr="00767D54">
        <w:rPr>
          <w:lang w:val="en-US"/>
        </w:rPr>
        <w:t xml:space="preserve"> đối tượng </w:t>
      </w:r>
      <w:r>
        <w:rPr>
          <w:lang w:val="en-US"/>
        </w:rPr>
        <w:t xml:space="preserve">được mô tả </w:t>
      </w:r>
      <w:r w:rsidRPr="00767D54">
        <w:rPr>
          <w:lang w:val="en-US"/>
        </w:rPr>
        <w:t>mộ</w:t>
      </w:r>
      <w:r>
        <w:rPr>
          <w:lang w:val="en-US"/>
        </w:rPr>
        <w:t>t cách linh hoạt</w:t>
      </w:r>
    </w:p>
    <w:p w:rsidR="003C68D2" w:rsidRDefault="003C68D2" w:rsidP="00FB0597">
      <w:pPr>
        <w:pStyle w:val="ListParagraph"/>
        <w:numPr>
          <w:ilvl w:val="0"/>
          <w:numId w:val="44"/>
        </w:numPr>
        <w:ind w:left="0" w:firstLine="360"/>
        <w:rPr>
          <w:lang w:val="en-US"/>
        </w:rPr>
      </w:pPr>
      <w:r>
        <w:rPr>
          <w:lang w:val="en-US"/>
        </w:rPr>
        <w:t xml:space="preserve">Có sự </w:t>
      </w:r>
      <w:r w:rsidRPr="00767D54">
        <w:rPr>
          <w:lang w:val="en-US"/>
        </w:rPr>
        <w:t>quản lý và phân loại thông tin hiệu quả</w:t>
      </w:r>
      <w:r>
        <w:rPr>
          <w:lang w:val="en-US"/>
        </w:rPr>
        <w:t xml:space="preserve">, </w:t>
      </w:r>
      <w:r w:rsidRPr="00767D54">
        <w:rPr>
          <w:lang w:val="en-US"/>
        </w:rPr>
        <w:t>dễ dàng tìm kiếm và so khớp các đối tượng vớ</w:t>
      </w:r>
      <w:r>
        <w:rPr>
          <w:lang w:val="en-US"/>
        </w:rPr>
        <w:t>i nhau</w:t>
      </w:r>
    </w:p>
    <w:p w:rsidR="003C68D2" w:rsidRDefault="003C68D2" w:rsidP="00FB0597">
      <w:pPr>
        <w:pStyle w:val="ListParagraph"/>
        <w:numPr>
          <w:ilvl w:val="0"/>
          <w:numId w:val="44"/>
        </w:numPr>
        <w:ind w:left="0" w:firstLine="360"/>
        <w:rPr>
          <w:lang w:val="en-US"/>
        </w:rPr>
      </w:pPr>
      <w:r>
        <w:rPr>
          <w:lang w:val="en-US"/>
        </w:rPr>
        <w:t>K</w:t>
      </w:r>
      <w:r w:rsidRPr="00767D54">
        <w:rPr>
          <w:lang w:val="en-US"/>
        </w:rPr>
        <w:t xml:space="preserve">hả năng tái sử dụng </w:t>
      </w:r>
      <w:r>
        <w:rPr>
          <w:lang w:val="en-US"/>
        </w:rPr>
        <w:t xml:space="preserve">hay ứng dụng </w:t>
      </w:r>
      <w:r w:rsidRPr="00767D54">
        <w:rPr>
          <w:lang w:val="en-US"/>
        </w:rPr>
        <w:t>vào các bài toán hoặc vấn đề tương tự,</w:t>
      </w:r>
      <w:r>
        <w:rPr>
          <w:lang w:val="en-US"/>
        </w:rPr>
        <w:t xml:space="preserve"> phù hợp với nhiều lĩnh vực khác nhau</w:t>
      </w:r>
    </w:p>
    <w:p w:rsidR="003C68D2" w:rsidRPr="0065318C" w:rsidRDefault="003C68D2" w:rsidP="00FB0597">
      <w:pPr>
        <w:pStyle w:val="ListParagraph"/>
        <w:numPr>
          <w:ilvl w:val="0"/>
          <w:numId w:val="44"/>
        </w:numPr>
        <w:ind w:left="0" w:firstLine="360"/>
        <w:rPr>
          <w:lang w:val="en-US"/>
        </w:rPr>
      </w:pPr>
      <w:r>
        <w:rPr>
          <w:lang w:val="en-US"/>
        </w:rPr>
        <w:t>Đảm bảo hiệu năng khi truy vấn và xử lý dữ liệu.</w:t>
      </w:r>
    </w:p>
    <w:p w:rsidR="003C68D2" w:rsidRDefault="003C68D2" w:rsidP="003C68D2">
      <w:pPr>
        <w:keepNext/>
        <w:jc w:val="center"/>
      </w:pPr>
      <w:r>
        <w:rPr>
          <w:lang w:val="en-US"/>
        </w:rPr>
        <w:drawing>
          <wp:inline distT="0" distB="0" distL="0" distR="0" wp14:anchorId="66FD2F58" wp14:editId="1A0E2BF2">
            <wp:extent cx="4066667" cy="188571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66667" cy="1885714"/>
                    </a:xfrm>
                    <a:prstGeom prst="rect">
                      <a:avLst/>
                    </a:prstGeom>
                  </pic:spPr>
                </pic:pic>
              </a:graphicData>
            </a:graphic>
          </wp:inline>
        </w:drawing>
      </w:r>
    </w:p>
    <w:p w:rsidR="003C68D2" w:rsidRDefault="003C68D2" w:rsidP="003C68D2">
      <w:pPr>
        <w:pStyle w:val="Caption"/>
        <w:spacing w:line="360" w:lineRule="auto"/>
        <w:rPr>
          <w:lang w:val="en-US"/>
        </w:rPr>
      </w:pPr>
      <w:bookmarkStart w:id="126" w:name="_Toc311894456"/>
      <w:bookmarkStart w:id="127" w:name="_Toc312162739"/>
      <w:r>
        <w:t xml:space="preserve">Hình </w:t>
      </w:r>
      <w:r>
        <w:fldChar w:fldCharType="begin"/>
      </w:r>
      <w:r>
        <w:instrText xml:space="preserve"> SEQ Hình \* ARABIC </w:instrText>
      </w:r>
      <w:r>
        <w:fldChar w:fldCharType="separate"/>
      </w:r>
      <w:r w:rsidR="00BE63CA">
        <w:t>27</w:t>
      </w:r>
      <w:r>
        <w:fldChar w:fldCharType="end"/>
      </w:r>
      <w:r>
        <w:rPr>
          <w:lang w:val="en-US"/>
        </w:rPr>
        <w:t>. Mô hình tổ chức thông tin theo tag kết hợp taxonomy</w:t>
      </w:r>
      <w:bookmarkEnd w:id="126"/>
      <w:bookmarkEnd w:id="127"/>
    </w:p>
    <w:p w:rsidR="0033032E" w:rsidRPr="00E90C85" w:rsidRDefault="0033032E" w:rsidP="0033032E">
      <w:pPr>
        <w:pStyle w:val="ListParagraph"/>
        <w:numPr>
          <w:ilvl w:val="0"/>
          <w:numId w:val="19"/>
        </w:numPr>
        <w:rPr>
          <w:b/>
          <w:i/>
          <w:lang w:val="en-US"/>
        </w:rPr>
      </w:pPr>
      <w:r w:rsidRPr="00E90C85">
        <w:rPr>
          <w:b/>
          <w:i/>
          <w:lang w:val="en-US"/>
        </w:rPr>
        <w:t>Mô tả thông tin object linh hoạt dưới dạng cây</w:t>
      </w:r>
    </w:p>
    <w:p w:rsidR="003C68D2" w:rsidRDefault="003C68D2" w:rsidP="003C68D2">
      <w:pPr>
        <w:ind w:firstLine="720"/>
        <w:rPr>
          <w:lang w:val="en-US"/>
        </w:rPr>
      </w:pPr>
      <w:r>
        <w:rPr>
          <w:lang w:val="en-US"/>
        </w:rPr>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w:t>
      </w:r>
      <w:r w:rsidR="00867325">
        <w:rPr>
          <w:lang w:val="en-US"/>
        </w:rPr>
        <w:t>.</w:t>
      </w:r>
    </w:p>
    <w:p w:rsidR="003C68D2" w:rsidRPr="00A27350" w:rsidRDefault="003C68D2" w:rsidP="003C68D2">
      <w:pPr>
        <w:rPr>
          <w:lang w:val="en-US"/>
        </w:rPr>
      </w:pPr>
    </w:p>
    <w:p w:rsidR="003C68D2" w:rsidRDefault="003C68D2" w:rsidP="003C68D2">
      <w:pPr>
        <w:jc w:val="center"/>
        <w:rPr>
          <w:lang w:val="en-US"/>
        </w:rPr>
      </w:pPr>
      <w:r>
        <w:rPr>
          <w:lang w:val="en-US"/>
        </w:rPr>
        <w:lastRenderedPageBreak/>
        <w:drawing>
          <wp:inline distT="0" distB="0" distL="0" distR="0" wp14:anchorId="2CB8A8C0" wp14:editId="432E8C51">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3C68D2" w:rsidRPr="00CC7B3F" w:rsidRDefault="003C68D2" w:rsidP="003C68D2">
      <w:pPr>
        <w:pStyle w:val="Caption"/>
        <w:spacing w:line="360" w:lineRule="auto"/>
        <w:rPr>
          <w:lang w:val="en-US"/>
        </w:rPr>
      </w:pPr>
      <w:bookmarkStart w:id="128" w:name="_Toc311894457"/>
      <w:bookmarkStart w:id="129" w:name="_Toc312162740"/>
      <w:r>
        <w:t xml:space="preserve">Hình </w:t>
      </w:r>
      <w:r>
        <w:fldChar w:fldCharType="begin"/>
      </w:r>
      <w:r>
        <w:instrText xml:space="preserve"> SEQ Hình \* ARABIC </w:instrText>
      </w:r>
      <w:r>
        <w:fldChar w:fldCharType="separate"/>
      </w:r>
      <w:r w:rsidR="00BE63CA">
        <w:t>28</w:t>
      </w:r>
      <w:r>
        <w:fldChar w:fldCharType="end"/>
      </w:r>
      <w:r>
        <w:rPr>
          <w:lang w:val="en-US"/>
        </w:rPr>
        <w:t xml:space="preserve">. Ví dụ tổ chức thông tin </w:t>
      </w:r>
      <w:bookmarkEnd w:id="128"/>
      <w:r>
        <w:rPr>
          <w:lang w:val="en-US"/>
        </w:rPr>
        <w:t>có cấu trúc linh hoạt</w:t>
      </w:r>
      <w:bookmarkEnd w:id="129"/>
    </w:p>
    <w:p w:rsidR="00E90C85" w:rsidRDefault="0033032E" w:rsidP="00E90C85">
      <w:pPr>
        <w:ind w:firstLine="720"/>
        <w:rPr>
          <w:lang w:val="en-US"/>
        </w:rPr>
      </w:pPr>
      <w:r>
        <w:rPr>
          <w:lang w:val="en-US"/>
        </w:rPr>
        <w:t xml:space="preserve">Thông tin được mô tả bằng ba cấp: Root node (level 1), các Node phân lớp - Classification nodes (level 2), node lá (level 3) kết hợp giải pháp tạo mối tương quan giữa các node lá (similar term), cách tổ chức này </w:t>
      </w:r>
      <w:r w:rsidR="002600D4">
        <w:rPr>
          <w:lang w:val="en-US"/>
        </w:rPr>
        <w:t xml:space="preserve">giúp thông tin của đối tượng được mô tả linh hoạt </w:t>
      </w:r>
      <w:r>
        <w:rPr>
          <w:lang w:val="en-US"/>
        </w:rPr>
        <w:t>hỗ trợ cho việc so khớp dễ dàng hơn [20]</w:t>
      </w:r>
      <w:r w:rsidR="00E90C85">
        <w:rPr>
          <w:lang w:val="en-US"/>
        </w:rPr>
        <w:t xml:space="preserve">. </w:t>
      </w:r>
    </w:p>
    <w:p w:rsidR="00E90C85" w:rsidRDefault="00E90C85" w:rsidP="00045BAD">
      <w:pPr>
        <w:ind w:firstLine="720"/>
        <w:rPr>
          <w:lang w:val="en-US"/>
        </w:rPr>
      </w:pPr>
      <w:r>
        <w:rPr>
          <w:lang w:val="en-US"/>
        </w:rPr>
        <w:t>Tổ chức thông tin dạng cây như trên giúp sử dụng kỹ thuật Pivot Transformation trong SQL Server dễ dàng hơn. Ví dụ</w:t>
      </w:r>
      <w:r w:rsidR="00045BAD">
        <w:rPr>
          <w:lang w:val="en-US"/>
        </w:rPr>
        <w:t xml:space="preserve"> chúng ta có bảng dữ liệu như sau:</w:t>
      </w:r>
    </w:p>
    <w:tbl>
      <w:tblPr>
        <w:tblStyle w:val="LightGrid-Accent1"/>
        <w:tblW w:w="0" w:type="auto"/>
        <w:tblLook w:val="04A0" w:firstRow="1" w:lastRow="0" w:firstColumn="1" w:lastColumn="0" w:noHBand="0" w:noVBand="1"/>
      </w:tblPr>
      <w:tblGrid>
        <w:gridCol w:w="2268"/>
        <w:gridCol w:w="3894"/>
        <w:gridCol w:w="3081"/>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Pr="002B68AD" w:rsidRDefault="00E90C85" w:rsidP="00CE1CBD">
            <w:pPr>
              <w:jc w:val="center"/>
              <w:rPr>
                <w:rFonts w:cs="Times New Roman"/>
                <w:szCs w:val="24"/>
                <w:lang w:val="en-US"/>
              </w:rPr>
            </w:pPr>
            <w:r>
              <w:rPr>
                <w:rFonts w:cs="Times New Roman"/>
                <w:szCs w:val="24"/>
                <w:lang w:val="en-US"/>
              </w:rPr>
              <w:t>Actor</w:t>
            </w:r>
          </w:p>
        </w:tc>
        <w:tc>
          <w:tcPr>
            <w:tcW w:w="3894"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B</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rFonts w:cs="Times New Roman"/>
                <w:szCs w:val="24"/>
                <w:lang w:val="en-US"/>
              </w:rPr>
            </w:pPr>
            <w:r>
              <w:rPr>
                <w:rFonts w:cs="Times New Roman"/>
                <w:szCs w:val="24"/>
                <w:lang w:val="en-US"/>
              </w:rPr>
              <w:t>…</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E90C85" w:rsidRDefault="00E90C85" w:rsidP="00CE1CBD">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E90C85" w:rsidRDefault="00E90C85" w:rsidP="00E90C85">
      <w:pPr>
        <w:pStyle w:val="Caption"/>
        <w:spacing w:line="360" w:lineRule="auto"/>
        <w:rPr>
          <w:lang w:val="en-US"/>
        </w:rPr>
      </w:pPr>
      <w:bookmarkStart w:id="130" w:name="_Ref312160404"/>
      <w:bookmarkStart w:id="131" w:name="_Ref312160368"/>
      <w:bookmarkStart w:id="132" w:name="_Toc312162758"/>
      <w:r>
        <w:t xml:space="preserve">Bảng </w:t>
      </w:r>
      <w:r>
        <w:fldChar w:fldCharType="begin"/>
      </w:r>
      <w:r>
        <w:instrText xml:space="preserve"> SEQ Bảng \* ARABIC </w:instrText>
      </w:r>
      <w:r>
        <w:fldChar w:fldCharType="separate"/>
      </w:r>
      <w:r w:rsidR="00CF46E1">
        <w:t>7</w:t>
      </w:r>
      <w:r>
        <w:fldChar w:fldCharType="end"/>
      </w:r>
      <w:bookmarkEnd w:id="130"/>
      <w:r>
        <w:rPr>
          <w:lang w:val="en-US"/>
        </w:rPr>
        <w:t>. Dữ liệu ví dụ trước khi xử lý bằng kỹ thuật Pivot Transformation</w:t>
      </w:r>
      <w:bookmarkEnd w:id="131"/>
      <w:bookmarkEnd w:id="132"/>
      <w:r>
        <w:rPr>
          <w:lang w:val="en-US"/>
        </w:rPr>
        <w:t xml:space="preserve"> </w:t>
      </w:r>
    </w:p>
    <w:p w:rsidR="00E90C85" w:rsidRDefault="00E90C85" w:rsidP="00E90C85">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w:t>
      </w:r>
      <w:r w:rsidR="0024121E">
        <w:rPr>
          <w:lang w:val="en-US"/>
        </w:rPr>
        <w:t>t:</w:t>
      </w:r>
    </w:p>
    <w:p w:rsidR="00E90C85" w:rsidRDefault="00E90C85" w:rsidP="00E90C85">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Actor</w:t>
            </w:r>
          </w:p>
        </w:tc>
        <w:tc>
          <w:tcPr>
            <w:tcW w:w="156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Sọc </w:t>
            </w:r>
            <w:r>
              <w:rPr>
                <w:lang w:val="en-US"/>
              </w:rPr>
              <w:lastRenderedPageBreak/>
              <w:t>caro</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Cổ cao</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Không </w:t>
            </w:r>
            <w:r>
              <w:rPr>
                <w:lang w:val="en-US"/>
              </w:rPr>
              <w:lastRenderedPageBreak/>
              <w:t>cổ</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lastRenderedPageBreak/>
              <w:t>A</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B</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Pr="007D49A0"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D</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045BAD" w:rsidRDefault="00E90C85" w:rsidP="00617087">
      <w:pPr>
        <w:pStyle w:val="Caption"/>
        <w:spacing w:line="360" w:lineRule="auto"/>
        <w:rPr>
          <w:lang w:val="en-US"/>
        </w:rPr>
      </w:pPr>
      <w:bookmarkStart w:id="133" w:name="_Toc312162759"/>
      <w:r>
        <w:t xml:space="preserve">Bảng </w:t>
      </w:r>
      <w:r>
        <w:fldChar w:fldCharType="begin"/>
      </w:r>
      <w:r>
        <w:instrText xml:space="preserve"> SEQ Bảng \* ARABIC </w:instrText>
      </w:r>
      <w:r>
        <w:fldChar w:fldCharType="separate"/>
      </w:r>
      <w:r w:rsidR="00CF46E1">
        <w:t>8</w:t>
      </w:r>
      <w:r>
        <w:fldChar w:fldCharType="end"/>
      </w:r>
      <w:r>
        <w:rPr>
          <w:lang w:val="en-US"/>
        </w:rPr>
        <w:t>. Dữ liệu</w:t>
      </w:r>
      <w:r w:rsidR="00617087">
        <w:rPr>
          <w:lang w:val="en-US"/>
        </w:rPr>
        <w:t xml:space="preserve"> </w:t>
      </w:r>
      <w:r w:rsidR="00617087">
        <w:rPr>
          <w:lang w:val="en-US"/>
        </w:rPr>
        <w:fldChar w:fldCharType="begin"/>
      </w:r>
      <w:r w:rsidR="00617087">
        <w:rPr>
          <w:lang w:val="en-US"/>
        </w:rPr>
        <w:instrText xml:space="preserve"> REF _Ref312160404 \h </w:instrText>
      </w:r>
      <w:r w:rsidR="00617087">
        <w:rPr>
          <w:lang w:val="en-US"/>
        </w:rPr>
      </w:r>
      <w:r w:rsidR="00617087">
        <w:rPr>
          <w:lang w:val="en-US"/>
        </w:rPr>
        <w:fldChar w:fldCharType="separate"/>
      </w:r>
      <w:r w:rsidR="00617087">
        <w:rPr>
          <w:lang w:val="en-US"/>
        </w:rPr>
        <w:t>b</w:t>
      </w:r>
      <w:r w:rsidR="00617087">
        <w:t>ảng 7</w:t>
      </w:r>
      <w:r w:rsidR="00617087">
        <w:rPr>
          <w:lang w:val="en-US"/>
        </w:rPr>
        <w:fldChar w:fldCharType="end"/>
      </w:r>
      <w:r w:rsidR="00FB0597">
        <w:rPr>
          <w:lang w:val="en-US"/>
        </w:rPr>
        <w:t xml:space="preserve"> </w:t>
      </w:r>
      <w:r>
        <w:rPr>
          <w:lang w:val="en-US"/>
        </w:rPr>
        <w:t>sau khi xử lý bằng kỹ thuật Pivot Transformation</w:t>
      </w:r>
      <w:bookmarkEnd w:id="133"/>
    </w:p>
    <w:p w:rsidR="0024121E" w:rsidRPr="00FB0597" w:rsidRDefault="0024121E" w:rsidP="0024121E">
      <w:pPr>
        <w:ind w:firstLine="720"/>
        <w:rPr>
          <w:lang w:val="en-US"/>
        </w:rPr>
      </w:pPr>
      <w:r>
        <w:rPr>
          <w:lang w:val="en-US"/>
        </w:rPr>
        <w:t>Kỹ thuật Pivot Transformation giúp cho việc phân lớp được thực hiện dễ dàng hơn.</w:t>
      </w:r>
    </w:p>
    <w:p w:rsidR="0024121E" w:rsidRPr="00254F61" w:rsidRDefault="003C68D2" w:rsidP="001620E1">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9032D0">
      <w:pPr>
        <w:pStyle w:val="Heading2"/>
        <w:rPr>
          <w:lang w:val="en-US"/>
        </w:rPr>
      </w:pPr>
      <w:bookmarkStart w:id="134" w:name="_Toc312162636"/>
      <w:commentRangeStart w:id="135"/>
      <w:r>
        <w:rPr>
          <w:lang w:val="en-US"/>
        </w:rPr>
        <w:t>So khớp kết hợp mức độ tương quan giữa các tag</w:t>
      </w:r>
      <w:bookmarkEnd w:id="134"/>
      <w:commentRangeEnd w:id="135"/>
      <w:r w:rsidR="006302AD">
        <w:rPr>
          <w:rStyle w:val="CommentReference"/>
          <w:rFonts w:eastAsiaTheme="minorHAnsi" w:cstheme="minorBidi"/>
          <w:b w:val="0"/>
          <w:bCs w:val="0"/>
          <w:color w:val="auto"/>
        </w:rPr>
        <w:commentReference w:id="135"/>
      </w:r>
    </w:p>
    <w:p w:rsidR="009E758A" w:rsidRDefault="009E758A" w:rsidP="009032D0">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w:t>
      </w:r>
      <w:r w:rsidR="00867325">
        <w:rPr>
          <w:lang w:val="en-US"/>
        </w:rPr>
        <w:t>cung cấp giải pháp lưu trữ</w:t>
      </w:r>
      <w:r>
        <w:rPr>
          <w:lang w:val="en-US"/>
        </w:rPr>
        <w:t xml:space="preserve"> kết quả tính toán độ tương quan vào </w:t>
      </w:r>
      <w:r w:rsidR="00867325">
        <w:rPr>
          <w:lang w:val="en-US"/>
        </w:rPr>
        <w:t>bảng SimilerirityTerm để truy vấn sử dụng</w:t>
      </w:r>
      <w:r>
        <w:rPr>
          <w:lang w:val="en-US"/>
        </w:rPr>
        <w:t xml:space="preserve">, sau đó xây dựng phương pháp so khớp thông tin </w:t>
      </w:r>
      <w:r w:rsidR="00867325">
        <w:rPr>
          <w:lang w:val="en-US"/>
        </w:rPr>
        <w:t xml:space="preserve">kết hợp so sánh </w:t>
      </w:r>
      <w:r>
        <w:rPr>
          <w:lang w:val="en-US"/>
        </w:rPr>
        <w:t>ngữ nghĩa</w:t>
      </w:r>
      <w:r w:rsidR="00867325">
        <w:rPr>
          <w:lang w:val="en-US"/>
        </w:rPr>
        <w:t xml:space="preserve"> để tính mức độ tương quan giữa các tag và cập nhật dữ liệu cho bảng SimilerityTerm</w:t>
      </w:r>
      <w:r>
        <w:rPr>
          <w:lang w:val="en-US"/>
        </w:rPr>
        <w:t>.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lastRenderedPageBreak/>
        <w:drawing>
          <wp:inline distT="0" distB="0" distL="0" distR="0" wp14:anchorId="6BC9CC99" wp14:editId="37BB0D3B">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36" w:name="_Toc312162741"/>
      <w:r>
        <w:t xml:space="preserve">Hình </w:t>
      </w:r>
      <w:r>
        <w:fldChar w:fldCharType="begin"/>
      </w:r>
      <w:r>
        <w:instrText xml:space="preserve"> SEQ Hình \* ARABIC </w:instrText>
      </w:r>
      <w:r>
        <w:fldChar w:fldCharType="separate"/>
      </w:r>
      <w:r w:rsidR="00BE63CA">
        <w:t>29</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36"/>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w:t>
      </w:r>
      <w:r w:rsidR="00867325">
        <w:rPr>
          <w:lang w:val="en-US"/>
        </w:rPr>
        <w:t>gia phả</w:t>
      </w:r>
      <w:r>
        <w:rPr>
          <w:lang w:val="en-US"/>
        </w:rPr>
        <w:t xml:space="preserve">,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w:t>
      </w:r>
      <w:r w:rsidR="00867325">
        <w:rPr>
          <w:lang w:val="en-US"/>
        </w:rPr>
        <w:t xml:space="preserve"> </w:t>
      </w:r>
      <w:r>
        <w:rPr>
          <w:lang w:val="en-US"/>
        </w:rPr>
        <w:t>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lastRenderedPageBreak/>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xml:space="preserve">.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w:t>
      </w:r>
      <w:r w:rsidR="00867325">
        <w:rPr>
          <w:lang w:val="en-US"/>
        </w:rPr>
        <w:t>“</w:t>
      </w:r>
      <w:r>
        <w:rPr>
          <w:lang w:val="en-US"/>
        </w:rPr>
        <w:t>người phát sinh nhu cầu</w:t>
      </w:r>
      <w:r w:rsidR="00867325">
        <w:rPr>
          <w:lang w:val="en-US"/>
        </w:rPr>
        <w:t>”</w:t>
      </w:r>
      <w:r>
        <w:rPr>
          <w:lang w:val="en-US"/>
        </w:rPr>
        <w:t xml:space="preserve">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867FC7" w:rsidRDefault="00855F74" w:rsidP="009032D0">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3C4D5C" w:rsidRPr="003C4D5C" w:rsidRDefault="003C4D5C" w:rsidP="009032D0">
      <w:pPr>
        <w:ind w:firstLine="720"/>
        <w:rPr>
          <w:i/>
          <w:lang w:val="en-US"/>
        </w:rPr>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đối </w:t>
      </w:r>
      <w:r w:rsidR="00284114">
        <w:rPr>
          <w:i/>
          <w:lang w:val="en-US"/>
        </w:rPr>
        <w:lastRenderedPageBreak/>
        <w:t>tượng thông qua SimilarityTerm giúp cải thiện tốc độ truy xuất giúp cho hệ thống so khớp làm việc nhanh và hiệu quả hơn.</w:t>
      </w:r>
    </w:p>
    <w:p w:rsidR="006302AD" w:rsidRDefault="006302AD">
      <w:pPr>
        <w:pStyle w:val="Heading3"/>
        <w:rPr>
          <w:ins w:id="137" w:author="Le Duong Cong Phuc" w:date="2011-12-21T19:20:00Z"/>
        </w:rPr>
        <w:pPrChange w:id="138" w:author="Le Duong Cong Phuc" w:date="2011-12-21T19:20:00Z">
          <w:pPr>
            <w:pStyle w:val="Heading2"/>
          </w:pPr>
        </w:pPrChange>
      </w:pPr>
      <w:bookmarkStart w:id="139" w:name="_Toc312162637"/>
    </w:p>
    <w:p w:rsidR="00254F61" w:rsidRDefault="00254F61" w:rsidP="009032D0">
      <w:pPr>
        <w:pStyle w:val="Heading2"/>
        <w:rPr>
          <w:lang w:val="en-US"/>
        </w:rPr>
      </w:pPr>
      <w:r>
        <w:rPr>
          <w:lang w:val="en-US"/>
        </w:rPr>
        <w:t>Áp dụng cây quyết định</w:t>
      </w:r>
      <w:r w:rsidR="00E11B70">
        <w:rPr>
          <w:lang w:val="en-US"/>
        </w:rPr>
        <w:t xml:space="preserve"> vào bài toán</w:t>
      </w:r>
      <w:bookmarkEnd w:id="139"/>
    </w:p>
    <w:p w:rsidR="00A44BC1" w:rsidRDefault="00A44BC1" w:rsidP="00A44BC1">
      <w:pPr>
        <w:ind w:firstLine="576"/>
        <w:rPr>
          <w:lang w:val="en-US"/>
        </w:rPr>
      </w:pPr>
      <w:r>
        <w:rPr>
          <w:lang w:val="en-US"/>
        </w:rPr>
        <w:t>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lastRenderedPageBreak/>
        <w:drawing>
          <wp:inline distT="0" distB="0" distL="0" distR="0" wp14:anchorId="1DF76FD2" wp14:editId="38898788">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40" w:name="_Toc312162742"/>
      <w:r>
        <w:t xml:space="preserve">Hình </w:t>
      </w:r>
      <w:r>
        <w:fldChar w:fldCharType="begin"/>
      </w:r>
      <w:r>
        <w:instrText xml:space="preserve"> SEQ Hình \* ARABIC </w:instrText>
      </w:r>
      <w:r>
        <w:fldChar w:fldCharType="separate"/>
      </w:r>
      <w:r w:rsidR="00BE63CA">
        <w:t>30</w:t>
      </w:r>
      <w:r>
        <w:fldChar w:fldCharType="end"/>
      </w:r>
      <w:r>
        <w:rPr>
          <w:lang w:val="en-US"/>
        </w:rPr>
        <w:t>. Ví dụ về lưu trữ thông tin thông qua taxonomy</w:t>
      </w:r>
      <w:bookmarkEnd w:id="140"/>
    </w:p>
    <w:p w:rsidR="009410EA" w:rsidRPr="009410EA" w:rsidRDefault="009410EA" w:rsidP="009410EA">
      <w:pPr>
        <w:rPr>
          <w:lang w:val="en-US"/>
        </w:rPr>
      </w:pPr>
    </w:p>
    <w:p w:rsidR="007D1739" w:rsidRPr="007D1739" w:rsidRDefault="007D1739" w:rsidP="007D1739">
      <w:pPr>
        <w:rPr>
          <w:lang w:val="en-US"/>
        </w:rPr>
      </w:pPr>
      <w:r>
        <w:rPr>
          <w:lang w:val="en-US"/>
        </w:rPr>
        <w:tab/>
        <w:t xml:space="preserve">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w:t>
      </w:r>
      <w:r w:rsidR="00B84D0D">
        <w:rPr>
          <w:lang w:val="en-US"/>
        </w:rPr>
        <w:t xml:space="preserve">kích thước màn hình của sản phẩm cần phải là 5” </w:t>
      </w:r>
      <w:r>
        <w:rPr>
          <w:lang w:val="en-US"/>
        </w:rPr>
        <w:t>.</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w:t>
      </w:r>
      <w:r w:rsidR="00D25C7A" w:rsidRPr="00D25C7A">
        <w:rPr>
          <w:lang w:val="en-US"/>
        </w:rPr>
        <w:lastRenderedPageBreak/>
        <w:t>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 các quan hệ này không dễ dàng tìm được một cách hợp lý thông qua quan sát ngẫu nhiên.</w:t>
      </w:r>
      <w:r w:rsidR="00E3036F">
        <w:rPr>
          <w:lang w:val="en-US"/>
        </w:rPr>
        <w:t xml:space="preserve"> </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xml:space="preserve">, gán cho mỗi trường </w:t>
      </w:r>
      <w:r w:rsidR="00B84D0D">
        <w:rPr>
          <w:lang w:val="en-US"/>
        </w:rPr>
        <w:t xml:space="preserve">dữ liệu </w:t>
      </w:r>
      <w:r w:rsidRPr="001C5309">
        <w:rPr>
          <w:lang w:val="en-US"/>
        </w:rPr>
        <w:t>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w:t>
      </w:r>
      <w:r w:rsidR="00B84D0D">
        <w:rPr>
          <w:lang w:val="en-US"/>
        </w:rPr>
        <w:t>quan</w:t>
      </w:r>
      <w:r w:rsidR="00B84D0D" w:rsidRPr="005A29AD">
        <w:rPr>
          <w:lang w:val="en-US"/>
        </w:rPr>
        <w:t xml:space="preserve"> </w:t>
      </w:r>
      <w:r w:rsidRPr="005A29AD">
        <w:rPr>
          <w:lang w:val="en-US"/>
        </w:rPr>
        <w:t>và mạnh mẽ để người dùng có thể sử dụng truy cập và phân tích các thông tin</w:t>
      </w:r>
      <w:r>
        <w:rPr>
          <w:lang w:val="en-US"/>
        </w:rPr>
        <w:t xml:space="preserve">. Hạt nhân cuối cùng trong Microsoft BI đó là Microsoft SQL Server (hỗ trợ 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949"/>
        <w:gridCol w:w="729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Thành phần</w:t>
            </w:r>
          </w:p>
        </w:tc>
        <w:tc>
          <w:tcPr>
            <w:tcW w:w="0" w:type="auto"/>
            <w:hideMark/>
          </w:tcPr>
          <w:p w:rsidR="005A29AD" w:rsidRPr="005A29AD" w:rsidRDefault="005A29AD" w:rsidP="005A29AD">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lastRenderedPageBreak/>
              <w:t>SQL Server Database Engine</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Integration Services</w:t>
            </w:r>
          </w:p>
        </w:tc>
        <w:tc>
          <w:tcPr>
            <w:tcW w:w="0" w:type="auto"/>
            <w:hideMark/>
          </w:tcPr>
          <w:p w:rsidR="005A29AD" w:rsidRPr="005A29AD" w:rsidRDefault="005A29AD" w:rsidP="005A29AD">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Analysis Services</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Reporting Services</w:t>
            </w:r>
          </w:p>
        </w:tc>
        <w:tc>
          <w:tcPr>
            <w:tcW w:w="0" w:type="auto"/>
            <w:hideMark/>
          </w:tcPr>
          <w:p w:rsidR="005A29AD" w:rsidRPr="005A29AD" w:rsidRDefault="005A29AD" w:rsidP="005A29AD">
            <w:pPr>
              <w:keepNext/>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bookmarkStart w:id="141" w:name="_Toc312162760"/>
      <w:r>
        <w:t xml:space="preserve">Bảng </w:t>
      </w:r>
      <w:r>
        <w:fldChar w:fldCharType="begin"/>
      </w:r>
      <w:r>
        <w:instrText xml:space="preserve"> SEQ Bảng \* ARABIC </w:instrText>
      </w:r>
      <w:r>
        <w:fldChar w:fldCharType="separate"/>
      </w:r>
      <w:r w:rsidR="00CF46E1">
        <w:t>9</w:t>
      </w:r>
      <w:r>
        <w:fldChar w:fldCharType="end"/>
      </w:r>
      <w:r>
        <w:rPr>
          <w:lang w:val="en-US"/>
        </w:rPr>
        <w:t xml:space="preserve">. Các thành phần của </w:t>
      </w:r>
      <w:r w:rsidRPr="005A29AD">
        <w:rPr>
          <w:lang w:val="en-US"/>
        </w:rPr>
        <w:t>Microsoft Business Intelligence</w:t>
      </w:r>
      <w:bookmarkEnd w:id="141"/>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 xml:space="preserve">Việc thực hiện tạo cây quyết định có thể mất nhiều thời gian tính toán. Giải pháp </w:t>
      </w:r>
      <w:r w:rsidR="00B84D0D">
        <w:rPr>
          <w:i/>
          <w:lang w:val="en-US"/>
        </w:rPr>
        <w:t xml:space="preserve">nhằm </w:t>
      </w:r>
      <w:r w:rsidR="00617200" w:rsidRPr="00894A2A">
        <w:rPr>
          <w:i/>
          <w:lang w:val="en-US"/>
        </w:rPr>
        <w:t xml:space="preserve">đảm bảo hiệu năng </w:t>
      </w:r>
      <w:r w:rsidR="00B84D0D">
        <w:rPr>
          <w:i/>
          <w:lang w:val="en-US"/>
        </w:rPr>
        <w:t xml:space="preserve">hệ thống khi áp dụng cây quyết định </w:t>
      </w:r>
      <w:r w:rsidR="00617200" w:rsidRPr="00894A2A">
        <w:rPr>
          <w:i/>
          <w:lang w:val="en-US"/>
        </w:rPr>
        <w:t>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t>Tóm lại, n</w:t>
      </w:r>
      <w:r w:rsidRPr="00894A2A">
        <w:rPr>
          <w:i/>
          <w:lang w:val="en-US"/>
        </w:rPr>
        <w:t xml:space="preserve">hằm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w:t>
      </w:r>
      <w:r w:rsidRPr="00894A2A">
        <w:rPr>
          <w:i/>
          <w:lang w:val="en-US"/>
        </w:rPr>
        <w:lastRenderedPageBreak/>
        <w:t>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3E698C" w:rsidRDefault="002373EA" w:rsidP="009032D0">
      <w:pPr>
        <w:pStyle w:val="Heading2"/>
        <w:rPr>
          <w:lang w:val="en-US"/>
        </w:rPr>
      </w:pPr>
      <w:bookmarkStart w:id="142" w:name="_Toc312162638"/>
      <w:r>
        <w:rPr>
          <w:lang w:val="en-US"/>
        </w:rPr>
        <w:t>Áp dụng</w:t>
      </w:r>
      <w:r w:rsidR="00202448">
        <w:rPr>
          <w:lang w:val="en-US"/>
        </w:rPr>
        <w:t xml:space="preserve"> lý thuyết</w:t>
      </w:r>
      <w:r>
        <w:rPr>
          <w:lang w:val="en-US"/>
        </w:rPr>
        <w:t xml:space="preserve"> kiến trúc phần mềm vào bài toán</w:t>
      </w:r>
      <w:bookmarkEnd w:id="142"/>
    </w:p>
    <w:p w:rsidR="00CE1CBD" w:rsidRPr="008936AC" w:rsidRDefault="00CE1CBD" w:rsidP="00F3034E">
      <w:pPr>
        <w:ind w:firstLine="360"/>
        <w:rPr>
          <w:lang w:val="en-US"/>
        </w:rPr>
      </w:pPr>
      <w:r w:rsidRPr="008936AC">
        <w:rPr>
          <w:lang w:val="en-US"/>
        </w:rPr>
        <w:t>Như đã trình bày tổng quan một số lý thuyết cơ sở về kiến trúc phần mềm (</w:t>
      </w:r>
      <w:r w:rsidR="00E56448">
        <w:rPr>
          <w:lang w:val="en-US"/>
        </w:rPr>
        <w:t xml:space="preserve">được đề cập trong báo cáo </w:t>
      </w:r>
      <w:r w:rsidRPr="008936AC">
        <w:rPr>
          <w:lang w:val="en-US"/>
        </w:rPr>
        <w:t>từ</w:t>
      </w:r>
      <w:r w:rsidR="00E56448">
        <w:rPr>
          <w:lang w:val="en-US"/>
        </w:rPr>
        <w:t xml:space="preserve"> phần</w:t>
      </w:r>
      <w:r w:rsidRPr="008936AC">
        <w:rPr>
          <w:lang w:val="en-US"/>
        </w:rPr>
        <w:t xml:space="preserve"> </w:t>
      </w:r>
      <w:r w:rsidR="00E56448">
        <w:rPr>
          <w:lang w:val="en-US"/>
        </w:rPr>
        <w:t>3.6.5</w:t>
      </w:r>
      <w:r w:rsidR="00E56448" w:rsidRPr="008936AC">
        <w:rPr>
          <w:lang w:val="en-US"/>
        </w:rPr>
        <w:t xml:space="preserve"> </w:t>
      </w:r>
      <w:r w:rsidRPr="008936AC">
        <w:rPr>
          <w:lang w:val="en-US"/>
        </w:rPr>
        <w:t xml:space="preserve">đến </w:t>
      </w:r>
      <w:r w:rsidR="00E56448">
        <w:rPr>
          <w:lang w:val="en-US"/>
        </w:rPr>
        <w:t>3.6.9</w:t>
      </w:r>
      <w:r w:rsidRPr="008936AC">
        <w:rPr>
          <w:lang w:val="en-US"/>
        </w:rPr>
        <w:t xml:space="preserve">). Vậy làm thế nào áp dụng các cơ sở lý thuyết trên vào xây dựng kiến trúc phần mềm hiện thực giải pháp </w:t>
      </w:r>
      <w:r w:rsidR="00F3034E">
        <w:rPr>
          <w:lang w:val="en-US"/>
        </w:rPr>
        <w:t>ba</w:t>
      </w:r>
      <w:r w:rsidRPr="008936AC">
        <w:rPr>
          <w:lang w:val="en-US"/>
        </w:rPr>
        <w:t xml:space="preserve"> bài toán chính trên.</w:t>
      </w:r>
    </w:p>
    <w:p w:rsidR="00CE1CBD" w:rsidRPr="008936AC" w:rsidRDefault="00CE1CBD" w:rsidP="00F3034E">
      <w:pPr>
        <w:pStyle w:val="ListParagraph"/>
        <w:numPr>
          <w:ilvl w:val="0"/>
          <w:numId w:val="46"/>
        </w:numPr>
        <w:ind w:left="0" w:firstLine="360"/>
        <w:rPr>
          <w:lang w:val="en-US"/>
        </w:rPr>
      </w:pPr>
      <w:r w:rsidRPr="008936AC">
        <w:rPr>
          <w:lang w:val="en-US"/>
        </w:rPr>
        <w:t xml:space="preserve">Cơ sở lý thuyết về mô hình 4+1 </w:t>
      </w:r>
      <w:r w:rsidR="00F3034E" w:rsidRPr="008936AC">
        <w:rPr>
          <w:lang w:val="en-US"/>
        </w:rPr>
        <w:t xml:space="preserve">architecture </w:t>
      </w:r>
      <w:r w:rsidR="00F3034E">
        <w:rPr>
          <w:lang w:val="en-US"/>
        </w:rPr>
        <w:t>v</w:t>
      </w:r>
      <w:r w:rsidRPr="008936AC">
        <w:rPr>
          <w:lang w:val="en-US"/>
        </w:rPr>
        <w:t>iew model: giúp mô tả giải pháp của mỗi bài toán dưới nhiều gốc độ khác nhau: Senarios, Logical, Process, Development, Physical. Từ đó xác định 3 khía cạnh chính của kiến trúc phần mềm: Components, Connecters, Constraint.</w:t>
      </w:r>
    </w:p>
    <w:p w:rsidR="00CE1CBD" w:rsidRPr="008936AC" w:rsidRDefault="00CE1CBD" w:rsidP="00F3034E">
      <w:pPr>
        <w:pStyle w:val="ListParagraph"/>
        <w:numPr>
          <w:ilvl w:val="0"/>
          <w:numId w:val="46"/>
        </w:numPr>
        <w:ind w:left="0" w:firstLine="360"/>
        <w:rPr>
          <w:lang w:val="en-US"/>
        </w:rPr>
      </w:pPr>
      <w:r w:rsidRPr="008936AC">
        <w:rPr>
          <w:lang w:val="en-US"/>
        </w:rPr>
        <w:t>Cơ sở lý thuyết về OOP Paradigm, Design Pattern giúp thiết kế kiến trúc mức chi tiết.</w:t>
      </w:r>
    </w:p>
    <w:p w:rsidR="00CE1CBD" w:rsidRPr="008936AC" w:rsidRDefault="00CE1CBD" w:rsidP="00F3034E">
      <w:pPr>
        <w:pStyle w:val="ListParagraph"/>
        <w:numPr>
          <w:ilvl w:val="0"/>
          <w:numId w:val="46"/>
        </w:numPr>
        <w:ind w:left="0" w:firstLine="360"/>
        <w:rPr>
          <w:lang w:val="en-US"/>
        </w:rPr>
      </w:pPr>
      <w:r w:rsidRPr="008936AC">
        <w:rPr>
          <w:lang w:val="en-US"/>
        </w:rPr>
        <w:t>Ngoài ra</w:t>
      </w:r>
      <w:r w:rsidR="00F3034E">
        <w:rPr>
          <w:lang w:val="en-US"/>
        </w:rPr>
        <w:t>,</w:t>
      </w:r>
      <w:r w:rsidRPr="008936AC">
        <w:rPr>
          <w:lang w:val="en-US"/>
        </w:rPr>
        <w:t xml:space="preserve"> với các yêu cầu khác về chất lượng của kiến trúc phần mềm (như tính mở rộng, tính khả chuyển, tính hiệu năng…) mà áp dụng sự tổng hợp các cơ sở lý thuyết về kiến trúc để thiết kế kiến trúc phần mềm.</w:t>
      </w:r>
    </w:p>
    <w:p w:rsidR="002E55B1" w:rsidRDefault="002E55B1" w:rsidP="009032D0">
      <w:pPr>
        <w:pStyle w:val="Heading1"/>
        <w:rPr>
          <w:lang w:val="en-US"/>
        </w:rPr>
      </w:pPr>
      <w:bookmarkStart w:id="143" w:name="_Toc312162639"/>
      <w:r>
        <w:rPr>
          <w:lang w:val="en-US"/>
        </w:rPr>
        <w:t>Áp dụng giải pháp vào bài toán Job Zoom</w:t>
      </w:r>
      <w:bookmarkEnd w:id="143"/>
    </w:p>
    <w:p w:rsidR="00A51802" w:rsidRDefault="00A51802" w:rsidP="009032D0">
      <w:pPr>
        <w:pStyle w:val="Heading2"/>
        <w:rPr>
          <w:lang w:val="en-US"/>
        </w:rPr>
      </w:pPr>
      <w:bookmarkStart w:id="144" w:name="_Toc312162640"/>
      <w:r>
        <w:rPr>
          <w:lang w:val="en-US"/>
        </w:rPr>
        <w:t>Thực trạng các website tuyển dụng hiện nay</w:t>
      </w:r>
      <w:bookmarkEnd w:id="144"/>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 xml:space="preserve">Không hỗ trợ ứng viên viết CV, không thể hiện kiến thức, kỹ năng nào có mức độ quan trọng đối với công việc hiện tại mà họ muốn </w:t>
      </w:r>
      <w:r w:rsidR="00C253A5">
        <w:rPr>
          <w:lang w:val="en-US"/>
        </w:rPr>
        <w:t>ứng tuyển</w:t>
      </w:r>
      <w:r>
        <w:rPr>
          <w:lang w:val="en-US"/>
        </w:rPr>
        <w:t xml:space="preserve">, không thể hiện cho ứng viên biết kỹ năng nào ứng viên còn thiếu sót cần học tập, trau dồi thêm. Các </w:t>
      </w:r>
      <w:r>
        <w:rPr>
          <w:lang w:val="en-US"/>
        </w:rPr>
        <w:lastRenderedPageBreak/>
        <w:t xml:space="preserve">website hiện tại, chức năng gợi ý cho ứng viên bổ sung thông tin hồ sơ còn đơn giản (chỉ gợi ý ứng viên nên cập nhật các thông tin quan trọng như kinh nghiệm làm việc, học vấn), không hướng đến một vị trí làm việc hay ngành nghề mà ứng viên </w:t>
      </w:r>
      <w:r w:rsidR="003E2581">
        <w:rPr>
          <w:lang w:val="en-US"/>
        </w:rPr>
        <w:t xml:space="preserve">mong </w:t>
      </w:r>
      <w:r>
        <w:rPr>
          <w:lang w:val="en-US"/>
        </w:rPr>
        <w:t>muốn,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45" w:name="_Toc312162641"/>
      <w:r w:rsidRPr="00287AE6">
        <w:rPr>
          <w:lang w:val="en-US"/>
        </w:rPr>
        <w:t>Những vấn đề Job Zoom cần giải quyết</w:t>
      </w:r>
      <w:bookmarkEnd w:id="145"/>
    </w:p>
    <w:p w:rsidR="002E55B1" w:rsidRDefault="002E55B1" w:rsidP="009032D0">
      <w:pPr>
        <w:pStyle w:val="Heading3"/>
        <w:rPr>
          <w:lang w:val="en-US"/>
        </w:rPr>
      </w:pPr>
      <w:bookmarkStart w:id="146" w:name="_Toc312162642"/>
      <w:r>
        <w:rPr>
          <w:lang w:val="en-US"/>
        </w:rPr>
        <w:t>Vấn đề</w:t>
      </w:r>
      <w:r w:rsidRPr="003E741F">
        <w:rPr>
          <w:lang w:val="en-US"/>
        </w:rPr>
        <w:t xml:space="preserve"> 1: Hỗ trợ người dùng viết CV theo ngành nghề</w:t>
      </w:r>
      <w:bookmarkEnd w:id="146"/>
      <w:r w:rsidRPr="00632004">
        <w:rPr>
          <w:lang w:val="en-US"/>
        </w:rPr>
        <w:t xml:space="preserve"> </w:t>
      </w:r>
    </w:p>
    <w:p w:rsidR="002E55B1" w:rsidRDefault="002E55B1" w:rsidP="001F42D2">
      <w:pPr>
        <w:ind w:firstLine="720"/>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1F42D2">
      <w:pPr>
        <w:pStyle w:val="ListParagraph"/>
        <w:ind w:left="0" w:firstLine="720"/>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w:t>
      </w:r>
      <w:r w:rsidR="00446B22">
        <w:rPr>
          <w:lang w:val="en-US"/>
        </w:rPr>
        <w:t>ị</w:t>
      </w:r>
      <w:r w:rsidRPr="00632004">
        <w:rPr>
          <w:lang w:val="en-US"/>
        </w:rPr>
        <w:t xml:space="preserve">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47" w:name="_Toc312162643"/>
      <w:r>
        <w:rPr>
          <w:lang w:val="en-US"/>
        </w:rPr>
        <w:lastRenderedPageBreak/>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47"/>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48" w:name="_Toc312162644"/>
      <w:r>
        <w:rPr>
          <w:lang w:val="en-US"/>
        </w:rPr>
        <w:t xml:space="preserve">Vấn đề 3: </w:t>
      </w:r>
      <w:r w:rsidR="00503014">
        <w:rPr>
          <w:lang w:val="en-US"/>
        </w:rPr>
        <w:t>So khớp hồ sơ ứng viên với yêu cầu tuyển dụng</w:t>
      </w:r>
      <w:bookmarkEnd w:id="148"/>
    </w:p>
    <w:p w:rsidR="002B209D" w:rsidRDefault="002B209D" w:rsidP="009032D0">
      <w:pPr>
        <w:ind w:firstLine="720"/>
        <w:rPr>
          <w:lang w:val="en-US"/>
        </w:rPr>
      </w:pPr>
      <w:r>
        <w:rPr>
          <w:lang w:val="en-US"/>
        </w:rPr>
        <w:t xml:space="preserve">Sau quá trình phân tích nghiệp vụ tuyển dụng, </w:t>
      </w:r>
      <w:r w:rsidR="00F831D0">
        <w:rPr>
          <w:lang w:val="en-US"/>
        </w:rPr>
        <w:t>chúng tôi nhận thấy</w:t>
      </w:r>
      <w:r>
        <w:rPr>
          <w:lang w:val="en-US"/>
        </w:rPr>
        <w:t xml:space="preserve">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 xml:space="preserve">Hệ </w:t>
      </w:r>
      <w:r w:rsidR="009A3163">
        <w:rPr>
          <w:lang w:val="en-US"/>
        </w:rPr>
        <w:t xml:space="preserve">thống </w:t>
      </w:r>
      <w:r w:rsidR="00D15949">
        <w:rPr>
          <w:lang w:val="en-US"/>
        </w:rPr>
        <w:t>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w:t>
      </w:r>
      <w:r w:rsidR="009A3163">
        <w:rPr>
          <w:lang w:val="en-US"/>
        </w:rPr>
        <w:t xml:space="preserve">thống </w:t>
      </w:r>
      <w:r w:rsidR="00D15949">
        <w:rPr>
          <w:lang w:val="en-US"/>
        </w:rPr>
        <w:t xml:space="preserve">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r w:rsidR="0075263C">
        <w:rPr>
          <w:lang w:val="en-US"/>
        </w:rPr>
        <w:t>.</w:t>
      </w:r>
    </w:p>
    <w:p w:rsidR="002E55B1" w:rsidRDefault="002E55B1" w:rsidP="009032D0">
      <w:pPr>
        <w:pStyle w:val="Heading2"/>
        <w:rPr>
          <w:lang w:val="en-US"/>
        </w:rPr>
      </w:pPr>
      <w:bookmarkStart w:id="149" w:name="_Toc312162645"/>
      <w:r>
        <w:rPr>
          <w:lang w:val="en-US"/>
        </w:rPr>
        <w:t>Kết quả mong muốn</w:t>
      </w:r>
      <w:bookmarkEnd w:id="149"/>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lastRenderedPageBreak/>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r w:rsidR="00E33EBE">
        <w:rPr>
          <w:lang w:val="en-US"/>
        </w:rPr>
        <w:t>.</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w:t>
      </w:r>
      <w:r w:rsidR="00B246C5">
        <w:rPr>
          <w:lang w:val="en-US"/>
        </w:rPr>
        <w:t xml:space="preserve"> và</w:t>
      </w:r>
      <w:r>
        <w:rPr>
          <w:lang w:val="en-US"/>
        </w:rPr>
        <w:t xml:space="preserve"> triển khai.</w:t>
      </w:r>
    </w:p>
    <w:p w:rsidR="00C841C2" w:rsidRDefault="00BE63CA" w:rsidP="009032D0">
      <w:pPr>
        <w:pStyle w:val="Heading1"/>
        <w:rPr>
          <w:lang w:val="en-US"/>
        </w:rPr>
      </w:pPr>
      <w:bookmarkStart w:id="150" w:name="_Toc312162646"/>
      <w:r>
        <w:rPr>
          <w:lang w:val="en-US"/>
        </w:rPr>
        <w:t>Những vấn đề cần giải quyết trong JobZoom framework</w:t>
      </w:r>
      <w:bookmarkEnd w:id="150"/>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51" w:name="_Toc312162647"/>
      <w:r>
        <w:rPr>
          <w:lang w:val="en-US"/>
        </w:rPr>
        <w:t xml:space="preserve">Khái quát phương pháp giải quyết </w:t>
      </w:r>
      <w:r w:rsidR="0052696B">
        <w:rPr>
          <w:lang w:val="en-US"/>
        </w:rPr>
        <w:t>vấn đề</w:t>
      </w:r>
      <w:bookmarkEnd w:id="151"/>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w:t>
      </w:r>
      <w:r w:rsidR="00801CC7">
        <w:rPr>
          <w:lang w:val="en-US"/>
        </w:rPr>
        <w:t xml:space="preserve">của kiến trúc được xây dựng </w:t>
      </w:r>
      <w:r>
        <w:rPr>
          <w:lang w:val="en-US"/>
        </w:rPr>
        <w:t>sẽ giúp nhà tuyển dụng dễ dàng hơn trong việc đăng tải yêu cầu công việ</w:t>
      </w:r>
      <w:r w:rsidR="00801CC7">
        <w:rPr>
          <w:lang w:val="en-US"/>
        </w:rPr>
        <w:t>c</w:t>
      </w:r>
      <w:r>
        <w:rPr>
          <w:lang w:val="en-US"/>
        </w:rPr>
        <w:t xml:space="preserve">,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52" w:name="_Toc312162648"/>
      <w:r>
        <w:rPr>
          <w:lang w:val="en-US"/>
        </w:rPr>
        <w:t xml:space="preserve">Ứng dụng </w:t>
      </w:r>
      <w:r w:rsidR="00877E7C">
        <w:rPr>
          <w:lang w:val="en-US"/>
        </w:rPr>
        <w:t xml:space="preserve">cấu trúc </w:t>
      </w:r>
      <w:r>
        <w:rPr>
          <w:lang w:val="en-US"/>
        </w:rPr>
        <w:t>lưu trữ dưới dạng tag kết hợp taxonomy</w:t>
      </w:r>
      <w:bookmarkEnd w:id="152"/>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w:t>
      </w:r>
      <w:r>
        <w:rPr>
          <w:lang w:val="en-US"/>
        </w:rPr>
        <w:lastRenderedPageBreak/>
        <w:t xml:space="preserve">linh động. Đồng thời, thông tin về yêu cầu tuyển dụng cũng được lưu trữ dưới dạng văn bản, gây khó khăn trong việc so khớp giữa hồ sơ xin việc và yêu cầu tuyển dụng của doanh nghiệp. Chúng tôi nhận thấy </w:t>
      </w:r>
      <w:r w:rsidR="00877E7C">
        <w:rPr>
          <w:lang w:val="en-US"/>
        </w:rPr>
        <w:t xml:space="preserve">giải pháp </w:t>
      </w:r>
      <w:r>
        <w:rPr>
          <w:lang w:val="en-US"/>
        </w:rPr>
        <w:t xml:space="preserve">kiến trúc </w:t>
      </w:r>
      <w:r w:rsidR="00877E7C">
        <w:rPr>
          <w:lang w:val="en-US"/>
        </w:rPr>
        <w:t xml:space="preserve">của </w:t>
      </w:r>
      <w:r>
        <w:rPr>
          <w:lang w:val="en-US"/>
        </w:rPr>
        <w:t xml:space="preserve">chúng tôi khi áp dụng vào lĩnh vực tuyển dụng rất hiệu quả. Các website tuyển dụng cần có một tổ chức thông tin linh hoạt và so khớp nhanh </w:t>
      </w:r>
      <w:r w:rsidR="00877E7C">
        <w:rPr>
          <w:lang w:val="en-US"/>
        </w:rPr>
        <w:t xml:space="preserve">và </w:t>
      </w:r>
      <w:r>
        <w:rPr>
          <w:lang w:val="en-US"/>
        </w:rPr>
        <w:t xml:space="preserve">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53" w:name="_Toc312162649"/>
      <w:r>
        <w:rPr>
          <w:lang w:val="en-US"/>
        </w:rPr>
        <w:t>Ứng dụng hệ thống so khớp kết hợp mức độ tương quan</w:t>
      </w:r>
      <w:bookmarkEnd w:id="153"/>
    </w:p>
    <w:bookmarkEnd w:id="18"/>
    <w:bookmarkEnd w:id="19"/>
    <w:p w:rsidR="0076142F" w:rsidRDefault="0076142F" w:rsidP="0076142F">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76142F" w:rsidRDefault="0076142F" w:rsidP="0076142F">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Và mối tương quan này cũng khác nhau nếu ta nhìn dưới một góc nhìn (view) khác nhau, ví dụ đối với vị trí lập trình viên thì kỹ năng thuyết trình và kỹ năng truyền thông có độ tương quan cao, nhưng nếu xét ở một vị trí nhân viên marketing thì hai kỹ năng này có sự phân biệt rõ ràng hơn, tức là độ tương quan thấp hơn. Vậy làm sao hệ thống có thể so khớp hai cây thông tin này để đưa ra mức độ khớp của chúng ? </w:t>
      </w:r>
    </w:p>
    <w:p w:rsidR="00807EBF" w:rsidRDefault="00807EBF" w:rsidP="009032D0">
      <w:pPr>
        <w:pStyle w:val="Heading2"/>
        <w:rPr>
          <w:lang w:val="en-US"/>
        </w:rPr>
      </w:pPr>
      <w:bookmarkStart w:id="154" w:name="_Toc312162650"/>
      <w:r>
        <w:t>Ứng dụng cây quyết định</w:t>
      </w:r>
      <w:bookmarkEnd w:id="154"/>
    </w:p>
    <w:p w:rsidR="00CE1CBD" w:rsidRPr="00F570E5" w:rsidRDefault="00CE1CBD" w:rsidP="00CE1CBD">
      <w:pPr>
        <w:ind w:firstLine="576"/>
        <w:rPr>
          <w:lang w:val="en-US"/>
        </w:rPr>
      </w:pPr>
      <w:r>
        <w:rPr>
          <w:lang w:val="en-US"/>
        </w:rPr>
        <w:t xml:space="preserve">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w:t>
      </w:r>
      <w:r>
        <w:rPr>
          <w:lang w:val="en-US"/>
        </w:rPr>
        <w:lastRenderedPageBreak/>
        <w:t>thuộc tính nào doanh nghiệp cần và những thuộc tính đó thường được ứng viên miêu tả ra sao đối với vị trí tuyển dụng của họ đang cần đăng tuyển.</w:t>
      </w:r>
    </w:p>
    <w:p w:rsidR="00CE1CBD" w:rsidRDefault="00CE1CBD" w:rsidP="00CE1CBD">
      <w:pPr>
        <w:ind w:firstLine="720"/>
        <w:rPr>
          <w:lang w:val="en-US"/>
        </w:rPr>
      </w:pPr>
      <w:r>
        <w:rPr>
          <w:lang w:val="en-US"/>
        </w:rPr>
        <w:t xml:space="preserve">Thuộc tính phân lớp “Is Approve” (thuộc tính xác định ứng viên có được nhà tuyển dụng nhận hay không sau khi </w:t>
      </w:r>
      <w:r w:rsidR="001211B7">
        <w:rPr>
          <w:lang w:val="en-US"/>
        </w:rPr>
        <w:t xml:space="preserve">nộp hồ sơ </w:t>
      </w:r>
      <w:r w:rsidR="00877E7C">
        <w:rPr>
          <w:lang w:val="en-US"/>
        </w:rPr>
        <w:t>ứng tuyển</w:t>
      </w:r>
      <w:r>
        <w:rPr>
          <w:lang w:val="en-US"/>
        </w:rPr>
        <w:t xml:space="preserve">) đóng vai trò là thuộc tính phân lớp. Như vậy, khi khai thác dữ liệu, hệ thống sẽ sinh ra rất nhiều cây quyết định theo từng vị trí làm việc, những cây này sẽ được </w:t>
      </w:r>
      <w:r w:rsidR="007C1A91">
        <w:rPr>
          <w:lang w:val="en-US"/>
        </w:rPr>
        <w:t xml:space="preserve">tổng hợp </w:t>
      </w:r>
      <w:r>
        <w:rPr>
          <w:lang w:val="en-US"/>
        </w:rPr>
        <w:t>lại giúp việc truy vấn kết quả trở nên dễ dàng hơn.</w:t>
      </w:r>
    </w:p>
    <w:p w:rsidR="00CE1CBD" w:rsidRDefault="00CE1CBD" w:rsidP="00CE1CBD">
      <w:pPr>
        <w:ind w:firstLine="720"/>
        <w:rPr>
          <w:lang w:val="en-US"/>
        </w:rPr>
      </w:pPr>
      <w:r>
        <w:rPr>
          <w:lang w:val="en-US"/>
        </w:rPr>
        <w:t>Kết quả khi tạo cây quyết định thể hiện chúng ta có thể thấy mức độ phụ thuộc, tầm quan trọng của các thuộc tính trong việc lựa chọn ứng viên vào một v</w:t>
      </w:r>
      <w:r w:rsidR="00446B22">
        <w:rPr>
          <w:lang w:val="en-US"/>
        </w:rPr>
        <w:t>ị</w:t>
      </w:r>
      <w:r>
        <w:rPr>
          <w:lang w:val="en-US"/>
        </w:rPr>
        <w:t xml:space="preserve">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CE1CBD" w:rsidRDefault="00CE1CBD" w:rsidP="00CE1CBD">
      <w:pPr>
        <w:ind w:firstLine="720"/>
        <w:rPr>
          <w:lang w:val="en-US"/>
        </w:rPr>
      </w:pPr>
      <w:r>
        <w:rPr>
          <w:lang w:val="en-US"/>
        </w:rPr>
        <w:t>Thông qua cây quyết định và việc gom nhóm cây, vấn đề 1 của JobZoom framework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Nhưng chính việc ứng dụng taxonomy được đề cập ở trên đã giải quyết phần còn lại của vấn đề 1, khi ứng viên apply vào vị trí công việc tại một công ty cụ thể, thì những thuộc tính nào giúp ứng viên apply vào vị trí đó có xác suất được nhận cao nhất.</w:t>
      </w:r>
    </w:p>
    <w:p w:rsidR="008F4F0F" w:rsidRDefault="008F4F0F" w:rsidP="009032D0">
      <w:pPr>
        <w:pStyle w:val="Heading2"/>
        <w:rPr>
          <w:lang w:val="en-US"/>
        </w:rPr>
      </w:pPr>
      <w:bookmarkStart w:id="155" w:name="_Toc312162651"/>
      <w:r w:rsidRPr="008F4F0F">
        <w:lastRenderedPageBreak/>
        <w:t>Ứng dụng kiến trúc dễ dàng triển khai và mở rộng</w:t>
      </w:r>
      <w:bookmarkEnd w:id="155"/>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w:t>
      </w:r>
      <w:r w:rsidR="00446B22">
        <w:rPr>
          <w:lang w:val="en-US"/>
        </w:rPr>
        <w:t xml:space="preserve"> </w:t>
      </w:r>
      <w:r>
        <w:rPr>
          <w:lang w:val="en-US"/>
        </w:rPr>
        <w:t>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56" w:name="_Toc312162652"/>
      <w:r w:rsidRPr="008F4F0F">
        <w:t xml:space="preserve">Ứng dụng kiến trúc </w:t>
      </w:r>
      <w:r>
        <w:rPr>
          <w:lang w:val="en-US"/>
        </w:rPr>
        <w:t>đảm bảo hiệu năng khi áp dụng cây quyết định và hệ thống so khớp</w:t>
      </w:r>
      <w:bookmarkEnd w:id="156"/>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 xml:space="preserve">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w:t>
      </w:r>
      <w:r w:rsidR="00446B22">
        <w:rPr>
          <w:lang w:val="en-US"/>
        </w:rPr>
        <w:t xml:space="preserve">xử lý </w:t>
      </w:r>
      <w:r>
        <w:rPr>
          <w:lang w:val="en-US"/>
        </w:rPr>
        <w:t>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lastRenderedPageBreak/>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57" w:name="_Toc312162653"/>
      <w:r>
        <w:rPr>
          <w:lang w:val="en-US"/>
        </w:rPr>
        <w:t>Giải pháp k</w:t>
      </w:r>
      <w:r w:rsidR="00102DBA">
        <w:rPr>
          <w:lang w:val="en-US"/>
        </w:rPr>
        <w:t>iến trúc cổng thông tin tìm việc JobZoom</w:t>
      </w:r>
      <w:bookmarkEnd w:id="157"/>
      <w:r w:rsidR="004B4C20">
        <w:rPr>
          <w:lang w:val="en-US"/>
        </w:rPr>
        <w:t xml:space="preserve"> </w:t>
      </w:r>
    </w:p>
    <w:p w:rsidR="00102DBA" w:rsidRDefault="00102DBA" w:rsidP="009032D0">
      <w:pPr>
        <w:pStyle w:val="Heading2"/>
        <w:rPr>
          <w:lang w:val="en-US"/>
        </w:rPr>
      </w:pPr>
      <w:bookmarkStart w:id="158" w:name="_Toc312162654"/>
      <w:commentRangeStart w:id="159"/>
      <w:r>
        <w:rPr>
          <w:lang w:val="en-US"/>
        </w:rPr>
        <w:t>Điều kiện ra đời</w:t>
      </w:r>
      <w:bookmarkEnd w:id="158"/>
      <w:commentRangeEnd w:id="159"/>
      <w:r w:rsidR="00AD1E56">
        <w:rPr>
          <w:rStyle w:val="CommentReference"/>
          <w:rFonts w:eastAsiaTheme="minorHAnsi" w:cstheme="minorBidi"/>
          <w:b w:val="0"/>
          <w:bCs w:val="0"/>
          <w:color w:val="auto"/>
        </w:rPr>
        <w:commentReference w:id="159"/>
      </w:r>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15"/>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6"/>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Giải quyết bài toán kiến trúc</w:t>
      </w:r>
      <w:r w:rsidR="00E647DF">
        <w:rPr>
          <w:lang w:val="en-US"/>
        </w:rPr>
        <w:fldChar w:fldCharType="end"/>
      </w:r>
      <w:r>
        <w:rPr>
          <w:lang w:val="en-US"/>
        </w:rPr>
        <w:t>.</w:t>
      </w:r>
      <w:bookmarkStart w:id="160" w:name="_Toc310954208"/>
    </w:p>
    <w:p w:rsidR="004B0C9E" w:rsidRDefault="004B0C9E" w:rsidP="009032D0">
      <w:pPr>
        <w:pStyle w:val="Heading2"/>
        <w:rPr>
          <w:lang w:val="en-US"/>
        </w:rPr>
      </w:pPr>
      <w:bookmarkStart w:id="161" w:name="_Toc312162655"/>
      <w:r>
        <w:rPr>
          <w:lang w:val="en-US"/>
        </w:rPr>
        <w:lastRenderedPageBreak/>
        <w:t xml:space="preserve">Kiến trúc </w:t>
      </w:r>
      <w:r w:rsidR="004524EB">
        <w:rPr>
          <w:lang w:val="en-US"/>
        </w:rPr>
        <w:t xml:space="preserve">JobZoom </w:t>
      </w:r>
      <w:r>
        <w:rPr>
          <w:lang w:val="en-US"/>
        </w:rPr>
        <w:t>framework</w:t>
      </w:r>
      <w:bookmarkEnd w:id="160"/>
      <w:bookmarkEnd w:id="161"/>
    </w:p>
    <w:p w:rsidR="00FD7447" w:rsidRDefault="004B0C9E" w:rsidP="009032D0">
      <w:pPr>
        <w:pStyle w:val="Heading3"/>
        <w:rPr>
          <w:lang w:val="en-US"/>
        </w:rPr>
      </w:pPr>
      <w:bookmarkStart w:id="162" w:name="_Toc310954209"/>
      <w:bookmarkStart w:id="163" w:name="_Toc312162656"/>
      <w:r>
        <w:rPr>
          <w:lang w:val="en-US"/>
        </w:rPr>
        <w:t>Kiến trúc tổng quan framework</w:t>
      </w:r>
      <w:bookmarkEnd w:id="162"/>
      <w:bookmarkEnd w:id="163"/>
    </w:p>
    <w:p w:rsidR="00AD1E56" w:rsidRDefault="00AD1E56" w:rsidP="00E86F78">
      <w:pPr>
        <w:rPr>
          <w:lang w:val="en-US"/>
        </w:rPr>
      </w:pPr>
      <w:r>
        <w:rPr>
          <w:lang w:val="en-US"/>
        </w:rPr>
        <w:drawing>
          <wp:inline distT="0" distB="0" distL="0" distR="0" wp14:anchorId="2C6BA429" wp14:editId="388577FC">
            <wp:extent cx="5824728" cy="3035808"/>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24728" cy="3035808"/>
                    </a:xfrm>
                    <a:prstGeom prst="rect">
                      <a:avLst/>
                    </a:prstGeom>
                    <a:noFill/>
                  </pic:spPr>
                </pic:pic>
              </a:graphicData>
            </a:graphic>
          </wp:inline>
        </w:drawing>
      </w:r>
    </w:p>
    <w:p w:rsidR="00E86F78" w:rsidRDefault="00E86F78" w:rsidP="00E86F78">
      <w:pPr>
        <w:rPr>
          <w:lang w:val="en-US"/>
        </w:rPr>
      </w:pPr>
      <w:r>
        <w:rPr>
          <w:lang w:val="en-US"/>
        </w:rPr>
        <w:t>Kiến trúc tổng quan của JobZoom framework được mô tả cụ thể qua mô hình 4+1 architecture view với cái nhìn với nhiều gốc độ khác nhau:</w:t>
      </w:r>
    </w:p>
    <w:p w:rsidR="00E86F78" w:rsidRPr="003956F6" w:rsidRDefault="00E86F78" w:rsidP="00E86F78">
      <w:pPr>
        <w:pStyle w:val="ListParagraph"/>
        <w:numPr>
          <w:ilvl w:val="0"/>
          <w:numId w:val="19"/>
        </w:numPr>
        <w:rPr>
          <w:lang w:val="en-US"/>
        </w:rPr>
      </w:pPr>
      <w:r w:rsidRPr="003956F6">
        <w:rPr>
          <w:lang w:val="en-US"/>
        </w:rPr>
        <w:t>Senarios: mô tả các trường hợp sử dụng cụ thể của JobZoom framework, được mô tả thông qua sơ đồ Use case model.</w:t>
      </w:r>
    </w:p>
    <w:p w:rsidR="00E86F78" w:rsidRPr="00BA49D5" w:rsidRDefault="00E86F78" w:rsidP="00E86F78">
      <w:pPr>
        <w:pStyle w:val="ListParagraph"/>
        <w:numPr>
          <w:ilvl w:val="0"/>
          <w:numId w:val="47"/>
        </w:numPr>
        <w:rPr>
          <w:lang w:val="en-US"/>
        </w:rPr>
      </w:pPr>
      <w:r w:rsidRPr="00BA49D5">
        <w:rPr>
          <w:lang w:val="en-US"/>
        </w:rPr>
        <w:t>Logical view: mô tả kiến kiến JobZoom framework dưới gốc độ của của người sử dụng framework. Ở đây có 2 mô hình mô tả logical view đó là: class diagram và layer diagram.</w:t>
      </w:r>
    </w:p>
    <w:p w:rsidR="00E86F78" w:rsidRPr="00BA49D5" w:rsidRDefault="00E86F78" w:rsidP="00E86F78">
      <w:pPr>
        <w:pStyle w:val="ListParagraph"/>
        <w:numPr>
          <w:ilvl w:val="0"/>
          <w:numId w:val="47"/>
        </w:numPr>
        <w:rPr>
          <w:lang w:val="en-US"/>
        </w:rPr>
      </w:pPr>
      <w:r w:rsidRPr="00BA49D5">
        <w:rPr>
          <w:lang w:val="en-US"/>
        </w:rPr>
        <w:t>Development view: mô tả kiến trúc JobZoom framework dưới gốc độ của người lập trình viên phát triển JobZoom framework được thể hiện thông qua sơ đồ component diagram.</w:t>
      </w:r>
    </w:p>
    <w:p w:rsidR="00E86F78" w:rsidRPr="00BA49D5" w:rsidRDefault="00E86F78" w:rsidP="00E86F78">
      <w:pPr>
        <w:pStyle w:val="ListParagraph"/>
        <w:numPr>
          <w:ilvl w:val="0"/>
          <w:numId w:val="47"/>
        </w:numPr>
        <w:rPr>
          <w:lang w:val="en-US"/>
        </w:rPr>
      </w:pPr>
      <w:r w:rsidRPr="00BA49D5">
        <w:rPr>
          <w:lang w:val="en-US"/>
        </w:rPr>
        <w:t>Process view: mô tả kiến trúc JobZoom framework dưới gốc độ của người tích hợp hệ thống cần nắm các quy trình xử lý của hệ thống, được thể hiện qua mô hình activity diagram.</w:t>
      </w:r>
    </w:p>
    <w:p w:rsidR="00E86F78" w:rsidRPr="00866840" w:rsidRDefault="00E86F78" w:rsidP="00F831D0">
      <w:pPr>
        <w:pStyle w:val="ListParagraph"/>
        <w:numPr>
          <w:ilvl w:val="0"/>
          <w:numId w:val="47"/>
        </w:numPr>
        <w:rPr>
          <w:lang w:val="en-US"/>
        </w:rPr>
      </w:pPr>
      <w:r w:rsidRPr="00866840">
        <w:rPr>
          <w:lang w:val="en-US"/>
        </w:rPr>
        <w:t>Physical view: mô t</w:t>
      </w:r>
      <w:r w:rsidRPr="00656CAB">
        <w:rPr>
          <w:lang w:val="en-US"/>
        </w:rPr>
        <w:t>ả kiến trúc JobZoom framework dưới g</w:t>
      </w:r>
      <w:r w:rsidRPr="0083650A">
        <w:rPr>
          <w:lang w:val="en-US"/>
        </w:rPr>
        <w:t>ố</w:t>
      </w:r>
      <w:r w:rsidRPr="00180EC8">
        <w:rPr>
          <w:lang w:val="en-US"/>
        </w:rPr>
        <w:t>c độ c</w:t>
      </w:r>
      <w:r w:rsidRPr="0097118E">
        <w:rPr>
          <w:lang w:val="en-US"/>
        </w:rPr>
        <w:t>ủ</w:t>
      </w:r>
      <w:r w:rsidRPr="004753B9">
        <w:rPr>
          <w:lang w:val="en-US"/>
        </w:rPr>
        <w:t>a người triển khai h</w:t>
      </w:r>
      <w:r w:rsidRPr="00866840">
        <w:rPr>
          <w:lang w:val="en-US"/>
        </w:rPr>
        <w:t>ệ thống phải làm việc với các Tier mức vật lý của hệ thống, được thể hiên qua mô hình logic vật lý.</w:t>
      </w:r>
    </w:p>
    <w:p w:rsidR="00E86F78" w:rsidRPr="00E86F78" w:rsidRDefault="00E86F78" w:rsidP="00E86F78">
      <w:pPr>
        <w:rPr>
          <w:lang w:val="en-US"/>
        </w:rPr>
      </w:pPr>
    </w:p>
    <w:p w:rsidR="00B87AD5" w:rsidRDefault="00B87AD5" w:rsidP="009032D0">
      <w:pPr>
        <w:pStyle w:val="Heading4"/>
        <w:rPr>
          <w:lang w:val="en-US"/>
        </w:rPr>
      </w:pPr>
      <w:r w:rsidRPr="00FD7447">
        <w:rPr>
          <w:lang w:val="en-US"/>
        </w:rPr>
        <w:lastRenderedPageBreak/>
        <w:t>Senarios (Use Case)</w:t>
      </w:r>
      <w:r w:rsidR="00E86F78">
        <w:rPr>
          <w:lang w:val="en-US"/>
        </w:rPr>
        <w:t xml:space="preserve"> -</w:t>
      </w:r>
      <w:r w:rsidR="00863B1F" w:rsidRPr="00FD7447">
        <w:rPr>
          <w:lang w:val="en-US"/>
        </w:rPr>
        <w:t xml:space="preserve">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E86F78" w:rsidRDefault="0083650A" w:rsidP="00E86F78">
      <w:pPr>
        <w:rPr>
          <w:lang w:val="en-US"/>
        </w:rPr>
      </w:pPr>
      <w:r>
        <w:rPr>
          <w:lang w:val="en-US"/>
        </w:rPr>
        <w:t>Theo phần 7.1 về điều kiện ra đời và phần 7.2 về kiến trúc tổng quan của JobZoom framework</w:t>
      </w:r>
      <w:r w:rsidR="000607A5">
        <w:rPr>
          <w:lang w:val="en-US"/>
        </w:rPr>
        <w:t xml:space="preserve">: </w:t>
      </w:r>
      <w:r w:rsidR="00AD254D">
        <w:rPr>
          <w:lang w:val="en-US"/>
        </w:rPr>
        <w:t>JobZoom Framework ra đời và trong đó cung cấp cho lập trình viên phát triển các website tìm kiếm việc làm một thư viện lập trình linh hoạt giao tiếp với JobZoom framework phục vụ cho việc ứng dụng giải quyết các 3 bài toán lớn.</w:t>
      </w:r>
    </w:p>
    <w:p w:rsidR="002312F0" w:rsidRDefault="00180EC8" w:rsidP="00F831D0">
      <w:pPr>
        <w:pStyle w:val="ListParagraph"/>
        <w:numPr>
          <w:ilvl w:val="0"/>
          <w:numId w:val="49"/>
        </w:numPr>
        <w:rPr>
          <w:lang w:val="en-US"/>
        </w:rPr>
      </w:pPr>
      <w:r w:rsidRPr="00180EC8">
        <w:rPr>
          <w:lang w:val="en-US"/>
        </w:rPr>
        <w:t xml:space="preserve">JobZoom framework </w:t>
      </w:r>
      <w:r>
        <w:rPr>
          <w:lang w:val="en-US"/>
        </w:rPr>
        <w:t xml:space="preserve">library là component trung gian giữa các người sử dụng JobZoom framework vì framework library </w:t>
      </w:r>
      <w:r w:rsidR="0097118E">
        <w:rPr>
          <w:lang w:val="en-US"/>
        </w:rPr>
        <w:t xml:space="preserve">(API) </w:t>
      </w:r>
      <w:r>
        <w:rPr>
          <w:lang w:val="en-US"/>
        </w:rPr>
        <w:t xml:space="preserve">làm việc với tất cả các Component khác trong framework (được mô tả cụ thể qua layer diagram trong phần </w:t>
      </w:r>
      <w:r w:rsidR="007C59C8">
        <w:rPr>
          <w:lang w:val="en-US"/>
        </w:rPr>
        <w:t xml:space="preserve">7.2.1.2 </w:t>
      </w:r>
      <w:r>
        <w:rPr>
          <w:lang w:val="en-US"/>
        </w:rPr>
        <w:t>Logical View)</w:t>
      </w:r>
      <w:r w:rsidR="007C59C8">
        <w:rPr>
          <w:lang w:val="en-US"/>
        </w:rPr>
        <w:t>.</w:t>
      </w:r>
    </w:p>
    <w:p w:rsidR="007C59C8" w:rsidRPr="00180EC8" w:rsidRDefault="0097118E" w:rsidP="00F831D0">
      <w:pPr>
        <w:pStyle w:val="ListParagraph"/>
        <w:numPr>
          <w:ilvl w:val="0"/>
          <w:numId w:val="49"/>
        </w:numPr>
        <w:rPr>
          <w:lang w:val="en-US"/>
        </w:rPr>
      </w:pPr>
      <w:r>
        <w:rPr>
          <w:lang w:val="en-US"/>
        </w:rPr>
        <w:t>Vì JobZoom libray (API) có vai trò trung gian vì vậy các trường hợp sử dụng của JobZoom framework cũng được thể hiện tất cả trong framework library (API) này:</w:t>
      </w:r>
    </w:p>
    <w:p w:rsidR="000C1A91" w:rsidRDefault="00025104" w:rsidP="009032D0">
      <w:pPr>
        <w:rPr>
          <w:lang w:val="en-US"/>
        </w:rPr>
      </w:pPr>
      <w:commentRangeStart w:id="164"/>
      <w:r>
        <w:rPr>
          <w:lang w:val="en-US"/>
        </w:rPr>
        <w:drawing>
          <wp:inline distT="0" distB="0" distL="0" distR="0" wp14:anchorId="04306DC0" wp14:editId="50EF18F8">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commentRangeEnd w:id="164"/>
      <w:r w:rsidR="002312F0">
        <w:rPr>
          <w:rStyle w:val="CommentReference"/>
        </w:rPr>
        <w:commentReference w:id="164"/>
      </w:r>
    </w:p>
    <w:tbl>
      <w:tblPr>
        <w:tblStyle w:val="TableGrid"/>
        <w:tblW w:w="0" w:type="auto"/>
        <w:tblLook w:val="04A0" w:firstRow="1" w:lastRow="0" w:firstColumn="1" w:lastColumn="0" w:noHBand="0" w:noVBand="1"/>
      </w:tblPr>
      <w:tblGrid>
        <w:gridCol w:w="1638"/>
        <w:gridCol w:w="7605"/>
      </w:tblGrid>
      <w:tr w:rsidR="006F6D76" w:rsidRPr="006F6D76" w:rsidTr="008B44A1">
        <w:trPr>
          <w:ins w:id="165" w:author="Le Duong Cong Phuc" w:date="2011-12-21T15:51:00Z"/>
        </w:trPr>
        <w:tc>
          <w:tcPr>
            <w:tcW w:w="1638" w:type="dxa"/>
          </w:tcPr>
          <w:p w:rsidR="00DB338B" w:rsidRPr="006F6D76" w:rsidRDefault="00DB338B" w:rsidP="006F6D76">
            <w:pPr>
              <w:rPr>
                <w:ins w:id="166" w:author="Le Duong Cong Phuc" w:date="2011-12-21T15:51:00Z"/>
                <w:lang w:val="en-US"/>
              </w:rPr>
            </w:pPr>
            <w:ins w:id="167" w:author="Le Duong Cong Phuc" w:date="2011-12-21T15:51:00Z">
              <w:r w:rsidRPr="006F6D76">
                <w:rPr>
                  <w:lang w:val="en-US"/>
                </w:rPr>
                <w:lastRenderedPageBreak/>
                <w:t>Actor</w:t>
              </w:r>
            </w:ins>
          </w:p>
        </w:tc>
        <w:tc>
          <w:tcPr>
            <w:tcW w:w="7605" w:type="dxa"/>
          </w:tcPr>
          <w:p w:rsidR="00DB338B" w:rsidRPr="006F6D76" w:rsidRDefault="00DB338B" w:rsidP="006F6D76">
            <w:pPr>
              <w:rPr>
                <w:ins w:id="168" w:author="Le Duong Cong Phuc" w:date="2011-12-21T15:51:00Z"/>
                <w:lang w:val="en-US"/>
              </w:rPr>
            </w:pPr>
            <w:ins w:id="169" w:author="Le Duong Cong Phuc" w:date="2011-12-21T15:51:00Z">
              <w:r w:rsidRPr="006F6D76">
                <w:rPr>
                  <w:lang w:val="en-US"/>
                </w:rPr>
                <w:t>Mô tả</w:t>
              </w:r>
            </w:ins>
          </w:p>
        </w:tc>
      </w:tr>
      <w:tr w:rsidR="006F6D76" w:rsidRPr="006F6D76" w:rsidTr="008B44A1">
        <w:trPr>
          <w:ins w:id="170" w:author="Le Duong Cong Phuc" w:date="2011-12-21T15:51:00Z"/>
        </w:trPr>
        <w:tc>
          <w:tcPr>
            <w:tcW w:w="1638" w:type="dxa"/>
          </w:tcPr>
          <w:p w:rsidR="00DB338B" w:rsidRPr="006F6D76" w:rsidRDefault="00DB338B" w:rsidP="006F6D76">
            <w:pPr>
              <w:rPr>
                <w:ins w:id="171" w:author="Le Duong Cong Phuc" w:date="2011-12-21T15:51:00Z"/>
                <w:lang w:val="en-US"/>
              </w:rPr>
            </w:pPr>
            <w:ins w:id="172" w:author="Le Duong Cong Phuc" w:date="2011-12-21T15:51:00Z">
              <w:r w:rsidRPr="006F6D76">
                <w:rPr>
                  <w:lang w:val="en-US"/>
                </w:rPr>
                <w:t>&lt;Actor&gt;</w:t>
              </w:r>
            </w:ins>
          </w:p>
        </w:tc>
        <w:tc>
          <w:tcPr>
            <w:tcW w:w="7605" w:type="dxa"/>
          </w:tcPr>
          <w:p w:rsidR="00DB338B" w:rsidRPr="006F6D76" w:rsidRDefault="00DB338B" w:rsidP="006F6D76">
            <w:pPr>
              <w:rPr>
                <w:ins w:id="173" w:author="Le Duong Cong Phuc" w:date="2011-12-21T15:51:00Z"/>
                <w:lang w:val="en-US"/>
              </w:rPr>
            </w:pPr>
            <w:ins w:id="174" w:author="Le Duong Cong Phuc" w:date="2011-12-21T15:51:00Z">
              <w:r w:rsidRPr="006F6D76">
                <w:rPr>
                  <w:lang w:val="en-US"/>
                </w:rPr>
                <w:t>Actor tổng quát của Framework, mô tả người sử dụng Framework này vào nhiều mục đích khác nhau. Ở mỗi mục đích, Actor đó có một thể hiện riêng cụ thể: Người tìm kiếm việc (Job Seeker), Doanh nghiệp tuyển việc (Employer), Lập trình viên phát triển ứng dụng dựa trên Framework này (Developer)</w:t>
              </w:r>
            </w:ins>
          </w:p>
        </w:tc>
      </w:tr>
      <w:tr w:rsidR="006F6D76" w:rsidRPr="006F6D76" w:rsidTr="008B44A1">
        <w:trPr>
          <w:ins w:id="175" w:author="Le Duong Cong Phuc" w:date="2011-12-21T15:51:00Z"/>
        </w:trPr>
        <w:tc>
          <w:tcPr>
            <w:tcW w:w="1638" w:type="dxa"/>
          </w:tcPr>
          <w:p w:rsidR="00DB338B" w:rsidRPr="006F6D76" w:rsidRDefault="00DB338B" w:rsidP="006F6D76">
            <w:pPr>
              <w:rPr>
                <w:ins w:id="176" w:author="Le Duong Cong Phuc" w:date="2011-12-21T15:51:00Z"/>
                <w:lang w:val="en-US"/>
              </w:rPr>
            </w:pPr>
            <w:ins w:id="177" w:author="Le Duong Cong Phuc" w:date="2011-12-21T15:51:00Z">
              <w:r w:rsidRPr="006F6D76">
                <w:rPr>
                  <w:lang w:val="en-US"/>
                </w:rPr>
                <w:t>Job seeker</w:t>
              </w:r>
            </w:ins>
          </w:p>
        </w:tc>
        <w:tc>
          <w:tcPr>
            <w:tcW w:w="7605" w:type="dxa"/>
          </w:tcPr>
          <w:p w:rsidR="00DB338B" w:rsidRPr="006F6D76" w:rsidRDefault="00DB338B" w:rsidP="006F6D76">
            <w:pPr>
              <w:rPr>
                <w:ins w:id="178" w:author="Le Duong Cong Phuc" w:date="2011-12-21T15:51:00Z"/>
                <w:lang w:val="en-US"/>
              </w:rPr>
            </w:pPr>
            <w:ins w:id="179" w:author="Le Duong Cong Phuc" w:date="2011-12-21T15:51:00Z">
              <w:r w:rsidRPr="006F6D76">
                <w:rPr>
                  <w:lang w:val="en-US"/>
                </w:rPr>
                <w:t>Ứng viên tìm việc sử dụng hệ thống (ứng dụng JobZoom framework)</w:t>
              </w:r>
            </w:ins>
          </w:p>
        </w:tc>
      </w:tr>
      <w:tr w:rsidR="006F6D76" w:rsidRPr="006F6D76" w:rsidTr="008B44A1">
        <w:trPr>
          <w:ins w:id="180" w:author="Le Duong Cong Phuc" w:date="2011-12-21T15:51:00Z"/>
        </w:trPr>
        <w:tc>
          <w:tcPr>
            <w:tcW w:w="1638" w:type="dxa"/>
          </w:tcPr>
          <w:p w:rsidR="00DB338B" w:rsidRPr="006F6D76" w:rsidRDefault="00DB338B" w:rsidP="006F6D76">
            <w:pPr>
              <w:rPr>
                <w:ins w:id="181" w:author="Le Duong Cong Phuc" w:date="2011-12-21T15:51:00Z"/>
                <w:lang w:val="en-US"/>
              </w:rPr>
            </w:pPr>
            <w:ins w:id="182" w:author="Le Duong Cong Phuc" w:date="2011-12-21T15:51:00Z">
              <w:r w:rsidRPr="006F6D76">
                <w:rPr>
                  <w:lang w:val="en-US"/>
                </w:rPr>
                <w:t>Employer</w:t>
              </w:r>
            </w:ins>
          </w:p>
        </w:tc>
        <w:tc>
          <w:tcPr>
            <w:tcW w:w="7605" w:type="dxa"/>
          </w:tcPr>
          <w:p w:rsidR="00DB338B" w:rsidRPr="006F6D76" w:rsidRDefault="00DB338B" w:rsidP="006F6D76">
            <w:pPr>
              <w:rPr>
                <w:ins w:id="183" w:author="Le Duong Cong Phuc" w:date="2011-12-21T15:51:00Z"/>
                <w:lang w:val="en-US"/>
              </w:rPr>
            </w:pPr>
            <w:ins w:id="184" w:author="Le Duong Cong Phuc" w:date="2011-12-21T15:51:00Z">
              <w:r w:rsidRPr="006F6D76">
                <w:rPr>
                  <w:lang w:val="en-US"/>
                </w:rPr>
                <w:t>Nhà tuyển dụng sử dụng hệ thống (ứng dụng JobZoom framework)</w:t>
              </w:r>
            </w:ins>
          </w:p>
        </w:tc>
      </w:tr>
      <w:tr w:rsidR="006F6D76" w:rsidRPr="006F6D76" w:rsidTr="008B44A1">
        <w:trPr>
          <w:ins w:id="185" w:author="Le Duong Cong Phuc" w:date="2011-12-21T15:51:00Z"/>
        </w:trPr>
        <w:tc>
          <w:tcPr>
            <w:tcW w:w="1638" w:type="dxa"/>
          </w:tcPr>
          <w:p w:rsidR="00DB338B" w:rsidRPr="006F6D76" w:rsidRDefault="00DB338B" w:rsidP="006F6D76">
            <w:pPr>
              <w:rPr>
                <w:ins w:id="186" w:author="Le Duong Cong Phuc" w:date="2011-12-21T15:51:00Z"/>
                <w:lang w:val="en-US"/>
              </w:rPr>
            </w:pPr>
            <w:ins w:id="187" w:author="Le Duong Cong Phuc" w:date="2011-12-21T15:51:00Z">
              <w:r w:rsidRPr="006F6D76">
                <w:rPr>
                  <w:lang w:val="en-US"/>
                </w:rPr>
                <w:t>Developer</w:t>
              </w:r>
            </w:ins>
          </w:p>
        </w:tc>
        <w:tc>
          <w:tcPr>
            <w:tcW w:w="7605" w:type="dxa"/>
          </w:tcPr>
          <w:p w:rsidR="00DB338B" w:rsidRPr="006F6D76" w:rsidRDefault="00DB338B" w:rsidP="006F6D76">
            <w:pPr>
              <w:rPr>
                <w:ins w:id="188" w:author="Le Duong Cong Phuc" w:date="2011-12-21T15:51:00Z"/>
                <w:lang w:val="en-US"/>
              </w:rPr>
            </w:pPr>
            <w:ins w:id="189" w:author="Le Duong Cong Phuc" w:date="2011-12-21T15:51:00Z">
              <w:r w:rsidRPr="006F6D76">
                <w:rPr>
                  <w:lang w:val="en-US"/>
                </w:rPr>
                <w:t>Lập trình viên phát triển hệ thống tìm việc (ứng dụng JobZoom framework) sử dụng trực tiếp Jobzoom framework library (api)</w:t>
              </w:r>
            </w:ins>
          </w:p>
        </w:tc>
      </w:tr>
    </w:tbl>
    <w:p w:rsidR="007F1CA2" w:rsidRPr="006F6D76" w:rsidRDefault="007F1CA2" w:rsidP="006F6D76">
      <w:pPr>
        <w:rPr>
          <w:ins w:id="190" w:author="Le Duong Cong Phuc" w:date="2011-12-21T15:52:00Z"/>
          <w:lang w:val="en-US"/>
        </w:rPr>
      </w:pPr>
    </w:p>
    <w:tbl>
      <w:tblPr>
        <w:tblStyle w:val="TableGrid"/>
        <w:tblW w:w="0" w:type="auto"/>
        <w:tblLayout w:type="fixed"/>
        <w:tblLook w:val="04A0" w:firstRow="1" w:lastRow="0" w:firstColumn="1" w:lastColumn="0" w:noHBand="0" w:noVBand="1"/>
      </w:tblPr>
      <w:tblGrid>
        <w:gridCol w:w="918"/>
        <w:gridCol w:w="2250"/>
        <w:gridCol w:w="2070"/>
        <w:gridCol w:w="4005"/>
      </w:tblGrid>
      <w:tr w:rsidR="006F6D76" w:rsidRPr="006F6D76" w:rsidTr="008B44A1">
        <w:trPr>
          <w:ins w:id="191" w:author="Le Duong Cong Phuc" w:date="2011-12-21T15:52:00Z"/>
        </w:trPr>
        <w:tc>
          <w:tcPr>
            <w:tcW w:w="918" w:type="dxa"/>
          </w:tcPr>
          <w:p w:rsidR="008F75C7" w:rsidRPr="006F6D76" w:rsidRDefault="008F75C7" w:rsidP="006F6D76">
            <w:pPr>
              <w:rPr>
                <w:ins w:id="192" w:author="Le Duong Cong Phuc" w:date="2011-12-21T15:52:00Z"/>
                <w:lang w:val="en-US"/>
              </w:rPr>
            </w:pPr>
            <w:ins w:id="193" w:author="Le Duong Cong Phuc" w:date="2011-12-21T15:52:00Z">
              <w:r w:rsidRPr="006F6D76">
                <w:rPr>
                  <w:lang w:val="en-US"/>
                </w:rPr>
                <w:t>ID</w:t>
              </w:r>
            </w:ins>
          </w:p>
        </w:tc>
        <w:tc>
          <w:tcPr>
            <w:tcW w:w="2250" w:type="dxa"/>
          </w:tcPr>
          <w:p w:rsidR="008F75C7" w:rsidRPr="006F6D76" w:rsidRDefault="008F75C7" w:rsidP="006F6D76">
            <w:pPr>
              <w:rPr>
                <w:ins w:id="194" w:author="Le Duong Cong Phuc" w:date="2011-12-21T15:52:00Z"/>
                <w:lang w:val="en-US"/>
              </w:rPr>
            </w:pPr>
            <w:ins w:id="195" w:author="Le Duong Cong Phuc" w:date="2011-12-21T15:52:00Z">
              <w:r w:rsidRPr="006F6D76">
                <w:rPr>
                  <w:lang w:val="en-US"/>
                </w:rPr>
                <w:t>Tên Use Case</w:t>
              </w:r>
            </w:ins>
          </w:p>
        </w:tc>
        <w:tc>
          <w:tcPr>
            <w:tcW w:w="2070" w:type="dxa"/>
          </w:tcPr>
          <w:p w:rsidR="008F75C7" w:rsidRPr="006F6D76" w:rsidRDefault="008F75C7" w:rsidP="006F6D76">
            <w:pPr>
              <w:rPr>
                <w:ins w:id="196" w:author="Le Duong Cong Phuc" w:date="2011-12-21T15:52:00Z"/>
                <w:lang w:val="en-US"/>
              </w:rPr>
            </w:pPr>
            <w:ins w:id="197" w:author="Le Duong Cong Phuc" w:date="2011-12-21T15:52:00Z">
              <w:r w:rsidRPr="006F6D76">
                <w:rPr>
                  <w:lang w:val="en-US"/>
                </w:rPr>
                <w:t>Actor</w:t>
              </w:r>
            </w:ins>
          </w:p>
        </w:tc>
        <w:tc>
          <w:tcPr>
            <w:tcW w:w="4005" w:type="dxa"/>
          </w:tcPr>
          <w:p w:rsidR="008F75C7" w:rsidRPr="006F6D76" w:rsidRDefault="008F75C7" w:rsidP="006F6D76">
            <w:pPr>
              <w:rPr>
                <w:ins w:id="198" w:author="Le Duong Cong Phuc" w:date="2011-12-21T15:52:00Z"/>
                <w:lang w:val="en-US"/>
              </w:rPr>
            </w:pPr>
            <w:ins w:id="199" w:author="Le Duong Cong Phuc" w:date="2011-12-21T15:52:00Z">
              <w:r w:rsidRPr="006F6D76">
                <w:rPr>
                  <w:lang w:val="en-US"/>
                </w:rPr>
                <w:t>Mô tả</w:t>
              </w:r>
            </w:ins>
          </w:p>
        </w:tc>
      </w:tr>
      <w:tr w:rsidR="006F6D76" w:rsidRPr="006F6D76" w:rsidTr="008B44A1">
        <w:trPr>
          <w:ins w:id="200" w:author="Le Duong Cong Phuc" w:date="2011-12-21T15:52:00Z"/>
        </w:trPr>
        <w:tc>
          <w:tcPr>
            <w:tcW w:w="918" w:type="dxa"/>
          </w:tcPr>
          <w:p w:rsidR="008F75C7" w:rsidRPr="006F6D76" w:rsidRDefault="008F75C7" w:rsidP="006F6D76">
            <w:pPr>
              <w:rPr>
                <w:ins w:id="201" w:author="Le Duong Cong Phuc" w:date="2011-12-21T15:52:00Z"/>
                <w:lang w:val="en-US"/>
              </w:rPr>
            </w:pPr>
            <w:ins w:id="202" w:author="Le Duong Cong Phuc" w:date="2011-12-21T15:52:00Z">
              <w:r w:rsidRPr="006F6D76">
                <w:rPr>
                  <w:lang w:val="en-US"/>
                </w:rPr>
                <w:t>UC01</w:t>
              </w:r>
            </w:ins>
          </w:p>
        </w:tc>
        <w:tc>
          <w:tcPr>
            <w:tcW w:w="2250" w:type="dxa"/>
          </w:tcPr>
          <w:p w:rsidR="008F75C7" w:rsidRPr="006F6D76" w:rsidRDefault="008F75C7" w:rsidP="006F6D76">
            <w:pPr>
              <w:rPr>
                <w:ins w:id="203" w:author="Le Duong Cong Phuc" w:date="2011-12-21T15:52:00Z"/>
                <w:lang w:val="en-US"/>
              </w:rPr>
            </w:pPr>
            <w:ins w:id="204" w:author="Le Duong Cong Phuc" w:date="2011-12-21T15:52:00Z">
              <w:r w:rsidRPr="006F6D76">
                <w:rPr>
                  <w:lang w:val="en-US"/>
                </w:rPr>
                <w:t>Manage Flexible Attribute</w:t>
              </w:r>
            </w:ins>
          </w:p>
        </w:tc>
        <w:tc>
          <w:tcPr>
            <w:tcW w:w="2070" w:type="dxa"/>
          </w:tcPr>
          <w:p w:rsidR="008F75C7" w:rsidRPr="006F6D76" w:rsidRDefault="008F75C7" w:rsidP="006F6D76">
            <w:pPr>
              <w:rPr>
                <w:ins w:id="205" w:author="Le Duong Cong Phuc" w:date="2011-12-21T15:52:00Z"/>
                <w:lang w:val="en-US"/>
              </w:rPr>
            </w:pPr>
            <w:ins w:id="206" w:author="Le Duong Cong Phuc" w:date="2011-12-21T15:52:00Z">
              <w:r w:rsidRPr="006F6D76">
                <w:rPr>
                  <w:lang w:val="en-US"/>
                </w:rPr>
                <w:t>Developer</w:t>
              </w:r>
            </w:ins>
          </w:p>
        </w:tc>
        <w:tc>
          <w:tcPr>
            <w:tcW w:w="4005" w:type="dxa"/>
          </w:tcPr>
          <w:p w:rsidR="008F75C7" w:rsidRPr="006F6D76" w:rsidRDefault="008F75C7" w:rsidP="006F6D76">
            <w:pPr>
              <w:rPr>
                <w:ins w:id="207" w:author="Le Duong Cong Phuc" w:date="2011-12-21T15:52:00Z"/>
                <w:lang w:val="en-US"/>
              </w:rPr>
            </w:pPr>
            <w:ins w:id="208" w:author="Le Duong Cong Phuc" w:date="2011-12-21T15:52:00Z">
              <w:r w:rsidRPr="006F6D76">
                <w:rPr>
                  <w:lang w:val="en-US"/>
                </w:rPr>
                <w:t>Framework cung cấp khả năng quản lý tổ chức và lưu trữ thông tin linh hoạt (bài toán 1) phục vụ cho khả năng so khớp thông tin (bài toán 2). Thông tin người dùng hệ các hệ thống website tìm kiếm việc làm được triển khai, xây dựng từ Jobzoom framework sẽ được tổ chức và lưu trữ thông tin sang dạng tag và cây phân cấp phục vụ cho việc so khớp thông tin và hỗ trợ đưa ra quyết định sau này.</w:t>
              </w:r>
            </w:ins>
          </w:p>
          <w:p w:rsidR="008F75C7" w:rsidRPr="006F6D76" w:rsidRDefault="008F75C7" w:rsidP="006F6D76">
            <w:pPr>
              <w:rPr>
                <w:ins w:id="209" w:author="Le Duong Cong Phuc" w:date="2011-12-21T15:52:00Z"/>
                <w:lang w:val="en-US"/>
              </w:rPr>
            </w:pPr>
            <w:ins w:id="210" w:author="Le Duong Cong Phuc" w:date="2011-12-21T15:52:00Z">
              <w:r w:rsidRPr="006F6D76">
                <w:rPr>
                  <w:lang w:val="en-US"/>
                </w:rPr>
                <w:t>Pre-condition: thông tin người được mapping chuyển đổi sang dạng tag, tiền xử lý các tag, xử lý và lưu trữ dưới dạng cây phân cấp.</w:t>
              </w:r>
            </w:ins>
          </w:p>
          <w:p w:rsidR="008F75C7" w:rsidRPr="006F6D76" w:rsidRDefault="008F75C7" w:rsidP="006F6D76">
            <w:pPr>
              <w:rPr>
                <w:ins w:id="211" w:author="Le Duong Cong Phuc" w:date="2011-12-21T15:52:00Z"/>
                <w:lang w:val="en-US"/>
              </w:rPr>
            </w:pPr>
            <w:ins w:id="212" w:author="Le Duong Cong Phuc" w:date="2011-12-21T15:52:00Z">
              <w:r w:rsidRPr="006F6D76">
                <w:rPr>
                  <w:lang w:val="en-US"/>
                </w:rPr>
                <w:t xml:space="preserve">Post-condition: thông tin có cấu trúc (schema của các business entity </w:t>
              </w:r>
              <w:r w:rsidRPr="006F6D76">
                <w:rPr>
                  <w:lang w:val="en-US"/>
                </w:rPr>
                <w:lastRenderedPageBreak/>
                <w:t>riêng theo chiến lược xây dựng website) được chuyển đổi (mapping), tổ chức và lưu trữ sang dạng tag.</w:t>
              </w:r>
            </w:ins>
          </w:p>
        </w:tc>
      </w:tr>
      <w:tr w:rsidR="006F6D76" w:rsidRPr="006F6D76" w:rsidTr="008B44A1">
        <w:trPr>
          <w:ins w:id="213" w:author="Le Duong Cong Phuc" w:date="2011-12-21T15:52:00Z"/>
        </w:trPr>
        <w:tc>
          <w:tcPr>
            <w:tcW w:w="918" w:type="dxa"/>
          </w:tcPr>
          <w:p w:rsidR="008F75C7" w:rsidRPr="006F6D76" w:rsidRDefault="008F75C7" w:rsidP="006F6D76">
            <w:pPr>
              <w:rPr>
                <w:ins w:id="214" w:author="Le Duong Cong Phuc" w:date="2011-12-21T15:52:00Z"/>
                <w:lang w:val="en-US"/>
              </w:rPr>
            </w:pPr>
            <w:ins w:id="215" w:author="Le Duong Cong Phuc" w:date="2011-12-21T15:52:00Z">
              <w:r w:rsidRPr="006F6D76">
                <w:rPr>
                  <w:lang w:val="en-US"/>
                </w:rPr>
                <w:lastRenderedPageBreak/>
                <w:t>UC02</w:t>
              </w:r>
            </w:ins>
          </w:p>
        </w:tc>
        <w:tc>
          <w:tcPr>
            <w:tcW w:w="2250" w:type="dxa"/>
          </w:tcPr>
          <w:p w:rsidR="008F75C7" w:rsidRPr="006F6D76" w:rsidRDefault="008F75C7" w:rsidP="006F6D76">
            <w:pPr>
              <w:rPr>
                <w:ins w:id="216" w:author="Le Duong Cong Phuc" w:date="2011-12-21T15:52:00Z"/>
                <w:lang w:val="en-US"/>
              </w:rPr>
            </w:pPr>
            <w:ins w:id="217" w:author="Le Duong Cong Phuc" w:date="2011-12-21T15:52:00Z">
              <w:r w:rsidRPr="006F6D76">
                <w:rPr>
                  <w:lang w:val="en-US"/>
                </w:rPr>
                <w:t>Manage Taxonomy Engine</w:t>
              </w:r>
            </w:ins>
          </w:p>
        </w:tc>
        <w:tc>
          <w:tcPr>
            <w:tcW w:w="2070" w:type="dxa"/>
          </w:tcPr>
          <w:p w:rsidR="008F75C7" w:rsidRPr="006F6D76" w:rsidRDefault="008F75C7" w:rsidP="006F6D76">
            <w:pPr>
              <w:rPr>
                <w:ins w:id="218" w:author="Le Duong Cong Phuc" w:date="2011-12-21T15:52:00Z"/>
                <w:lang w:val="en-US"/>
              </w:rPr>
            </w:pPr>
            <w:ins w:id="219" w:author="Le Duong Cong Phuc" w:date="2011-12-21T15:52:00Z">
              <w:r w:rsidRPr="006F6D76">
                <w:rPr>
                  <w:lang w:val="en-US"/>
                </w:rPr>
                <w:t>Website owner</w:t>
              </w:r>
            </w:ins>
          </w:p>
          <w:p w:rsidR="008F75C7" w:rsidRPr="006F6D76" w:rsidRDefault="008F75C7" w:rsidP="006F6D76">
            <w:pPr>
              <w:rPr>
                <w:ins w:id="220" w:author="Le Duong Cong Phuc" w:date="2011-12-21T15:52:00Z"/>
                <w:lang w:val="en-US"/>
              </w:rPr>
            </w:pPr>
            <w:ins w:id="221" w:author="Le Duong Cong Phuc" w:date="2011-12-21T15:52:00Z">
              <w:r w:rsidRPr="006F6D76">
                <w:rPr>
                  <w:lang w:val="en-US"/>
                </w:rPr>
                <w:t>Developer</w:t>
              </w:r>
            </w:ins>
          </w:p>
        </w:tc>
        <w:tc>
          <w:tcPr>
            <w:tcW w:w="4005" w:type="dxa"/>
          </w:tcPr>
          <w:p w:rsidR="008F75C7" w:rsidRPr="006F6D76" w:rsidRDefault="008F75C7" w:rsidP="006F6D76">
            <w:pPr>
              <w:rPr>
                <w:ins w:id="222" w:author="Le Duong Cong Phuc" w:date="2011-12-21T15:52:00Z"/>
                <w:lang w:val="en-US"/>
              </w:rPr>
            </w:pPr>
            <w:ins w:id="223" w:author="Le Duong Cong Phuc" w:date="2011-12-21T15:52:00Z">
              <w:r w:rsidRPr="006F6D76">
                <w:rPr>
                  <w:lang w:val="en-US"/>
                </w:rPr>
                <w:t>Website owner: tùy theo chiến lược của mỗi website tìm kiếm việc mà đưa ra chiến lược đưa ra các thông tin phân hoạch (các thông tin giúp dựa vào đó mô tả thông tin của người tìm kiếm việc và yêu cầu công việc) trở thành các tiêu chí so khớp thông tin.</w:t>
              </w:r>
            </w:ins>
          </w:p>
          <w:p w:rsidR="008F75C7" w:rsidRPr="006F6D76" w:rsidRDefault="008F75C7" w:rsidP="006F6D76">
            <w:pPr>
              <w:rPr>
                <w:ins w:id="224" w:author="Le Duong Cong Phuc" w:date="2011-12-21T15:52:00Z"/>
                <w:lang w:val="en-US"/>
              </w:rPr>
            </w:pPr>
            <w:ins w:id="225" w:author="Le Duong Cong Phuc" w:date="2011-12-21T15:52:00Z">
              <w:r w:rsidRPr="006F6D76">
                <w:rPr>
                  <w:lang w:val="en-US"/>
                </w:rPr>
                <w:t>Developer: implement cây phân cấp tùy biến theo chiến lược website mình.</w:t>
              </w:r>
            </w:ins>
          </w:p>
          <w:p w:rsidR="008F75C7" w:rsidRPr="006F6D76" w:rsidRDefault="008F75C7" w:rsidP="006F6D76">
            <w:pPr>
              <w:rPr>
                <w:ins w:id="226" w:author="Le Duong Cong Phuc" w:date="2011-12-21T15:52:00Z"/>
                <w:lang w:val="en-US"/>
              </w:rPr>
            </w:pPr>
            <w:ins w:id="227" w:author="Le Duong Cong Phuc" w:date="2011-12-21T15:52:00Z">
              <w:r w:rsidRPr="006F6D76">
                <w:rPr>
                  <w:lang w:val="en-US"/>
                </w:rPr>
                <w:t>Pre-condition: phải có thông tin các thuộc tính phân hoạch  tùy theo chiến lược cũa mỗi website tìm kiếm việc.</w:t>
              </w:r>
            </w:ins>
          </w:p>
          <w:p w:rsidR="008F75C7" w:rsidRPr="006F6D76" w:rsidRDefault="008F75C7" w:rsidP="006F6D76">
            <w:pPr>
              <w:rPr>
                <w:ins w:id="228" w:author="Le Duong Cong Phuc" w:date="2011-12-21T15:52:00Z"/>
                <w:lang w:val="en-US"/>
              </w:rPr>
            </w:pPr>
            <w:ins w:id="229" w:author="Le Duong Cong Phuc" w:date="2011-12-21T15:52:00Z">
              <w:r w:rsidRPr="006F6D76">
                <w:rPr>
                  <w:lang w:val="en-US"/>
                </w:rPr>
                <w:t>Post-condition: tổ chức và lưu trữ thông tin phân cấp dựa theo các thông tin phân hoạch.</w:t>
              </w:r>
            </w:ins>
          </w:p>
        </w:tc>
      </w:tr>
      <w:tr w:rsidR="006F6D76" w:rsidRPr="006F6D76" w:rsidTr="008B44A1">
        <w:trPr>
          <w:ins w:id="230" w:author="Le Duong Cong Phuc" w:date="2011-12-21T15:52:00Z"/>
        </w:trPr>
        <w:tc>
          <w:tcPr>
            <w:tcW w:w="918" w:type="dxa"/>
          </w:tcPr>
          <w:p w:rsidR="008F75C7" w:rsidRPr="006F6D76" w:rsidRDefault="008F75C7" w:rsidP="006F6D76">
            <w:pPr>
              <w:rPr>
                <w:ins w:id="231" w:author="Le Duong Cong Phuc" w:date="2011-12-21T15:52:00Z"/>
                <w:lang w:val="en-US"/>
              </w:rPr>
            </w:pPr>
            <w:ins w:id="232" w:author="Le Duong Cong Phuc" w:date="2011-12-21T15:52:00Z">
              <w:r w:rsidRPr="006F6D76">
                <w:rPr>
                  <w:lang w:val="en-US"/>
                </w:rPr>
                <w:t>UC02</w:t>
              </w:r>
            </w:ins>
          </w:p>
        </w:tc>
        <w:tc>
          <w:tcPr>
            <w:tcW w:w="2250" w:type="dxa"/>
          </w:tcPr>
          <w:p w:rsidR="008F75C7" w:rsidRPr="006F6D76" w:rsidRDefault="008F75C7" w:rsidP="006F6D76">
            <w:pPr>
              <w:rPr>
                <w:ins w:id="233" w:author="Le Duong Cong Phuc" w:date="2011-12-21T15:52:00Z"/>
                <w:lang w:val="en-US"/>
              </w:rPr>
            </w:pPr>
            <w:ins w:id="234" w:author="Le Duong Cong Phuc" w:date="2011-12-21T15:52:00Z">
              <w:r w:rsidRPr="006F6D76">
                <w:rPr>
                  <w:lang w:val="en-US"/>
                </w:rPr>
                <w:t>Manage Data Mining Engine</w:t>
              </w:r>
            </w:ins>
          </w:p>
        </w:tc>
        <w:tc>
          <w:tcPr>
            <w:tcW w:w="2070" w:type="dxa"/>
          </w:tcPr>
          <w:p w:rsidR="008F75C7" w:rsidRPr="006F6D76" w:rsidRDefault="008F75C7" w:rsidP="006F6D76">
            <w:pPr>
              <w:rPr>
                <w:ins w:id="235" w:author="Le Duong Cong Phuc" w:date="2011-12-21T15:52:00Z"/>
                <w:lang w:val="en-US"/>
              </w:rPr>
            </w:pPr>
            <w:ins w:id="236" w:author="Le Duong Cong Phuc" w:date="2011-12-21T15:52:00Z">
              <w:r w:rsidRPr="006F6D76">
                <w:rPr>
                  <w:lang w:val="en-US"/>
                </w:rPr>
                <w:t>Developer</w:t>
              </w:r>
            </w:ins>
          </w:p>
        </w:tc>
        <w:tc>
          <w:tcPr>
            <w:tcW w:w="4005" w:type="dxa"/>
          </w:tcPr>
          <w:p w:rsidR="008F75C7" w:rsidRPr="006F6D76" w:rsidRDefault="008F75C7" w:rsidP="006F6D76">
            <w:pPr>
              <w:rPr>
                <w:ins w:id="237" w:author="Le Duong Cong Phuc" w:date="2011-12-21T15:52:00Z"/>
                <w:lang w:val="en-US"/>
              </w:rPr>
            </w:pPr>
            <w:ins w:id="238" w:author="Le Duong Cong Phuc" w:date="2011-12-21T15:52:00Z">
              <w:r w:rsidRPr="006F6D76">
                <w:rPr>
                  <w:lang w:val="en-US"/>
                </w:rPr>
                <w:t xml:space="preserve">Sử dụng framework library để xây dựng cây quyết định dựa trên thông tin của người sử dụng website. Use case này sẽ làm việc trực tiếp với các thành phần khác trong framework bao gồm hệ quản trị cơ sở dữ liệu và JobZoom datamining service (windows service) để phục </w:t>
              </w:r>
              <w:r w:rsidRPr="006F6D76">
                <w:rPr>
                  <w:lang w:val="en-US"/>
                </w:rPr>
                <w:lastRenderedPageBreak/>
                <w:t>vụ cho cung cấp công cụ khai thác dữ liệu của hệ thống.</w:t>
              </w:r>
            </w:ins>
          </w:p>
          <w:p w:rsidR="008F75C7" w:rsidRPr="006F6D76" w:rsidRDefault="008F75C7" w:rsidP="006F6D76">
            <w:pPr>
              <w:rPr>
                <w:ins w:id="239" w:author="Le Duong Cong Phuc" w:date="2011-12-21T15:52:00Z"/>
                <w:lang w:val="en-US"/>
              </w:rPr>
            </w:pPr>
            <w:ins w:id="240" w:author="Le Duong Cong Phuc" w:date="2011-12-21T15:52:00Z">
              <w:r w:rsidRPr="006F6D76">
                <w:rPr>
                  <w:lang w:val="en-US"/>
                </w:rPr>
                <w:t>Pre-condition: JobZoom datamining service (windows service) đã được thiết lập, cấu hình và đã khởi động. Cơ sở dữ liệu của framework (core database) đã được triển khai trên DBMS. Lập trình phải cung cấp chuổi kết nối đến database này trong thư việc quản lý Datamining service.</w:t>
              </w:r>
            </w:ins>
          </w:p>
          <w:p w:rsidR="008F75C7" w:rsidRPr="006F6D76" w:rsidRDefault="008F75C7" w:rsidP="006F6D76">
            <w:pPr>
              <w:rPr>
                <w:ins w:id="241" w:author="Le Duong Cong Phuc" w:date="2011-12-21T15:52:00Z"/>
                <w:lang w:val="en-US"/>
              </w:rPr>
            </w:pPr>
            <w:ins w:id="242" w:author="Le Duong Cong Phuc" w:date="2011-12-21T15:52:00Z">
              <w:r w:rsidRPr="006F6D76">
                <w:rPr>
                  <w:lang w:val="en-US"/>
                </w:rPr>
                <w:t>Post-condition: khai thác dữ liệu từ Core database và xây dựng cây quyết định (decision tree).</w:t>
              </w:r>
            </w:ins>
          </w:p>
        </w:tc>
      </w:tr>
      <w:tr w:rsidR="006F6D76" w:rsidRPr="006F6D76" w:rsidTr="008B44A1">
        <w:trPr>
          <w:ins w:id="243" w:author="Le Duong Cong Phuc" w:date="2011-12-21T15:52:00Z"/>
        </w:trPr>
        <w:tc>
          <w:tcPr>
            <w:tcW w:w="918" w:type="dxa"/>
          </w:tcPr>
          <w:p w:rsidR="008F75C7" w:rsidRPr="006F6D76" w:rsidRDefault="008F75C7" w:rsidP="006F6D76">
            <w:pPr>
              <w:rPr>
                <w:ins w:id="244" w:author="Le Duong Cong Phuc" w:date="2011-12-21T15:52:00Z"/>
                <w:lang w:val="en-US"/>
              </w:rPr>
            </w:pPr>
            <w:ins w:id="245" w:author="Le Duong Cong Phuc" w:date="2011-12-21T15:52:00Z">
              <w:r w:rsidRPr="006F6D76">
                <w:rPr>
                  <w:lang w:val="en-US"/>
                </w:rPr>
                <w:lastRenderedPageBreak/>
                <w:t>UC03</w:t>
              </w:r>
            </w:ins>
          </w:p>
        </w:tc>
        <w:tc>
          <w:tcPr>
            <w:tcW w:w="2250" w:type="dxa"/>
          </w:tcPr>
          <w:p w:rsidR="008F75C7" w:rsidRPr="006F6D76" w:rsidRDefault="008F75C7" w:rsidP="006F6D76">
            <w:pPr>
              <w:rPr>
                <w:ins w:id="246" w:author="Le Duong Cong Phuc" w:date="2011-12-21T15:52:00Z"/>
                <w:lang w:val="en-US"/>
              </w:rPr>
            </w:pPr>
            <w:ins w:id="247" w:author="Le Duong Cong Phuc" w:date="2011-12-21T15:52:00Z">
              <w:r w:rsidRPr="006F6D76">
                <w:rPr>
                  <w:lang w:val="en-US"/>
                </w:rPr>
                <w:t>Manage framework library (API)</w:t>
              </w:r>
            </w:ins>
          </w:p>
        </w:tc>
        <w:tc>
          <w:tcPr>
            <w:tcW w:w="2070" w:type="dxa"/>
          </w:tcPr>
          <w:p w:rsidR="008F75C7" w:rsidRPr="006F6D76" w:rsidRDefault="008F75C7" w:rsidP="006F6D76">
            <w:pPr>
              <w:rPr>
                <w:ins w:id="248" w:author="Le Duong Cong Phuc" w:date="2011-12-21T15:52:00Z"/>
                <w:lang w:val="en-US"/>
              </w:rPr>
            </w:pPr>
            <w:ins w:id="249" w:author="Le Duong Cong Phuc" w:date="2011-12-21T15:52:00Z">
              <w:r w:rsidRPr="006F6D76">
                <w:rPr>
                  <w:lang w:val="en-US"/>
                </w:rPr>
                <w:t>Developer</w:t>
              </w:r>
            </w:ins>
          </w:p>
        </w:tc>
        <w:tc>
          <w:tcPr>
            <w:tcW w:w="4005" w:type="dxa"/>
          </w:tcPr>
          <w:p w:rsidR="008F75C7" w:rsidRPr="006F6D76" w:rsidRDefault="008F75C7" w:rsidP="006F6D76">
            <w:pPr>
              <w:rPr>
                <w:ins w:id="250" w:author="Le Duong Cong Phuc" w:date="2011-12-21T15:52:00Z"/>
                <w:lang w:val="en-US"/>
              </w:rPr>
            </w:pPr>
            <w:ins w:id="251" w:author="Le Duong Cong Phuc" w:date="2011-12-21T15:52:00Z">
              <w:r w:rsidRPr="006F6D76">
                <w:rPr>
                  <w:lang w:val="en-US"/>
                </w:rPr>
                <w:t>Developer: Use case mô tả framework cung cấp một thư viện lập trình cho các developer xây dựng website tìm kiếm việc làm giúp phục vụ giải quyết các bài toán trọng tâm của đề tài đã trình bày.</w:t>
              </w:r>
            </w:ins>
          </w:p>
          <w:p w:rsidR="008F75C7" w:rsidRPr="006F6D76" w:rsidRDefault="008F75C7" w:rsidP="006F6D76">
            <w:pPr>
              <w:rPr>
                <w:ins w:id="252" w:author="Le Duong Cong Phuc" w:date="2011-12-21T15:52:00Z"/>
                <w:lang w:val="en-US"/>
              </w:rPr>
            </w:pPr>
            <w:ins w:id="253" w:author="Le Duong Cong Phuc" w:date="2011-12-21T15:52:00Z">
              <w:r w:rsidRPr="006F6D76">
                <w:rPr>
                  <w:lang w:val="en-US"/>
                </w:rPr>
                <w:t>Pre-condition: bản mô tả chiến lược phát triển website, trong đó mô tả về các thuộc tính phân lớp thông tin của người dùng.</w:t>
              </w:r>
            </w:ins>
          </w:p>
          <w:p w:rsidR="008F75C7" w:rsidRPr="006F6D76" w:rsidRDefault="008F75C7" w:rsidP="006F6D76">
            <w:pPr>
              <w:rPr>
                <w:ins w:id="254" w:author="Le Duong Cong Phuc" w:date="2011-12-21T15:52:00Z"/>
                <w:lang w:val="en-US"/>
              </w:rPr>
            </w:pPr>
            <w:ins w:id="255" w:author="Le Duong Cong Phuc" w:date="2011-12-21T15:52:00Z">
              <w:r w:rsidRPr="006F6D76">
                <w:rPr>
                  <w:lang w:val="en-US"/>
                </w:rPr>
                <w:t>Post-condition: giao tiếp với các chức năng của framework thông qua thư viện lập trình.</w:t>
              </w:r>
            </w:ins>
          </w:p>
        </w:tc>
      </w:tr>
      <w:tr w:rsidR="006F6D76" w:rsidRPr="006F6D76" w:rsidTr="008B44A1">
        <w:trPr>
          <w:ins w:id="256" w:author="Le Duong Cong Phuc" w:date="2011-12-21T15:52:00Z"/>
        </w:trPr>
        <w:tc>
          <w:tcPr>
            <w:tcW w:w="918" w:type="dxa"/>
          </w:tcPr>
          <w:p w:rsidR="008F75C7" w:rsidRPr="006F6D76" w:rsidRDefault="008F75C7" w:rsidP="006F6D76">
            <w:pPr>
              <w:rPr>
                <w:ins w:id="257" w:author="Le Duong Cong Phuc" w:date="2011-12-21T15:52:00Z"/>
                <w:lang w:val="en-US"/>
              </w:rPr>
            </w:pPr>
            <w:ins w:id="258" w:author="Le Duong Cong Phuc" w:date="2011-12-21T15:52:00Z">
              <w:r w:rsidRPr="006F6D76">
                <w:rPr>
                  <w:lang w:val="en-US"/>
                </w:rPr>
                <w:t>UC04</w:t>
              </w:r>
            </w:ins>
          </w:p>
        </w:tc>
        <w:tc>
          <w:tcPr>
            <w:tcW w:w="2250" w:type="dxa"/>
          </w:tcPr>
          <w:p w:rsidR="008F75C7" w:rsidRPr="006F6D76" w:rsidRDefault="008F75C7" w:rsidP="006F6D76">
            <w:pPr>
              <w:rPr>
                <w:ins w:id="259" w:author="Le Duong Cong Phuc" w:date="2011-12-21T15:52:00Z"/>
                <w:lang w:val="en-US"/>
              </w:rPr>
            </w:pPr>
            <w:ins w:id="260" w:author="Le Duong Cong Phuc" w:date="2011-12-21T15:52:00Z">
              <w:r w:rsidRPr="006F6D76">
                <w:rPr>
                  <w:lang w:val="en-US"/>
                </w:rPr>
                <w:t>Support Search Engine</w:t>
              </w:r>
            </w:ins>
          </w:p>
        </w:tc>
        <w:tc>
          <w:tcPr>
            <w:tcW w:w="2070" w:type="dxa"/>
          </w:tcPr>
          <w:p w:rsidR="008F75C7" w:rsidRPr="006F6D76" w:rsidRDefault="008F75C7" w:rsidP="006F6D76">
            <w:pPr>
              <w:rPr>
                <w:ins w:id="261" w:author="Le Duong Cong Phuc" w:date="2011-12-21T15:52:00Z"/>
                <w:lang w:val="en-US"/>
              </w:rPr>
            </w:pPr>
            <w:ins w:id="262" w:author="Le Duong Cong Phuc" w:date="2011-12-21T15:52:00Z">
              <w:r w:rsidRPr="006F6D76">
                <w:rPr>
                  <w:lang w:val="en-US"/>
                </w:rPr>
                <w:t>Emloyer</w:t>
              </w:r>
            </w:ins>
          </w:p>
          <w:p w:rsidR="008F75C7" w:rsidRPr="006F6D76" w:rsidRDefault="008F75C7" w:rsidP="006F6D76">
            <w:pPr>
              <w:rPr>
                <w:ins w:id="263" w:author="Le Duong Cong Phuc" w:date="2011-12-21T15:52:00Z"/>
                <w:lang w:val="en-US"/>
              </w:rPr>
            </w:pPr>
            <w:ins w:id="264" w:author="Le Duong Cong Phuc" w:date="2011-12-21T15:52:00Z">
              <w:r w:rsidRPr="006F6D76">
                <w:rPr>
                  <w:lang w:val="en-US"/>
                </w:rPr>
                <w:t>Job seeker</w:t>
              </w:r>
            </w:ins>
          </w:p>
        </w:tc>
        <w:tc>
          <w:tcPr>
            <w:tcW w:w="4005" w:type="dxa"/>
          </w:tcPr>
          <w:p w:rsidR="008F75C7" w:rsidRPr="006F6D76" w:rsidRDefault="008F75C7" w:rsidP="006F6D76">
            <w:pPr>
              <w:rPr>
                <w:ins w:id="265" w:author="Le Duong Cong Phuc" w:date="2011-12-21T15:52:00Z"/>
                <w:lang w:val="en-US"/>
              </w:rPr>
            </w:pPr>
            <w:ins w:id="266" w:author="Le Duong Cong Phuc" w:date="2011-12-21T15:52:00Z">
              <w:r w:rsidRPr="006F6D76">
                <w:rPr>
                  <w:lang w:val="en-US"/>
                </w:rPr>
                <w:t xml:space="preserve">Use case này giúp hỗ trợ cho sự so khớp thông tin giữa hồ sơ người tìm việc và thông tin công việc của nhà </w:t>
              </w:r>
              <w:r w:rsidRPr="006F6D76">
                <w:rPr>
                  <w:lang w:val="en-US"/>
                </w:rPr>
                <w:lastRenderedPageBreak/>
                <w:t>tuyển dụng.</w:t>
              </w:r>
            </w:ins>
          </w:p>
          <w:p w:rsidR="008F75C7" w:rsidRPr="006F6D76" w:rsidRDefault="008F75C7" w:rsidP="006F6D76">
            <w:pPr>
              <w:rPr>
                <w:ins w:id="267" w:author="Le Duong Cong Phuc" w:date="2011-12-21T15:52:00Z"/>
                <w:lang w:val="en-US"/>
              </w:rPr>
            </w:pPr>
            <w:ins w:id="268" w:author="Le Duong Cong Phuc" w:date="2011-12-21T15:52:00Z">
              <w:r w:rsidRPr="006F6D76">
                <w:rPr>
                  <w:lang w:val="en-US"/>
                </w:rPr>
                <w:t>Đối với nhà tuyển dụng: dễ dàng tìm ra các hồ sơ tìm năng (các ứng viên) phù hợp với yêu cầu thông tin của công việc.</w:t>
              </w:r>
            </w:ins>
          </w:p>
          <w:p w:rsidR="008F75C7" w:rsidRPr="006F6D76" w:rsidRDefault="008F75C7" w:rsidP="006F6D76">
            <w:pPr>
              <w:rPr>
                <w:ins w:id="269" w:author="Le Duong Cong Phuc" w:date="2011-12-21T15:52:00Z"/>
                <w:lang w:val="en-US"/>
              </w:rPr>
            </w:pPr>
            <w:ins w:id="270" w:author="Le Duong Cong Phuc" w:date="2011-12-21T15:52:00Z">
              <w:r w:rsidRPr="006F6D76">
                <w:rPr>
                  <w:lang w:val="en-US"/>
                </w:rPr>
                <w:t>Đối với người tìm việc: dễ dàng tìm ra các công việc phù hợp với mình.</w:t>
              </w:r>
            </w:ins>
          </w:p>
          <w:p w:rsidR="008F75C7" w:rsidRPr="006F6D76" w:rsidRDefault="008F75C7" w:rsidP="006F6D76">
            <w:pPr>
              <w:rPr>
                <w:ins w:id="271" w:author="Le Duong Cong Phuc" w:date="2011-12-21T15:52:00Z"/>
                <w:lang w:val="en-US"/>
              </w:rPr>
            </w:pPr>
            <w:ins w:id="272" w:author="Le Duong Cong Phuc" w:date="2011-12-21T15:52:00Z">
              <w:r w:rsidRPr="006F6D76">
                <w:rPr>
                  <w:lang w:val="en-US"/>
                </w:rPr>
                <w:t>Pre-condition:</w:t>
              </w:r>
            </w:ins>
            <w:ins w:id="273" w:author="Le Duong Cong Phuc" w:date="2011-12-21T15:54:00Z">
              <w:r w:rsidR="00E57A19" w:rsidRPr="006F6D76">
                <w:rPr>
                  <w:lang w:val="en-US"/>
                </w:rPr>
                <w:t xml:space="preserve"> các hierachy tree mô tả thông tin người dùng đã được xây dựng.</w:t>
              </w:r>
            </w:ins>
          </w:p>
          <w:p w:rsidR="008F75C7" w:rsidRPr="006F6D76" w:rsidRDefault="008F75C7" w:rsidP="006F6D76">
            <w:pPr>
              <w:rPr>
                <w:ins w:id="274" w:author="Le Duong Cong Phuc" w:date="2011-12-21T15:52:00Z"/>
                <w:lang w:val="en-US"/>
              </w:rPr>
            </w:pPr>
            <w:ins w:id="275" w:author="Le Duong Cong Phuc" w:date="2011-12-21T15:52:00Z">
              <w:r w:rsidRPr="006F6D76">
                <w:rPr>
                  <w:lang w:val="en-US"/>
                </w:rPr>
                <w:t>Post-condition:</w:t>
              </w:r>
            </w:ins>
            <w:ins w:id="276" w:author="Le Duong Cong Phuc" w:date="2011-12-21T15:55:00Z">
              <w:r w:rsidR="00903517" w:rsidRPr="006F6D76">
                <w:rPr>
                  <w:lang w:val="en-US"/>
                </w:rPr>
                <w:t xml:space="preserve"> </w:t>
              </w:r>
            </w:ins>
            <w:ins w:id="277" w:author="Le Duong Cong Phuc" w:date="2011-12-21T15:56:00Z">
              <w:r w:rsidR="00903517" w:rsidRPr="006F6D76">
                <w:rPr>
                  <w:lang w:val="en-US"/>
                </w:rPr>
                <w:t>thông tin của người dùng có thể so khớp với nhau.</w:t>
              </w:r>
            </w:ins>
          </w:p>
        </w:tc>
      </w:tr>
      <w:tr w:rsidR="006F6D76" w:rsidRPr="006F6D76" w:rsidTr="008B44A1">
        <w:trPr>
          <w:ins w:id="278" w:author="Le Duong Cong Phuc" w:date="2011-12-21T15:52:00Z"/>
        </w:trPr>
        <w:tc>
          <w:tcPr>
            <w:tcW w:w="918" w:type="dxa"/>
          </w:tcPr>
          <w:p w:rsidR="008F75C7" w:rsidRPr="006F6D76" w:rsidRDefault="008F75C7" w:rsidP="006F6D76">
            <w:pPr>
              <w:rPr>
                <w:ins w:id="279" w:author="Le Duong Cong Phuc" w:date="2011-12-21T15:52:00Z"/>
                <w:lang w:val="en-US"/>
              </w:rPr>
            </w:pPr>
            <w:ins w:id="280" w:author="Le Duong Cong Phuc" w:date="2011-12-21T15:52:00Z">
              <w:r w:rsidRPr="006F6D76">
                <w:rPr>
                  <w:lang w:val="en-US"/>
                </w:rPr>
                <w:lastRenderedPageBreak/>
                <w:t>UC05</w:t>
              </w:r>
            </w:ins>
          </w:p>
        </w:tc>
        <w:tc>
          <w:tcPr>
            <w:tcW w:w="2250" w:type="dxa"/>
          </w:tcPr>
          <w:p w:rsidR="008F75C7" w:rsidRPr="006F6D76" w:rsidRDefault="008F75C7" w:rsidP="006F6D76">
            <w:pPr>
              <w:rPr>
                <w:ins w:id="281" w:author="Le Duong Cong Phuc" w:date="2011-12-21T15:52:00Z"/>
                <w:lang w:val="en-US"/>
              </w:rPr>
            </w:pPr>
            <w:ins w:id="282" w:author="Le Duong Cong Phuc" w:date="2011-12-21T15:52:00Z">
              <w:r w:rsidRPr="006F6D76">
                <w:rPr>
                  <w:lang w:val="en-US"/>
                </w:rPr>
                <w:t>Support Resume Zoomming</w:t>
              </w:r>
            </w:ins>
          </w:p>
        </w:tc>
        <w:tc>
          <w:tcPr>
            <w:tcW w:w="2070" w:type="dxa"/>
          </w:tcPr>
          <w:p w:rsidR="008F75C7" w:rsidRPr="006F6D76" w:rsidRDefault="00D13082" w:rsidP="006F6D76">
            <w:pPr>
              <w:rPr>
                <w:ins w:id="283" w:author="Le Duong Cong Phuc" w:date="2011-12-21T15:52:00Z"/>
                <w:lang w:val="en-US"/>
              </w:rPr>
            </w:pPr>
            <w:ins w:id="284" w:author="Le Duong Cong Phuc" w:date="2011-12-21T15:56:00Z">
              <w:r w:rsidRPr="006F6D76">
                <w:rPr>
                  <w:lang w:val="en-US"/>
                </w:rPr>
                <w:t>Job seeker</w:t>
              </w:r>
            </w:ins>
          </w:p>
        </w:tc>
        <w:tc>
          <w:tcPr>
            <w:tcW w:w="4005" w:type="dxa"/>
          </w:tcPr>
          <w:p w:rsidR="008F75C7" w:rsidRPr="006F6D76" w:rsidRDefault="008B44A1" w:rsidP="006F6D76">
            <w:pPr>
              <w:rPr>
                <w:ins w:id="285" w:author="Le Duong Cong Phuc" w:date="2011-12-21T16:00:00Z"/>
                <w:lang w:val="en-US"/>
              </w:rPr>
              <w:pPrChange w:id="286" w:author="Le Duong Cong Phuc" w:date="2011-12-21T15:58:00Z">
                <w:pPr>
                  <w:spacing w:after="200"/>
                  <w:jc w:val="left"/>
                </w:pPr>
              </w:pPrChange>
            </w:pPr>
            <w:ins w:id="287" w:author="Le Duong Cong Phuc" w:date="2011-12-21T15:57:00Z">
              <w:r w:rsidRPr="006F6D76">
                <w:rPr>
                  <w:lang w:val="en-US"/>
                </w:rPr>
                <w:t xml:space="preserve">JobZoom framework </w:t>
              </w:r>
            </w:ins>
            <w:ins w:id="288" w:author="Le Duong Cong Phuc" w:date="2011-12-21T15:58:00Z">
              <w:r w:rsidRPr="006F6D76">
                <w:rPr>
                  <w:lang w:val="en-US"/>
                </w:rPr>
                <w:t>giúp cho các website có thể xây dựng chức năng hỗ trợ các mẫu (</w:t>
              </w:r>
            </w:ins>
            <w:r w:rsidR="00F6796F" w:rsidRPr="006F6D76">
              <w:rPr>
                <w:lang w:val="en-US"/>
              </w:rPr>
              <w:t xml:space="preserve">resume </w:t>
            </w:r>
            <w:ins w:id="289" w:author="Le Duong Cong Phuc" w:date="2011-12-21T15:58:00Z">
              <w:r w:rsidRPr="006F6D76">
                <w:rPr>
                  <w:lang w:val="en-US"/>
                </w:rPr>
                <w:t xml:space="preserve">template) để giúp người tìm kiếm việc </w:t>
              </w:r>
            </w:ins>
            <w:ins w:id="290" w:author="Le Duong Cong Phuc" w:date="2011-12-21T15:59:00Z">
              <w:r w:rsidRPr="006F6D76">
                <w:rPr>
                  <w:lang w:val="en-US"/>
                </w:rPr>
                <w:t>mô tả thông tin resume phù hợp với công việc cần dự tuyển.</w:t>
              </w:r>
            </w:ins>
          </w:p>
          <w:p w:rsidR="00B34B1C" w:rsidRPr="006F6D76" w:rsidRDefault="00B34B1C" w:rsidP="006F6D76">
            <w:pPr>
              <w:rPr>
                <w:ins w:id="291" w:author="Le Duong Cong Phuc" w:date="2011-12-21T16:02:00Z"/>
                <w:lang w:val="en-US"/>
              </w:rPr>
              <w:pPrChange w:id="292" w:author="Le Duong Cong Phuc" w:date="2011-12-21T16:01:00Z">
                <w:pPr>
                  <w:spacing w:after="200"/>
                  <w:jc w:val="left"/>
                </w:pPr>
              </w:pPrChange>
            </w:pPr>
            <w:ins w:id="293" w:author="Le Duong Cong Phuc" w:date="2011-12-21T16:00:00Z">
              <w:r w:rsidRPr="006F6D76">
                <w:rPr>
                  <w:lang w:val="en-US"/>
                </w:rPr>
                <w:t xml:space="preserve">Người tìm kiếm việc có thể </w:t>
              </w:r>
            </w:ins>
            <w:ins w:id="294" w:author="Le Duong Cong Phuc" w:date="2011-12-21T16:01:00Z">
              <w:r w:rsidRPr="006F6D76">
                <w:rPr>
                  <w:lang w:val="en-US"/>
                </w:rPr>
                <w:t xml:space="preserve">được hệ thống gợi ý nên chú trọng vào những thông tin gì mà nhà doanh nghiệp đó quan tâm, chú trọng, hoặc những thông tin, tiêu chí gì mà </w:t>
              </w:r>
            </w:ins>
            <w:ins w:id="295" w:author="Le Duong Cong Phuc" w:date="2011-12-21T16:02:00Z">
              <w:r w:rsidRPr="006F6D76">
                <w:rPr>
                  <w:lang w:val="en-US"/>
                </w:rPr>
                <w:t>mình đang thiếu, cần bổ sung.</w:t>
              </w:r>
            </w:ins>
          </w:p>
          <w:p w:rsidR="00E606D3" w:rsidRPr="006F6D76" w:rsidRDefault="00E606D3" w:rsidP="006F6D76">
            <w:pPr>
              <w:rPr>
                <w:ins w:id="296" w:author="Le Duong Cong Phuc" w:date="2011-12-21T16:02:00Z"/>
                <w:lang w:val="en-US"/>
              </w:rPr>
              <w:pPrChange w:id="297" w:author="Le Duong Cong Phuc" w:date="2011-12-21T16:01:00Z">
                <w:pPr>
                  <w:spacing w:after="200"/>
                  <w:jc w:val="left"/>
                </w:pPr>
              </w:pPrChange>
            </w:pPr>
            <w:ins w:id="298" w:author="Le Duong Cong Phuc" w:date="2011-12-21T16:02:00Z">
              <w:r w:rsidRPr="006F6D76">
                <w:rPr>
                  <w:lang w:val="en-US"/>
                </w:rPr>
                <w:t>Pre-condition:</w:t>
              </w:r>
            </w:ins>
            <w:r w:rsidR="00F6796F" w:rsidRPr="006F6D76">
              <w:rPr>
                <w:lang w:val="en-US"/>
              </w:rPr>
              <w:t xml:space="preserve"> </w:t>
            </w:r>
            <w:r w:rsidR="00802886" w:rsidRPr="006F6D76">
              <w:rPr>
                <w:lang w:val="en-US"/>
              </w:rPr>
              <w:t>thông tin về các công việc được tổ chức và lưu trữ với giải pháp taxonomy. Đồng thời giải pháp cây quyết định về thông tin của một công việc phải được triển khai thành công.</w:t>
            </w:r>
          </w:p>
          <w:p w:rsidR="00E606D3" w:rsidRPr="006F6D76" w:rsidRDefault="00E606D3" w:rsidP="006F6D76">
            <w:pPr>
              <w:rPr>
                <w:ins w:id="299" w:author="Le Duong Cong Phuc" w:date="2011-12-21T15:52:00Z"/>
                <w:lang w:val="en-US"/>
              </w:rPr>
              <w:pPrChange w:id="300" w:author="Le Duong Cong Phuc" w:date="2011-12-21T16:01:00Z">
                <w:pPr>
                  <w:spacing w:after="200"/>
                  <w:jc w:val="left"/>
                </w:pPr>
              </w:pPrChange>
            </w:pPr>
            <w:ins w:id="301" w:author="Le Duong Cong Phuc" w:date="2011-12-21T16:02:00Z">
              <w:r w:rsidRPr="006F6D76">
                <w:rPr>
                  <w:lang w:val="en-US"/>
                </w:rPr>
                <w:lastRenderedPageBreak/>
                <w:t>Post-condition</w:t>
              </w:r>
            </w:ins>
            <w:r w:rsidR="00D13770" w:rsidRPr="006F6D76">
              <w:rPr>
                <w:lang w:val="en-US"/>
              </w:rPr>
              <w:t>: người kiếm việc được gợi ý các thông tin để chú trọng làm nổi bật hồ sơ hoặc được gợi ý các thông tin cần bổ sung, cần trao dồi, học hỏi để có thể được doanh nghiệp tuyển chọn.</w:t>
            </w:r>
          </w:p>
        </w:tc>
      </w:tr>
      <w:tr w:rsidR="006F6D76" w:rsidRPr="006F6D76" w:rsidTr="008B44A1">
        <w:trPr>
          <w:ins w:id="302" w:author="Le Duong Cong Phuc" w:date="2011-12-21T15:52:00Z"/>
        </w:trPr>
        <w:tc>
          <w:tcPr>
            <w:tcW w:w="918" w:type="dxa"/>
          </w:tcPr>
          <w:p w:rsidR="008F75C7" w:rsidRPr="006F6D76" w:rsidRDefault="008F75C7" w:rsidP="006F6D76">
            <w:pPr>
              <w:rPr>
                <w:ins w:id="303" w:author="Le Duong Cong Phuc" w:date="2011-12-21T15:52:00Z"/>
                <w:lang w:val="en-US"/>
              </w:rPr>
            </w:pPr>
            <w:ins w:id="304" w:author="Le Duong Cong Phuc" w:date="2011-12-21T15:52:00Z">
              <w:r w:rsidRPr="006F6D76">
                <w:rPr>
                  <w:lang w:val="en-US"/>
                </w:rPr>
                <w:lastRenderedPageBreak/>
                <w:t>UC06</w:t>
              </w:r>
            </w:ins>
          </w:p>
        </w:tc>
        <w:tc>
          <w:tcPr>
            <w:tcW w:w="2250" w:type="dxa"/>
          </w:tcPr>
          <w:p w:rsidR="008F75C7" w:rsidRPr="006F6D76" w:rsidRDefault="008F75C7" w:rsidP="006F6D76">
            <w:pPr>
              <w:rPr>
                <w:ins w:id="305" w:author="Le Duong Cong Phuc" w:date="2011-12-21T15:52:00Z"/>
                <w:lang w:val="en-US"/>
              </w:rPr>
            </w:pPr>
            <w:ins w:id="306" w:author="Le Duong Cong Phuc" w:date="2011-12-21T15:52:00Z">
              <w:r w:rsidRPr="006F6D76">
                <w:rPr>
                  <w:lang w:val="en-US"/>
                </w:rPr>
                <w:t>Support Employer’s Decision</w:t>
              </w:r>
            </w:ins>
          </w:p>
        </w:tc>
        <w:tc>
          <w:tcPr>
            <w:tcW w:w="2070" w:type="dxa"/>
          </w:tcPr>
          <w:p w:rsidR="008F75C7" w:rsidRPr="006F6D76" w:rsidRDefault="008F75C7" w:rsidP="006F6D76">
            <w:pPr>
              <w:rPr>
                <w:ins w:id="307" w:author="Le Duong Cong Phuc" w:date="2011-12-21T15:52:00Z"/>
                <w:lang w:val="en-US"/>
              </w:rPr>
            </w:pPr>
            <w:ins w:id="308" w:author="Le Duong Cong Phuc" w:date="2011-12-21T15:52:00Z">
              <w:r w:rsidRPr="006F6D76">
                <w:rPr>
                  <w:lang w:val="en-US"/>
                </w:rPr>
                <w:t>Employer</w:t>
              </w:r>
            </w:ins>
          </w:p>
        </w:tc>
        <w:tc>
          <w:tcPr>
            <w:tcW w:w="4005" w:type="dxa"/>
          </w:tcPr>
          <w:p w:rsidR="008F75C7" w:rsidRPr="006F6D76" w:rsidRDefault="00EB6DD9" w:rsidP="006F6D76">
            <w:pPr>
              <w:rPr>
                <w:lang w:val="en-US"/>
              </w:rPr>
            </w:pPr>
            <w:r w:rsidRPr="006F6D76">
              <w:rPr>
                <w:lang w:val="en-US"/>
              </w:rPr>
              <w:t>Hỗ trợ nhà tuyển dụng đưa ra quyết định chọn ứng viên nào dựa trên cây quyết định.</w:t>
            </w:r>
          </w:p>
          <w:p w:rsidR="00EB6DD9" w:rsidRPr="006F6D76" w:rsidRDefault="00EB6DD9" w:rsidP="006F6D76">
            <w:pPr>
              <w:rPr>
                <w:lang w:val="en-US"/>
              </w:rPr>
            </w:pPr>
            <w:r w:rsidRPr="006F6D76">
              <w:rPr>
                <w:lang w:val="en-US"/>
              </w:rPr>
              <w:t>Pre-condition:</w:t>
            </w:r>
            <w:r w:rsidR="003755C0" w:rsidRPr="006F6D76">
              <w:rPr>
                <w:lang w:val="en-US"/>
              </w:rPr>
              <w:t xml:space="preserve"> cây quyết định của một công việc đã được xây dựng.</w:t>
            </w:r>
          </w:p>
          <w:p w:rsidR="00EB6DD9" w:rsidRPr="006F6D76" w:rsidRDefault="00EB6DD9" w:rsidP="006F6D76">
            <w:pPr>
              <w:rPr>
                <w:ins w:id="309" w:author="Le Duong Cong Phuc" w:date="2011-12-21T15:52:00Z"/>
                <w:lang w:val="en-US"/>
              </w:rPr>
            </w:pPr>
            <w:r w:rsidRPr="006F6D76">
              <w:rPr>
                <w:lang w:val="en-US"/>
              </w:rPr>
              <w:t>Post-condition:</w:t>
            </w:r>
            <w:r w:rsidR="003755C0" w:rsidRPr="006F6D76">
              <w:rPr>
                <w:lang w:val="en-US"/>
              </w:rPr>
              <w:t xml:space="preserve"> hỗ trợ doanh nghiệp chọn lọc ra các hồ sơ thỏa mãn các yêu cầu phổ biến của công việc đó.</w:t>
            </w:r>
          </w:p>
        </w:tc>
      </w:tr>
    </w:tbl>
    <w:p w:rsidR="007F1CA2" w:rsidRPr="000C1A91" w:rsidRDefault="007F1CA2" w:rsidP="009032D0">
      <w:pPr>
        <w:rPr>
          <w:lang w:val="en-US"/>
        </w:rPr>
      </w:pPr>
    </w:p>
    <w:p w:rsidR="00B87AD5" w:rsidRDefault="00B87AD5" w:rsidP="009032D0">
      <w:pPr>
        <w:pStyle w:val="Heading4"/>
        <w:rPr>
          <w:lang w:val="en-US"/>
        </w:rPr>
      </w:pPr>
      <w:r>
        <w:rPr>
          <w:lang w:val="en-US"/>
        </w:rPr>
        <w:t>Logical View</w:t>
      </w:r>
      <w:r w:rsidR="00E86F78">
        <w:rPr>
          <w:lang w:val="en-US"/>
        </w:rPr>
        <w:t xml:space="preserve"> -</w:t>
      </w:r>
      <w:r>
        <w:rPr>
          <w:lang w:val="en-US"/>
        </w:rPr>
        <w:t xml:space="preserve"> Các mức khái niệm và kiến trúc mức Layer của hệ thố</w:t>
      </w:r>
      <w:r w:rsidR="00A37071">
        <w:rPr>
          <w:lang w:val="en-US"/>
        </w:rPr>
        <w:t>ng JobZoom f</w:t>
      </w:r>
      <w:r>
        <w:rPr>
          <w:lang w:val="en-US"/>
        </w:rPr>
        <w:t>ramework</w:t>
      </w:r>
    </w:p>
    <w:p w:rsidR="00F313C8" w:rsidRDefault="00F313C8" w:rsidP="009032D0">
      <w:pPr>
        <w:rPr>
          <w:ins w:id="310" w:author="Le Duong Cong Phuc" w:date="2011-12-22T01:54:00Z"/>
          <w:lang w:val="en-US"/>
        </w:rPr>
      </w:pPr>
      <w:r>
        <w:rPr>
          <w:lang w:val="en-US"/>
        </w:rPr>
        <w:drawing>
          <wp:inline distT="0" distB="0" distL="0" distR="0" wp14:anchorId="7F9168C5" wp14:editId="086D3E7D">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963BB7" w:rsidRPr="00F313C8" w:rsidRDefault="00963BB7" w:rsidP="009032D0">
      <w:pPr>
        <w:rPr>
          <w:lang w:val="en-US"/>
        </w:rPr>
      </w:pPr>
    </w:p>
    <w:p w:rsidR="005A700D" w:rsidRDefault="005A700D" w:rsidP="009032D0">
      <w:pPr>
        <w:pStyle w:val="Heading4"/>
        <w:rPr>
          <w:lang w:val="en-US"/>
        </w:rPr>
      </w:pPr>
      <w:r>
        <w:rPr>
          <w:lang w:val="en-US"/>
        </w:rPr>
        <w:lastRenderedPageBreak/>
        <w:t>Development View;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r>
        <w:rPr>
          <w:lang w:val="en-US"/>
        </w:rPr>
        <w:t>Process view; các quy trình, các bước hoạt động của JobZoom framework</w:t>
      </w:r>
    </w:p>
    <w:p w:rsidR="00C45C11" w:rsidRPr="00C45C11" w:rsidRDefault="00C45C11" w:rsidP="009032D0">
      <w:pPr>
        <w:rPr>
          <w:lang w:val="en-US"/>
        </w:rPr>
      </w:pPr>
      <w:r>
        <w:rPr>
          <w:lang w:val="en-US"/>
        </w:rPr>
        <w:drawing>
          <wp:inline distT="0" distB="0" distL="0" distR="0" wp14:anchorId="6202EAB2" wp14:editId="24F28BBA">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9032D0">
      <w:pPr>
        <w:pStyle w:val="Heading4"/>
        <w:rPr>
          <w:lang w:val="en-US"/>
        </w:rPr>
      </w:pPr>
      <w:r>
        <w:rPr>
          <w:lang w:val="en-US"/>
        </w:rPr>
        <w:lastRenderedPageBreak/>
        <w:t>Physical view; kiến trúc dưới gốc độ triển khai hệ thốn</w:t>
      </w:r>
      <w:r w:rsidR="00B75233">
        <w:rPr>
          <w:lang w:val="en-US"/>
        </w:rPr>
        <w:t>g vật lý.</w:t>
      </w:r>
    </w:p>
    <w:p w:rsidR="008F2A6C" w:rsidRPr="008F2A6C" w:rsidRDefault="008F2A6C" w:rsidP="009032D0">
      <w:pPr>
        <w:rPr>
          <w:lang w:val="en-US"/>
        </w:rPr>
      </w:pPr>
      <w:r>
        <w:rPr>
          <w:lang w:val="en-US"/>
        </w:rPr>
        <w:drawing>
          <wp:inline distT="0" distB="0" distL="0" distR="0" wp14:anchorId="07E728FA" wp14:editId="4A1BC075">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DC52D3" w:rsidRDefault="00DC52D3" w:rsidP="009032D0">
      <w:pPr>
        <w:spacing w:after="200"/>
        <w:jc w:val="left"/>
        <w:rPr>
          <w:rFonts w:eastAsiaTheme="majorEastAsia" w:cstheme="majorBidi"/>
          <w:b/>
          <w:bCs/>
          <w:color w:val="4F81BD" w:themeColor="accent1"/>
          <w:lang w:val="en-US"/>
        </w:rPr>
      </w:pPr>
      <w:bookmarkStart w:id="311" w:name="_GoBack"/>
      <w:bookmarkEnd w:id="311"/>
    </w:p>
    <w:p w:rsidR="00DC52D3" w:rsidRDefault="00F004A3" w:rsidP="009032D0">
      <w:pPr>
        <w:pStyle w:val="Heading3"/>
        <w:rPr>
          <w:lang w:val="en-US"/>
        </w:rPr>
      </w:pPr>
      <w:bookmarkStart w:id="312" w:name="_Toc312162657"/>
      <w:r>
        <w:rPr>
          <w:lang w:val="en-US"/>
        </w:rPr>
        <w:lastRenderedPageBreak/>
        <w:t xml:space="preserve">Giải pháp tổ chức </w:t>
      </w:r>
      <w:r w:rsidR="00DC52D3">
        <w:rPr>
          <w:lang w:val="en-US"/>
        </w:rPr>
        <w:t xml:space="preserve">và lưu trữ </w:t>
      </w:r>
      <w:r>
        <w:rPr>
          <w:lang w:val="en-US"/>
        </w:rPr>
        <w:t>thông tin linh hoạt ứng dụng trong JobZoom framework</w:t>
      </w:r>
      <w:bookmarkEnd w:id="312"/>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95089B" w:rsidRDefault="0095089B" w:rsidP="009032D0">
      <w:pPr>
        <w:jc w:val="center"/>
        <w:rPr>
          <w:lang w:val="en-US"/>
        </w:rPr>
      </w:pPr>
      <w:r>
        <w:rPr>
          <w:lang w:val="en-US"/>
        </w:rPr>
        <w:drawing>
          <wp:inline distT="0" distB="0" distL="0" distR="0" wp14:anchorId="25B326D7" wp14:editId="64E5D3E1">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96E47" w:rsidRPr="0064127E" w:rsidRDefault="00E044EC" w:rsidP="009032D0">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9032D0">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9032D0">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9032D0">
      <w:pPr>
        <w:rPr>
          <w:lang w:val="en-US"/>
        </w:rPr>
      </w:pPr>
      <w:r>
        <w:rPr>
          <w:lang w:val="en-US"/>
        </w:rPr>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9032D0">
      <w:pPr>
        <w:rPr>
          <w:lang w:val="en-US"/>
        </w:rPr>
      </w:pPr>
      <w:r>
        <w:rPr>
          <w:lang w:val="en-US"/>
        </w:rPr>
        <w:lastRenderedPageBreak/>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5FFE4D68" wp14:editId="39EC737C">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295650" cy="4038600"/>
                    </a:xfrm>
                    <a:prstGeom prst="rect">
                      <a:avLst/>
                    </a:prstGeom>
                  </pic:spPr>
                </pic:pic>
              </a:graphicData>
            </a:graphic>
          </wp:inline>
        </w:drawing>
      </w:r>
    </w:p>
    <w:p w:rsidR="0064127E" w:rsidRDefault="006B4969" w:rsidP="009032D0">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313"/>
      <w:r w:rsidR="0064127E">
        <w:rPr>
          <w:lang w:val="en-US"/>
        </w:rPr>
        <w:t>vấn đề tạo mối tương quan giữa các business entity càng phức tạp hơn.</w:t>
      </w:r>
      <w:commentRangeEnd w:id="313"/>
      <w:r w:rsidR="0064127E">
        <w:rPr>
          <w:rStyle w:val="CommentReference"/>
        </w:rPr>
        <w:commentReference w:id="313"/>
      </w:r>
    </w:p>
    <w:p w:rsidR="006B4969" w:rsidRDefault="0064127E" w:rsidP="009032D0">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9032D0">
      <w:pPr>
        <w:rPr>
          <w:lang w:val="en-US"/>
        </w:rPr>
      </w:pPr>
      <w:r>
        <w:rPr>
          <w:lang w:val="en-US"/>
        </w:rPr>
        <w:t>Giải pháp:</w:t>
      </w:r>
    </w:p>
    <w:p w:rsidR="0064127E" w:rsidRPr="00D644BE" w:rsidRDefault="00D644BE" w:rsidP="009032D0">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9032D0">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9032D0">
      <w:pPr>
        <w:pStyle w:val="ListParagraph"/>
        <w:numPr>
          <w:ilvl w:val="0"/>
          <w:numId w:val="35"/>
        </w:numPr>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9032D0">
      <w:pPr>
        <w:pStyle w:val="ListParagraph"/>
        <w:numPr>
          <w:ilvl w:val="0"/>
          <w:numId w:val="35"/>
        </w:numPr>
        <w:rPr>
          <w:lang w:val="en-US"/>
        </w:rPr>
      </w:pPr>
      <w:r>
        <w:rPr>
          <w:lang w:val="en-US"/>
        </w:rPr>
        <w:lastRenderedPageBreak/>
        <w:t>Ví dụ &amp; Giải thích</w:t>
      </w:r>
    </w:p>
    <w:p w:rsidR="00692069" w:rsidRDefault="005E2DCE" w:rsidP="009032D0">
      <w:pPr>
        <w:jc w:val="center"/>
        <w:rPr>
          <w:lang w:val="en-US"/>
        </w:rPr>
      </w:pPr>
      <w:r>
        <w:rPr>
          <w:lang w:val="en-US"/>
        </w:rPr>
        <w:drawing>
          <wp:inline distT="0" distB="0" distL="0" distR="0" wp14:anchorId="3F173AAF" wp14:editId="79330EDB">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914525" cy="4229100"/>
                    </a:xfrm>
                    <a:prstGeom prst="rect">
                      <a:avLst/>
                    </a:prstGeom>
                  </pic:spPr>
                </pic:pic>
              </a:graphicData>
            </a:graphic>
          </wp:inline>
        </w:drawing>
      </w:r>
    </w:p>
    <w:tbl>
      <w:tblPr>
        <w:tblStyle w:val="TableGrid"/>
        <w:tblW w:w="0" w:type="auto"/>
        <w:tblLook w:val="04A0" w:firstRow="1" w:lastRow="0" w:firstColumn="1" w:lastColumn="0" w:noHBand="0" w:noVBand="1"/>
      </w:tblPr>
      <w:tblGrid>
        <w:gridCol w:w="1862"/>
        <w:gridCol w:w="5716"/>
      </w:tblGrid>
      <w:tr w:rsidR="005E2DCE" w:rsidTr="0064127E">
        <w:tc>
          <w:tcPr>
            <w:tcW w:w="1862" w:type="dxa"/>
          </w:tcPr>
          <w:p w:rsidR="005E2DCE" w:rsidRDefault="005E2DCE" w:rsidP="009032D0">
            <w:pPr>
              <w:rPr>
                <w:lang w:val="en-US"/>
              </w:rPr>
            </w:pPr>
            <w:r>
              <w:rPr>
                <w:lang w:val="en-US"/>
              </w:rPr>
              <w:t>TagId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TagName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TagValue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TableReference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ObjectId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Parent</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bl>
    <w:p w:rsidR="005E2DCE" w:rsidRDefault="005E2DCE" w:rsidP="009032D0">
      <w:pPr>
        <w:rPr>
          <w:lang w:val="en-US"/>
        </w:rPr>
      </w:pPr>
    </w:p>
    <w:p w:rsidR="002327B2" w:rsidRDefault="008721A9" w:rsidP="009032D0">
      <w:pPr>
        <w:pStyle w:val="Heading4"/>
        <w:rPr>
          <w:lang w:val="en-US"/>
        </w:rPr>
      </w:pPr>
      <w:r>
        <w:rPr>
          <w:lang w:val="en-US"/>
        </w:rPr>
        <w:t>Mapping; Giải pháp mô hình hóa thông tin cấu trúc của người dùng thành tập các attribute dạng Tag</w:t>
      </w:r>
    </w:p>
    <w:p w:rsidR="005067CA" w:rsidRDefault="005067CA" w:rsidP="009032D0">
      <w:pPr>
        <w:rPr>
          <w:lang w:val="en-US"/>
        </w:rPr>
      </w:pPr>
      <w:r>
        <w:rPr>
          <w:lang w:val="en-US"/>
        </w:rPr>
        <w:t xml:space="preserve">Vấn đề: </w:t>
      </w:r>
    </w:p>
    <w:p w:rsidR="00D644BE" w:rsidRDefault="005067CA" w:rsidP="009032D0">
      <w:pPr>
        <w:rPr>
          <w:lang w:val="en-US"/>
        </w:rPr>
      </w:pPr>
      <w:r>
        <w:rPr>
          <w:lang w:val="en-US"/>
        </w:rPr>
        <w:lastRenderedPageBreak/>
        <w:t>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4F0FA5" w:rsidRDefault="00D80B2A" w:rsidP="009032D0">
      <w:pPr>
        <w:rPr>
          <w:lang w:val="en-US"/>
        </w:rPr>
      </w:pPr>
      <w:r>
        <w:rPr>
          <w:lang w:val="en-US"/>
        </w:rPr>
        <w:t>Dưới gốc độ thiết kế kiến trúc hệ thống nói chung và gốc độ lập trình viên thì thông tin của một ứng dụng phần mềm nói chung thường được thể hiện dưới 2 hình thức; tổ chức thông tin các Business entity và tổ chức thông tin Cơ sở dữ liệu.</w:t>
      </w:r>
      <w:r w:rsidR="004F0FA5">
        <w:rPr>
          <w:lang w:val="en-US"/>
        </w:rPr>
        <w:t xml:space="preserve"> Cả 2 có mối quan hệ chặc chẽ với nhau. Các Business Entity được định nghĩa trong các Class; mỗi instance của Class này chính là thông tin </w:t>
      </w:r>
      <w:r w:rsidR="00867F2E">
        <w:rPr>
          <w:lang w:val="en-US"/>
        </w:rPr>
        <w:t>dữ liệu do người dùng khởi tạo</w:t>
      </w:r>
      <w:r w:rsidR="00BD76C1">
        <w:rPr>
          <w:lang w:val="en-US"/>
        </w:rPr>
        <w:t>. Sau đó các objects được hệ thống xử lý và lưu trữ xuống xuống các table cơ sở dữ liệu, ở đây cụ thể sẽ được lưu trữ xuống tabl</w:t>
      </w:r>
      <w:r w:rsidR="00F12BE9">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36CDEC1C" wp14:editId="14E7AE17">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Default="004C350E" w:rsidP="009032D0">
      <w:pPr>
        <w:rPr>
          <w:lang w:val="en-US"/>
        </w:rPr>
      </w:pPr>
      <w:r>
        <w:rPr>
          <w:lang w:val="en-US"/>
        </w:rPr>
        <w:t xml:space="preserve">Vì vậy giải pháp mapping giúp mô hình hóa tổ chứ thông tin có cấu trúc (các business entity) sẽ được thực hiện thông qua các Classes định nghĩa các busines </w:t>
      </w:r>
      <w:r w:rsidR="0091185F">
        <w:rPr>
          <w:lang w:val="en-US"/>
        </w:rPr>
        <w:t>entity</w:t>
      </w:r>
      <w:r w:rsidR="004D6C10">
        <w:rPr>
          <w:lang w:val="en-US"/>
        </w:rPr>
        <w:t xml:space="preserve"> này (Business entity classes)</w:t>
      </w:r>
    </w:p>
    <w:p w:rsidR="004C350E" w:rsidRDefault="00B83A99" w:rsidP="009032D0">
      <w:pPr>
        <w:rPr>
          <w:lang w:val="en-US"/>
        </w:rPr>
      </w:pPr>
      <w:r>
        <w:rPr>
          <w:lang w:val="en-US"/>
        </w:rPr>
        <w:t>Giải pháp mapping cụ thể mà framework dùng kỹ thuật khai báo (</w:t>
      </w:r>
      <w:r w:rsidRPr="00B83A99">
        <w:rPr>
          <w:lang w:val="en-US"/>
        </w:rPr>
        <w:t>declaration</w:t>
      </w:r>
      <w:r>
        <w:rPr>
          <w:lang w:val="en-US"/>
        </w:rPr>
        <w:t>) trong 1 business entity class thì các Property nào sẽ được chuyển đổi (mapping) thành thông tin dưới dạng Tag.</w:t>
      </w:r>
      <w:r w:rsidR="00C95DAE">
        <w:rPr>
          <w:lang w:val="en-US"/>
        </w:rPr>
        <w:t xml:space="preserve"> Mỗi property của các business entity object sẽ được mapping thành một record của bảng TagAttribute.</w:t>
      </w:r>
    </w:p>
    <w:p w:rsidR="00B83A99" w:rsidRPr="00D644BE" w:rsidRDefault="00E43FD3" w:rsidP="009032D0">
      <w:pPr>
        <w:jc w:val="center"/>
        <w:rPr>
          <w:lang w:val="en-US"/>
        </w:rPr>
      </w:pPr>
      <w:r>
        <w:rPr>
          <w:lang w:val="en-US"/>
        </w:rPr>
        <w:lastRenderedPageBreak/>
        <w:drawing>
          <wp:inline distT="0" distB="0" distL="0" distR="0" wp14:anchorId="170E5983" wp14:editId="1C8CB010">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42696D" w:rsidRPr="00867044" w:rsidRDefault="004B0C9E" w:rsidP="009032D0">
      <w:pPr>
        <w:pStyle w:val="Heading3"/>
        <w:rPr>
          <w:lang w:val="en-US"/>
        </w:rPr>
      </w:pPr>
      <w:bookmarkStart w:id="314" w:name="_Toc312162658"/>
      <w:r>
        <w:rPr>
          <w:lang w:val="en-US"/>
        </w:rPr>
        <w:t>Taxonomy</w:t>
      </w:r>
      <w:r w:rsidR="00E90C85">
        <w:rPr>
          <w:lang w:val="en-US"/>
        </w:rPr>
        <w:t xml:space="preserve"> -</w:t>
      </w:r>
      <w:r w:rsidR="00D73356">
        <w:rPr>
          <w:lang w:val="en-US"/>
        </w:rPr>
        <w:t xml:space="preserve"> giải pháp ứng dụng cấu trúc phân loại và lưu trữ thông tin ứng dụng vào JobZoom framework</w:t>
      </w:r>
      <w:bookmarkEnd w:id="314"/>
    </w:p>
    <w:p w:rsidR="00F43BC7" w:rsidRDefault="00F43BC7" w:rsidP="009032D0">
      <w:pPr>
        <w:pStyle w:val="Heading4"/>
        <w:rPr>
          <w:lang w:val="en-US"/>
        </w:rPr>
      </w:pPr>
      <w:r>
        <w:rPr>
          <w:lang w:val="en-US"/>
        </w:rPr>
        <w:t>Tổ chức thông tin theo theo cây phân cấp</w:t>
      </w:r>
    </w:p>
    <w:p w:rsidR="003A46AC" w:rsidRPr="000E6170" w:rsidRDefault="000E6170" w:rsidP="009032D0">
      <w:pPr>
        <w:rPr>
          <w:u w:val="single"/>
          <w:lang w:val="en-US"/>
        </w:rPr>
      </w:pPr>
      <w:r w:rsidRPr="000E6170">
        <w:rPr>
          <w:u w:val="single"/>
          <w:lang w:val="en-US"/>
        </w:rPr>
        <w:t>Vấn đề: Làm thế nào để tổ chức thông tin theo cây phân cấp hiệu quả nhất</w:t>
      </w:r>
    </w:p>
    <w:p w:rsidR="002A34E7" w:rsidRDefault="00D937F6" w:rsidP="009032D0">
      <w:pPr>
        <w:rPr>
          <w:lang w:val="en-US"/>
        </w:rPr>
      </w:pPr>
      <w:r>
        <w:rPr>
          <w:lang w:val="en-US"/>
        </w:rPr>
        <w:t>Theo hướng giải quyết 6.2 (lưu trữ dưới dạng tag kết hợp tổ chức thông tin theo taxonomy) và trong</w:t>
      </w:r>
      <w:r w:rsidR="00E12A9A">
        <w:rPr>
          <w:lang w:val="en-US"/>
        </w:rPr>
        <w:t xml:space="preserve"> kiến trúc tổng quan của JobZoom Framework</w:t>
      </w:r>
      <w:r>
        <w:rPr>
          <w:lang w:val="en-US"/>
        </w:rPr>
        <w:t xml:space="preserve"> trình bày</w:t>
      </w:r>
      <w:r w:rsidR="004D381E">
        <w:rPr>
          <w:lang w:val="en-US"/>
        </w:rPr>
        <w:t xml:space="preserve"> </w:t>
      </w:r>
      <w:r w:rsidR="00E12A9A">
        <w:rPr>
          <w:lang w:val="en-US"/>
        </w:rPr>
        <w:t xml:space="preserve">các </w:t>
      </w:r>
      <w:r w:rsidR="009C1643">
        <w:rPr>
          <w:lang w:val="en-US"/>
        </w:rPr>
        <w:t>Use</w:t>
      </w:r>
      <w:r>
        <w:rPr>
          <w:lang w:val="en-US"/>
        </w:rPr>
        <w:t xml:space="preserve"> case </w:t>
      </w:r>
      <w:r w:rsidR="00E12A9A">
        <w:rPr>
          <w:lang w:val="en-US"/>
        </w:rPr>
        <w:t>của một hệ thống thông tin tìm việc hướng đến 2 đối tượng cụ thể</w:t>
      </w:r>
      <w:r w:rsidR="008E6821">
        <w:rPr>
          <w:lang w:val="en-US"/>
        </w:rPr>
        <w:t xml:space="preserve"> (người dùng đầu cuối)</w:t>
      </w:r>
      <w:r w:rsidR="00E12A9A">
        <w:rPr>
          <w:lang w:val="en-US"/>
        </w:rPr>
        <w:t>: người tìm kiếm việc (Job Seeker) và Doanh nghiệp tuyển dụng (Employer).</w:t>
      </w:r>
    </w:p>
    <w:p w:rsidR="00867044" w:rsidRDefault="00920FD4" w:rsidP="009032D0">
      <w:pPr>
        <w:rPr>
          <w:lang w:val="en-US"/>
        </w:rPr>
      </w:pPr>
      <w:r>
        <w:rPr>
          <w:lang w:val="en-US"/>
        </w:rPr>
        <w:t>Vì vậy thông tin tổ chức, lưu trữ tập trung mô tả 2 nguồn thông ti</w:t>
      </w:r>
      <w:r w:rsidR="00882E63">
        <w:rPr>
          <w:lang w:val="en-US"/>
        </w:rPr>
        <w:t>n chính: Job Seeker và Employer</w:t>
      </w:r>
      <w:r w:rsidR="005146DB">
        <w:rPr>
          <w:lang w:val="en-US"/>
        </w:rPr>
        <w:t>.</w:t>
      </w:r>
    </w:p>
    <w:p w:rsidR="00DE3DAD" w:rsidRDefault="009F759C" w:rsidP="009032D0">
      <w:pPr>
        <w:rPr>
          <w:lang w:val="en-US"/>
        </w:rPr>
      </w:pPr>
      <w:r>
        <w:rPr>
          <w:lang w:val="en-US"/>
        </w:rPr>
        <w:t xml:space="preserve">Theo giải pháp </w:t>
      </w:r>
    </w:p>
    <w:p w:rsidR="00CD218F" w:rsidRDefault="00A02813" w:rsidP="009032D0">
      <w:pPr>
        <w:rPr>
          <w:lang w:val="en-US"/>
        </w:rPr>
      </w:pPr>
      <w:r w:rsidRPr="00CD218F">
        <w:rPr>
          <w:u w:val="single"/>
          <w:lang w:val="en-US"/>
        </w:rPr>
        <w:t xml:space="preserve">Giải pháp: </w:t>
      </w:r>
      <w:r w:rsidR="00CD218F" w:rsidRPr="00CD218F">
        <w:rPr>
          <w:u w:val="single"/>
          <w:lang w:val="en-US"/>
        </w:rPr>
        <w:t>tổ chức thông tin phân cấp h</w:t>
      </w:r>
      <w:r w:rsidRPr="00CD218F">
        <w:rPr>
          <w:u w:val="single"/>
          <w:lang w:val="en-US"/>
        </w:rPr>
        <w:t>ierachy</w:t>
      </w:r>
      <w:r w:rsidR="00CD218F" w:rsidRPr="00CD218F">
        <w:rPr>
          <w:u w:val="single"/>
          <w:lang w:val="en-US"/>
        </w:rPr>
        <w:t xml:space="preserve"> theo</w:t>
      </w:r>
      <w:r w:rsidRPr="00CD218F">
        <w:rPr>
          <w:u w:val="single"/>
          <w:lang w:val="en-US"/>
        </w:rPr>
        <w:t xml:space="preserve"> 3 cấ</w:t>
      </w:r>
      <w:r w:rsidR="00CD218F" w:rsidRPr="00CD218F">
        <w:rPr>
          <w:u w:val="single"/>
          <w:lang w:val="en-US"/>
        </w:rPr>
        <w:t>p bao gồm:</w:t>
      </w:r>
      <w:r w:rsidR="00CD218F">
        <w:rPr>
          <w:lang w:val="en-US"/>
        </w:rPr>
        <w:t xml:space="preserve">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5C4B1580" wp14:editId="4784B879">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Default="00DA51B8" w:rsidP="009032D0">
      <w:pPr>
        <w:rPr>
          <w:lang w:val="en-US"/>
        </w:rPr>
      </w:pPr>
      <w:r>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49A5E627" wp14:editId="7C7B4B18">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59">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A02813" w:rsidRDefault="00A02813" w:rsidP="009032D0">
      <w:pPr>
        <w:rPr>
          <w:lang w:val="en-US"/>
        </w:rPr>
      </w:pPr>
      <w:r w:rsidRPr="003D1608">
        <w:rPr>
          <w:highlight w:val="green"/>
          <w:lang w:val="en-US"/>
        </w:rPr>
        <w:t>Tại sao phải sử dụng giải pháp này</w:t>
      </w:r>
    </w:p>
    <w:p w:rsidR="003D1608" w:rsidRDefault="003D1608" w:rsidP="009032D0">
      <w:pPr>
        <w:rPr>
          <w:lang w:val="en-US"/>
        </w:rPr>
      </w:pPr>
      <w:r w:rsidRPr="003D1608">
        <w:rPr>
          <w:highlight w:val="green"/>
          <w:lang w:val="en-US"/>
        </w:rPr>
        <w:t>Giải pháp này có thuận lợi, bất lợi gì sau này</w:t>
      </w:r>
    </w:p>
    <w:p w:rsidR="00F43BC7" w:rsidRDefault="00F43BC7" w:rsidP="009032D0">
      <w:pPr>
        <w:pStyle w:val="Heading4"/>
        <w:rPr>
          <w:lang w:val="en-US"/>
        </w:rPr>
      </w:pPr>
      <w:r>
        <w:rPr>
          <w:lang w:val="en-US"/>
        </w:rPr>
        <w:lastRenderedPageBreak/>
        <w:t>Giải pháp tạo mối tương quan giữa các cây phân cấp</w:t>
      </w:r>
    </w:p>
    <w:p w:rsidR="00266D28" w:rsidRDefault="00266D28" w:rsidP="009032D0">
      <w:pPr>
        <w:rPr>
          <w:lang w:val="en-US"/>
        </w:rPr>
      </w:pPr>
      <w:r w:rsidRPr="007C4FEA">
        <w:rPr>
          <w:highlight w:val="yellow"/>
          <w:lang w:val="en-US"/>
        </w:rPr>
        <w:t>Vấn đề: làm sao tạo mối ràng buộc giúp Client Actor tạo sự tương đồng giữa các cây phân cấp với nhau?</w:t>
      </w:r>
    </w:p>
    <w:p w:rsidR="00266D28" w:rsidRDefault="00FC53F1" w:rsidP="009032D0">
      <w:pPr>
        <w:rPr>
          <w:lang w:val="en-US"/>
        </w:rPr>
      </w:pPr>
      <w:r>
        <w:rPr>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drawing>
          <wp:inline distT="0" distB="0" distL="0" distR="0" wp14:anchorId="20FCCB43" wp14:editId="1D0E806A">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285D3F" w:rsidRDefault="00285D3F" w:rsidP="009032D0">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032D0">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032D0">
      <w:pPr>
        <w:rPr>
          <w:lang w:val="en-US"/>
        </w:rPr>
      </w:pPr>
      <w:r>
        <w:rPr>
          <w:lang w:val="en-US"/>
        </w:rPr>
        <w:t>Giải pháp:</w:t>
      </w:r>
    </w:p>
    <w:p w:rsidR="004B0C9E" w:rsidRDefault="000C2D02" w:rsidP="009032D0">
      <w:pPr>
        <w:pStyle w:val="Heading3"/>
        <w:rPr>
          <w:lang w:val="en-US"/>
        </w:rPr>
      </w:pPr>
      <w:bookmarkStart w:id="315" w:name="_Toc312162659"/>
      <w:r>
        <w:rPr>
          <w:lang w:val="en-US"/>
        </w:rPr>
        <w:lastRenderedPageBreak/>
        <w:t>M</w:t>
      </w:r>
      <w:r w:rsidR="00E90C85">
        <w:rPr>
          <w:lang w:val="en-US"/>
        </w:rPr>
        <w:t>atching tool -</w:t>
      </w:r>
      <w:r>
        <w:rPr>
          <w:lang w:val="en-US"/>
        </w:rPr>
        <w:t xml:space="preserve"> </w:t>
      </w:r>
      <w:r w:rsidR="0059788B">
        <w:rPr>
          <w:lang w:val="en-US"/>
        </w:rPr>
        <w:t>Giải pháp</w:t>
      </w:r>
      <w:r w:rsidR="00216172">
        <w:rPr>
          <w:lang w:val="en-US"/>
        </w:rPr>
        <w:t xml:space="preserve"> so sánh</w:t>
      </w:r>
      <w:r w:rsidR="0059788B">
        <w:rPr>
          <w:lang w:val="en-US"/>
        </w:rPr>
        <w:t xml:space="preserve"> độ tương quan giữa </w:t>
      </w:r>
      <w:bookmarkEnd w:id="315"/>
      <w:r w:rsidR="00216172">
        <w:rPr>
          <w:lang w:val="en-US"/>
        </w:rPr>
        <w:t>các thông tin được tổ chức theo cấu trúc cây phân cấp.</w:t>
      </w:r>
    </w:p>
    <w:p w:rsidR="00C86156" w:rsidRDefault="00C86156" w:rsidP="009032D0">
      <w:pPr>
        <w:rPr>
          <w:lang w:val="en-US"/>
        </w:rPr>
      </w:pPr>
      <w:r>
        <w:rPr>
          <w:lang w:val="en-US"/>
        </w:rPr>
        <w:t xml:space="preserve">Vấn đề: </w:t>
      </w:r>
    </w:p>
    <w:p w:rsidR="00C86156" w:rsidRDefault="00C86156" w:rsidP="009032D0">
      <w:pPr>
        <w:rPr>
          <w:lang w:val="en-US"/>
        </w:rPr>
      </w:pPr>
      <w:r>
        <w:rPr>
          <w:lang w:val="en-US"/>
        </w:rPr>
        <w:t xml:space="preserve">Giải </w:t>
      </w:r>
      <w:commentRangeStart w:id="316"/>
      <w:r>
        <w:rPr>
          <w:lang w:val="en-US"/>
        </w:rPr>
        <w:t>pháp</w:t>
      </w:r>
      <w:commentRangeEnd w:id="316"/>
      <w:r w:rsidR="009D051F">
        <w:rPr>
          <w:rStyle w:val="CommentReference"/>
        </w:rPr>
        <w:commentReference w:id="316"/>
      </w:r>
      <w:r>
        <w:rPr>
          <w:lang w:val="en-US"/>
        </w:rPr>
        <w:t>:</w:t>
      </w:r>
    </w:p>
    <w:p w:rsidR="009D051F" w:rsidRPr="00CC2F96" w:rsidRDefault="009D051F" w:rsidP="009D051F">
      <w:pPr>
        <w:ind w:firstLine="720"/>
        <w:rPr>
          <w:lang w:val="en-US"/>
        </w:rPr>
      </w:pPr>
      <w:r>
        <w:rPr>
          <w:lang w:val="en-US"/>
        </w:rPr>
        <w:t xml:space="preserve">Nhóm đưa ra giải pháp là duyệt kết hợp với tìm kiếm trong cấu trúc cây, cụ thể ta sẽ duyệt cây thông tin yêu cầu tuyển dụng, ứng với mỗi tiêu chí thuộc một phân lớp cụ thể (như kỹ năng, học vấn, kinh nghiệm) của một vị trí tuyển dụng sẽ thực hiện tìm kiếm trong cây thông tin hồ sơ ứng viên với phân lớp giống nhau. Nếu không khớp nhau, ta thay thế tiêu chí cần tìm này bằng các từ khóa có độ tương quan cao nhất với nó (bảng SimilarityTerm), sau đó lặp lại quy trình tìm kiếm trong cây thông tin hồ sơ ứng viên. Kết quả ta được danh sách kỹ năng, học vấn và kinh nghiệm của ứng viên phù hợp với các tiêu chí mà nhà tuyển dụng đưa ra. Hơn nữa, hệ thống hỗ trợ nhà tuyển dụng đặt trọng số (weight) và trình độ yêu cầu (level) cho các tiêu chí của một yêu cầu tuyển dụng, tương tự các kỹ năng hoặc kinh nghiệm của ứng viên cũng có một trình độ hay mức độ hiểu biết (level) về lĩnh vực đó, vì vậy kết quả của quá trinh so khớp, ta còn có được tỉ lệ phần trăm so khớp là số điểm mà ứng viên đạt được trên tổng điểm yêu cầu của nhà tuyển dụng như sau: </w:t>
      </w:r>
    </w:p>
    <w:p w:rsidR="009D051F" w:rsidRPr="00782308" w:rsidRDefault="009D051F" w:rsidP="009D051F">
      <w:pPr>
        <w:ind w:firstLine="720"/>
        <w:rPr>
          <w:rFonts w:eastAsiaTheme="minorEastAsia"/>
          <w:lang w:val="en-US"/>
        </w:rPr>
      </w:pPr>
      <m:oMathPara>
        <m:oMath>
          <m:r>
            <m:rPr>
              <m:sty m:val="p"/>
            </m:rPr>
            <w:rPr>
              <w:rFonts w:ascii="Cambria Math" w:hAnsi="Cambria Math"/>
              <w:lang w:val="en-US"/>
            </w:rPr>
            <m:t xml:space="preserve">Match </m:t>
          </m:r>
          <m:d>
            <m:dPr>
              <m:ctrlPr>
                <w:rPr>
                  <w:rFonts w:ascii="Cambria Math" w:hAnsi="Cambria Math"/>
                  <w:lang w:val="en-US"/>
                </w:rPr>
              </m:ctrlPr>
            </m:dPr>
            <m:e>
              <m:r>
                <m:rPr>
                  <m:sty m:val="p"/>
                </m:rPr>
                <w:rPr>
                  <w:rFonts w:ascii="Cambria Math" w:hAnsi="Cambria Math"/>
                  <w:lang w:val="en-US"/>
                </w:rPr>
                <m:t>%</m:t>
              </m:r>
            </m:e>
          </m:d>
          <m:r>
            <m:rPr>
              <m:sty m:val="p"/>
            </m:rPr>
            <w:rPr>
              <w:rFonts w:ascii="Cambria Math" w:hAnsi="Cambria Math"/>
              <w:lang w:val="en-US"/>
            </w:rPr>
            <m:t>=</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e>
              </m:nary>
            </m:num>
            <m:den>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e>
              </m:nary>
            </m:den>
          </m:f>
          <m:r>
            <m:rPr>
              <m:sty m:val="p"/>
            </m:rPr>
            <w:rPr>
              <w:rFonts w:ascii="Cambria Math" w:hAnsi="Cambria Math"/>
              <w:lang w:val="en-US"/>
            </w:rPr>
            <m:t xml:space="preserve"> </m:t>
          </m:r>
        </m:oMath>
      </m:oMathPara>
    </w:p>
    <w:p w:rsidR="009D051F" w:rsidRDefault="00DB29E9"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oMath>
      <w:r w:rsidR="009D051F">
        <w:rPr>
          <w:rFonts w:eastAsiaTheme="minorEastAsia"/>
          <w:lang w:val="en-US"/>
        </w:rPr>
        <w:t xml:space="preserve"> : </w:t>
      </w:r>
      <w:r w:rsidR="009D051F" w:rsidRPr="00782308">
        <w:rPr>
          <w:rFonts w:eastAsiaTheme="minorEastAsia"/>
          <w:lang w:val="en-US"/>
        </w:rPr>
        <w:t>trọng số của tiêu chí yêu cầu</w:t>
      </w:r>
    </w:p>
    <w:p w:rsidR="009D051F" w:rsidRDefault="00DB29E9"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oMath>
      <w:r w:rsidR="009D051F" w:rsidRPr="00202EEE">
        <w:rPr>
          <w:rFonts w:eastAsiaTheme="minorEastAsia"/>
          <w:lang w:val="en-US"/>
        </w:rPr>
        <w:t xml:space="preserve"> : trình độ yêu cầu củ</w:t>
      </w:r>
      <w:r w:rsidR="009D051F">
        <w:rPr>
          <w:rFonts w:eastAsiaTheme="minorEastAsia"/>
          <w:lang w:val="en-US"/>
        </w:rPr>
        <w:t>a tiêu chí</w:t>
      </w:r>
    </w:p>
    <w:p w:rsidR="009D051F" w:rsidRPr="000A088E" w:rsidRDefault="00DB29E9"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oMath>
      <w:r w:rsidR="009D051F" w:rsidRPr="00202EEE">
        <w:rPr>
          <w:rFonts w:eastAsiaTheme="minorEastAsia"/>
          <w:lang w:val="en-US"/>
        </w:rPr>
        <w:t xml:space="preserve"> : trình độ về tiêu chí của ứng viên</w:t>
      </w:r>
    </w:p>
    <w:p w:rsidR="009D051F" w:rsidRPr="00C86156" w:rsidRDefault="009D051F" w:rsidP="009032D0">
      <w:pPr>
        <w:rPr>
          <w:lang w:val="en-US"/>
        </w:rPr>
      </w:pPr>
    </w:p>
    <w:p w:rsidR="004B0C9E" w:rsidRDefault="006138F4" w:rsidP="009032D0">
      <w:pPr>
        <w:pStyle w:val="Heading3"/>
        <w:rPr>
          <w:lang w:val="en-US"/>
        </w:rPr>
      </w:pPr>
      <w:r>
        <w:rPr>
          <w:lang w:val="en-US"/>
        </w:rPr>
        <w:t xml:space="preserve"> </w:t>
      </w:r>
      <w:bookmarkStart w:id="317" w:name="_Ref312160165"/>
      <w:bookmarkStart w:id="318" w:name="_Ref312160168"/>
      <w:bookmarkStart w:id="319" w:name="_Ref312160172"/>
      <w:bookmarkStart w:id="320" w:name="_Toc312162660"/>
      <w:r w:rsidR="0047654B">
        <w:rPr>
          <w:lang w:val="en-US"/>
        </w:rPr>
        <w:t>Data Mining engine</w:t>
      </w:r>
      <w:r w:rsidR="00E90C85">
        <w:rPr>
          <w:lang w:val="en-US"/>
        </w:rPr>
        <w:t xml:space="preserve"> -</w:t>
      </w:r>
      <w:r w:rsidR="0047654B">
        <w:rPr>
          <w:lang w:val="en-US"/>
        </w:rPr>
        <w:t xml:space="preserve"> giải pháp ứng dụng Decision Tree vào kiến trúc JobZoom framework</w:t>
      </w:r>
      <w:bookmarkEnd w:id="317"/>
      <w:bookmarkEnd w:id="318"/>
      <w:bookmarkEnd w:id="319"/>
      <w:bookmarkEnd w:id="320"/>
    </w:p>
    <w:p w:rsidR="00CE1CBD" w:rsidRPr="000A6C0C" w:rsidRDefault="00CE1CBD" w:rsidP="00CE1CBD">
      <w:pPr>
        <w:pStyle w:val="ListParagraph"/>
        <w:numPr>
          <w:ilvl w:val="0"/>
          <w:numId w:val="29"/>
        </w:numPr>
        <w:rPr>
          <w:b/>
          <w:lang w:val="en-US"/>
        </w:rPr>
      </w:pPr>
      <w:r w:rsidRPr="000A6C0C">
        <w:rPr>
          <w:b/>
          <w:lang w:val="en-US"/>
        </w:rPr>
        <w:t>Pivot transformation:</w:t>
      </w:r>
    </w:p>
    <w:p w:rsidR="00CE1CBD" w:rsidRDefault="00CE1CBD" w:rsidP="00CE1CBD">
      <w:pPr>
        <w:ind w:firstLine="720"/>
        <w:rPr>
          <w:rFonts w:cs="Times New Roman"/>
          <w:szCs w:val="24"/>
          <w:lang w:val="en-US"/>
        </w:rPr>
      </w:pPr>
      <w:r>
        <w:rPr>
          <w:rFonts w:cs="Times New Roman"/>
          <w:szCs w:val="24"/>
          <w:lang w:val="en-US"/>
        </w:rPr>
        <w:t xml:space="preserve">Trong quá trình xây dựng cây quyết định thông qua giải pháp kiến trúc lưu trữ và so khớp thông tin, </w:t>
      </w:r>
      <w:r w:rsidRPr="00661E7F">
        <w:rPr>
          <w:rFonts w:cs="Times New Roman"/>
          <w:szCs w:val="24"/>
        </w:rPr>
        <w:t xml:space="preserve"> </w:t>
      </w:r>
      <w:r>
        <w:rPr>
          <w:rFonts w:cs="Times New Roman"/>
          <w:szCs w:val="24"/>
          <w:lang w:val="en-US"/>
        </w:rPr>
        <w:t>kỹ thuật Pivot transformation được chúng tôi ứng dụng như sau:</w:t>
      </w:r>
    </w:p>
    <w:p w:rsidR="00CE1CBD" w:rsidRPr="000A6C0C" w:rsidRDefault="00CE1CBD" w:rsidP="00CE1CBD">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Pr="000A6C0C">
        <w:rPr>
          <w:rFonts w:cs="Times New Roman"/>
          <w:szCs w:val="24"/>
        </w:rPr>
        <w:t>được lưu trữ theo dạng Tagging (Taxonomy) bằng kỹ thuật Pivot T</w:t>
      </w:r>
      <w:r>
        <w:rPr>
          <w:rFonts w:cs="Times New Roman"/>
          <w:szCs w:val="24"/>
        </w:rPr>
        <w:t>ransformation trong SQL Server.</w:t>
      </w:r>
    </w:p>
    <w:p w:rsidR="00CE1CBD" w:rsidRDefault="00CE1CBD" w:rsidP="00CE1CBD">
      <w:pPr>
        <w:ind w:firstLine="720"/>
        <w:rPr>
          <w:rFonts w:cs="Times New Roman"/>
          <w:szCs w:val="24"/>
          <w:lang w:val="en-US"/>
        </w:rPr>
      </w:pPr>
      <w:r w:rsidRPr="00661E7F">
        <w:rPr>
          <w:rFonts w:cs="Times New Roman"/>
          <w:szCs w:val="24"/>
        </w:rPr>
        <w:lastRenderedPageBreak/>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CE1CBD" w:rsidRPr="00246C09" w:rsidRDefault="00CE1CBD" w:rsidP="00CE1CBD">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PivotKey</w:t>
            </w:r>
          </w:p>
        </w:tc>
      </w:tr>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Tag</w:t>
            </w:r>
          </w:p>
        </w:tc>
      </w:tr>
      <w:tr w:rsidR="00CE1CBD" w:rsidTr="00CE1CBD">
        <w:tc>
          <w:tcPr>
            <w:tcW w:w="2358" w:type="dxa"/>
            <w:vMerge w:val="restart"/>
          </w:tcPr>
          <w:p w:rsidR="00CE1CBD" w:rsidRPr="00144027" w:rsidRDefault="00CE1CBD" w:rsidP="00CE1CBD">
            <w:pPr>
              <w:rPr>
                <w:rFonts w:cs="Times New Roman"/>
                <w:b/>
                <w:szCs w:val="24"/>
              </w:rPr>
            </w:pPr>
            <w:r w:rsidRPr="00144027">
              <w:rPr>
                <w:rFonts w:cs="Times New Roman"/>
                <w:b/>
                <w:szCs w:val="24"/>
              </w:rPr>
              <w:t xml:space="preserve">Data </w:t>
            </w:r>
          </w:p>
          <w:p w:rsidR="00CE1CBD" w:rsidRDefault="00CE1CBD" w:rsidP="00CE1CBD">
            <w:pPr>
              <w:rPr>
                <w:rFonts w:cs="Times New Roman"/>
                <w:szCs w:val="24"/>
              </w:rPr>
            </w:pPr>
            <w:r w:rsidRPr="00144027">
              <w:rPr>
                <w:rFonts w:cs="Times New Roman"/>
                <w:b/>
                <w:szCs w:val="24"/>
              </w:rPr>
              <w:t>Records</w:t>
            </w: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OOP</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Software design</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DBMS</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Testing Technique</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Automation Testing</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F46E1">
            <w:pPr>
              <w:keepNext/>
              <w:rPr>
                <w:rFonts w:cs="Times New Roman"/>
                <w:szCs w:val="24"/>
              </w:rPr>
            </w:pPr>
            <w:r>
              <w:rPr>
                <w:rFonts w:cs="Times New Roman"/>
                <w:szCs w:val="24"/>
              </w:rPr>
              <w:t>DBMS</w:t>
            </w:r>
          </w:p>
        </w:tc>
      </w:tr>
    </w:tbl>
    <w:p w:rsidR="00CF46E1" w:rsidRPr="00CF46E1" w:rsidRDefault="00CF46E1" w:rsidP="00CF46E1">
      <w:pPr>
        <w:pStyle w:val="Caption"/>
        <w:spacing w:line="360" w:lineRule="auto"/>
        <w:rPr>
          <w:rFonts w:cs="Times New Roman"/>
          <w:szCs w:val="24"/>
          <w:lang w:val="en-US"/>
        </w:rPr>
      </w:pPr>
      <w:bookmarkStart w:id="321" w:name="_Toc312162761"/>
      <w:r>
        <w:t xml:space="preserve">Bảng </w:t>
      </w:r>
      <w:r>
        <w:fldChar w:fldCharType="begin"/>
      </w:r>
      <w:r>
        <w:instrText xml:space="preserve"> SEQ Bảng \* ARABIC </w:instrText>
      </w:r>
      <w:r>
        <w:fldChar w:fldCharType="separate"/>
      </w:r>
      <w:r>
        <w:t>10</w:t>
      </w:r>
      <w:r>
        <w:fldChar w:fldCharType="end"/>
      </w:r>
      <w:r>
        <w:rPr>
          <w:lang w:val="en-US"/>
        </w:rPr>
        <w:t xml:space="preserve">. Bảng </w:t>
      </w:r>
      <w:r>
        <w:rPr>
          <w:rFonts w:cs="Times New Roman"/>
          <w:szCs w:val="24"/>
          <w:lang w:val="en-US"/>
        </w:rPr>
        <w:t>d</w:t>
      </w:r>
      <w:r>
        <w:rPr>
          <w:rFonts w:cs="Times New Roman"/>
          <w:szCs w:val="24"/>
        </w:rPr>
        <w:t>ữ liệu các thông tin tuyển dụng trước khi Pivot trên cột Tag</w:t>
      </w:r>
      <w:bookmarkEnd w:id="321"/>
    </w:p>
    <w:p w:rsidR="00CE1CBD" w:rsidRPr="00144027" w:rsidRDefault="00CE1CBD" w:rsidP="00CE1CBD">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CE1CBD" w:rsidRPr="0003238D" w:rsidTr="00CE1CBD">
        <w:tc>
          <w:tcPr>
            <w:tcW w:w="100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OOP</w:t>
            </w:r>
          </w:p>
        </w:tc>
        <w:tc>
          <w:tcPr>
            <w:tcW w:w="117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DBMS</w:t>
            </w:r>
          </w:p>
        </w:tc>
        <w:tc>
          <w:tcPr>
            <w:tcW w:w="1345"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Automation Testing</w:t>
            </w:r>
          </w:p>
        </w:tc>
      </w:tr>
      <w:tr w:rsidR="00CE1CBD" w:rsidRPr="0003238D" w:rsidTr="00CE1CBD">
        <w:tc>
          <w:tcPr>
            <w:tcW w:w="1008" w:type="dxa"/>
            <w:vMerge w:val="restart"/>
          </w:tcPr>
          <w:p w:rsidR="00CE1CBD" w:rsidRPr="0003238D" w:rsidRDefault="00CE1CBD" w:rsidP="00CE1CBD">
            <w:pPr>
              <w:rPr>
                <w:rFonts w:cs="Times New Roman"/>
                <w:sz w:val="24"/>
                <w:szCs w:val="24"/>
              </w:rPr>
            </w:pPr>
            <w:r w:rsidRPr="0003238D">
              <w:rPr>
                <w:rFonts w:cs="Times New Roman"/>
                <w:sz w:val="24"/>
                <w:szCs w:val="24"/>
              </w:rPr>
              <w:t xml:space="preserve">Data </w:t>
            </w:r>
          </w:p>
          <w:p w:rsidR="00CE1CBD" w:rsidRPr="0003238D" w:rsidRDefault="00CE1CBD" w:rsidP="00CE1CBD">
            <w:pPr>
              <w:rPr>
                <w:rFonts w:cs="Times New Roman"/>
                <w:sz w:val="24"/>
                <w:szCs w:val="24"/>
              </w:rPr>
            </w:pPr>
            <w:r w:rsidRPr="0003238D">
              <w:rPr>
                <w:rFonts w:cs="Times New Roman"/>
                <w:sz w:val="24"/>
                <w:szCs w:val="24"/>
              </w:rPr>
              <w:t>Records</w:t>
            </w:r>
          </w:p>
        </w:tc>
        <w:tc>
          <w:tcPr>
            <w:tcW w:w="1260" w:type="dxa"/>
          </w:tcPr>
          <w:p w:rsidR="00CE1CBD" w:rsidRPr="0003238D" w:rsidRDefault="00CE1CBD" w:rsidP="00CE1CBD">
            <w:pPr>
              <w:rPr>
                <w:rFonts w:cs="Times New Roman"/>
                <w:sz w:val="24"/>
                <w:szCs w:val="24"/>
              </w:rPr>
            </w:pPr>
            <w:r w:rsidRPr="0003238D">
              <w:rPr>
                <w:rFonts w:cs="Times New Roman"/>
                <w:sz w:val="24"/>
                <w:szCs w:val="24"/>
              </w:rPr>
              <w:t>Developer</w:t>
            </w:r>
          </w:p>
        </w:tc>
        <w:tc>
          <w:tcPr>
            <w:tcW w:w="810" w:type="dxa"/>
          </w:tcPr>
          <w:p w:rsidR="00CE1CBD" w:rsidRPr="0003238D" w:rsidRDefault="00CE1CBD" w:rsidP="00CE1CBD">
            <w:pPr>
              <w:rPr>
                <w:rFonts w:cs="Times New Roman"/>
                <w:sz w:val="24"/>
                <w:szCs w:val="24"/>
              </w:rPr>
            </w:pPr>
            <w:r w:rsidRPr="0003238D">
              <w:rPr>
                <w:rFonts w:cs="Times New Roman"/>
                <w:sz w:val="24"/>
                <w:szCs w:val="24"/>
              </w:rPr>
              <w:t>True</w:t>
            </w:r>
          </w:p>
        </w:tc>
        <w:tc>
          <w:tcPr>
            <w:tcW w:w="1170" w:type="dxa"/>
          </w:tcPr>
          <w:p w:rsidR="00CE1CBD" w:rsidRPr="0003238D" w:rsidRDefault="00CE1CBD" w:rsidP="00CE1CBD">
            <w:pPr>
              <w:rPr>
                <w:rFonts w:cs="Times New Roman"/>
                <w:sz w:val="24"/>
                <w:szCs w:val="24"/>
              </w:rPr>
            </w:pPr>
            <w:r w:rsidRPr="0003238D">
              <w:rPr>
                <w:rFonts w:cs="Times New Roman"/>
                <w:sz w:val="24"/>
                <w:szCs w:val="24"/>
              </w:rPr>
              <w:t>True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False</w:t>
            </w:r>
          </w:p>
        </w:tc>
        <w:tc>
          <w:tcPr>
            <w:tcW w:w="1448" w:type="dxa"/>
          </w:tcPr>
          <w:p w:rsidR="00CE1CBD" w:rsidRPr="0003238D" w:rsidRDefault="00CE1CBD" w:rsidP="00CE1CBD">
            <w:pPr>
              <w:rPr>
                <w:rFonts w:cs="Times New Roman"/>
                <w:sz w:val="24"/>
                <w:szCs w:val="24"/>
              </w:rPr>
            </w:pPr>
            <w:r w:rsidRPr="0003238D">
              <w:rPr>
                <w:rFonts w:cs="Times New Roman"/>
                <w:sz w:val="24"/>
                <w:szCs w:val="24"/>
              </w:rPr>
              <w:t>False</w:t>
            </w:r>
          </w:p>
        </w:tc>
      </w:tr>
      <w:tr w:rsidR="00CE1CBD" w:rsidRPr="0003238D" w:rsidTr="00CE1CBD">
        <w:tc>
          <w:tcPr>
            <w:tcW w:w="1008" w:type="dxa"/>
            <w:vMerge/>
          </w:tcPr>
          <w:p w:rsidR="00CE1CBD" w:rsidRPr="0003238D" w:rsidRDefault="00CE1CBD" w:rsidP="00CE1CBD">
            <w:pPr>
              <w:rPr>
                <w:rFonts w:cs="Times New Roman"/>
                <w:sz w:val="24"/>
                <w:szCs w:val="24"/>
              </w:rPr>
            </w:pPr>
          </w:p>
        </w:tc>
        <w:tc>
          <w:tcPr>
            <w:tcW w:w="1260" w:type="dxa"/>
          </w:tcPr>
          <w:p w:rsidR="00CE1CBD" w:rsidRPr="0003238D" w:rsidRDefault="00CE1CBD" w:rsidP="00CE1CBD">
            <w:pPr>
              <w:rPr>
                <w:rFonts w:cs="Times New Roman"/>
                <w:sz w:val="24"/>
                <w:szCs w:val="24"/>
              </w:rPr>
            </w:pPr>
            <w:r w:rsidRPr="0003238D">
              <w:rPr>
                <w:rFonts w:cs="Times New Roman"/>
                <w:sz w:val="24"/>
                <w:szCs w:val="24"/>
              </w:rPr>
              <w:t>Tester</w:t>
            </w:r>
          </w:p>
        </w:tc>
        <w:tc>
          <w:tcPr>
            <w:tcW w:w="810" w:type="dxa"/>
          </w:tcPr>
          <w:p w:rsidR="00CE1CBD" w:rsidRPr="0003238D" w:rsidRDefault="00CE1CBD" w:rsidP="00CE1CBD">
            <w:pPr>
              <w:rPr>
                <w:rFonts w:cs="Times New Roman"/>
                <w:sz w:val="24"/>
                <w:szCs w:val="24"/>
              </w:rPr>
            </w:pPr>
            <w:r w:rsidRPr="0003238D">
              <w:rPr>
                <w:rFonts w:cs="Times New Roman"/>
                <w:sz w:val="24"/>
                <w:szCs w:val="24"/>
              </w:rPr>
              <w:t>False</w:t>
            </w:r>
          </w:p>
        </w:tc>
        <w:tc>
          <w:tcPr>
            <w:tcW w:w="1170" w:type="dxa"/>
          </w:tcPr>
          <w:p w:rsidR="00CE1CBD" w:rsidRPr="0003238D" w:rsidRDefault="00CE1CBD" w:rsidP="00CE1CBD">
            <w:pPr>
              <w:rPr>
                <w:rFonts w:cs="Times New Roman"/>
                <w:sz w:val="24"/>
                <w:szCs w:val="24"/>
              </w:rPr>
            </w:pPr>
            <w:r w:rsidRPr="0003238D">
              <w:rPr>
                <w:rFonts w:cs="Times New Roman"/>
                <w:sz w:val="24"/>
                <w:szCs w:val="24"/>
              </w:rPr>
              <w:t>False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True</w:t>
            </w:r>
          </w:p>
        </w:tc>
        <w:tc>
          <w:tcPr>
            <w:tcW w:w="1448" w:type="dxa"/>
          </w:tcPr>
          <w:p w:rsidR="00CE1CBD" w:rsidRPr="0003238D" w:rsidRDefault="00CE1CBD" w:rsidP="00CE1CBD">
            <w:pPr>
              <w:keepNext/>
              <w:rPr>
                <w:rFonts w:cs="Times New Roman"/>
                <w:sz w:val="24"/>
                <w:szCs w:val="24"/>
              </w:rPr>
            </w:pPr>
            <w:r w:rsidRPr="0003238D">
              <w:rPr>
                <w:rFonts w:cs="Times New Roman"/>
                <w:sz w:val="24"/>
                <w:szCs w:val="24"/>
              </w:rPr>
              <w:t>True</w:t>
            </w:r>
          </w:p>
        </w:tc>
      </w:tr>
    </w:tbl>
    <w:p w:rsidR="00CE1CBD" w:rsidRDefault="00CE1CBD" w:rsidP="00CE1CBD">
      <w:pPr>
        <w:pStyle w:val="Caption"/>
        <w:spacing w:line="360" w:lineRule="auto"/>
        <w:rPr>
          <w:rFonts w:cs="Times New Roman"/>
          <w:szCs w:val="24"/>
          <w:lang w:val="en-US"/>
        </w:rPr>
      </w:pPr>
      <w:bookmarkStart w:id="322" w:name="_Toc312162762"/>
      <w:r>
        <w:t xml:space="preserve">Bảng </w:t>
      </w:r>
      <w:r>
        <w:fldChar w:fldCharType="begin"/>
      </w:r>
      <w:r>
        <w:instrText xml:space="preserve"> SEQ Bảng \* ARABIC </w:instrText>
      </w:r>
      <w:r>
        <w:fldChar w:fldCharType="separate"/>
      </w:r>
      <w:r w:rsidR="00CF46E1">
        <w:t>11</w:t>
      </w:r>
      <w:r>
        <w:fldChar w:fldCharType="end"/>
      </w:r>
      <w:r>
        <w:rPr>
          <w:lang w:val="en-US"/>
        </w:rPr>
        <w:t xml:space="preserve">. Bảng </w:t>
      </w:r>
      <w:r>
        <w:rPr>
          <w:rFonts w:cs="Times New Roman"/>
          <w:szCs w:val="24"/>
          <w:lang w:val="en-US"/>
        </w:rPr>
        <w:t>k</w:t>
      </w:r>
      <w:r>
        <w:rPr>
          <w:rFonts w:cs="Times New Roman"/>
          <w:szCs w:val="24"/>
        </w:rPr>
        <w:t>ết quả sau khi Pivot Transformation</w:t>
      </w:r>
      <w:bookmarkEnd w:id="322"/>
    </w:p>
    <w:p w:rsidR="00CE1CBD" w:rsidRDefault="00CE1CBD" w:rsidP="00CE1CBD">
      <w:pPr>
        <w:keepNext/>
      </w:pPr>
      <w:r>
        <w:rPr>
          <w:lang w:val="en-US"/>
        </w:rPr>
        <w:drawing>
          <wp:inline distT="0" distB="0" distL="0" distR="0" wp14:anchorId="50612964" wp14:editId="3A7DB4B9">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CE1CBD" w:rsidRDefault="00CE1CBD" w:rsidP="00CE1CBD">
      <w:pPr>
        <w:pStyle w:val="Caption"/>
        <w:spacing w:line="360" w:lineRule="auto"/>
        <w:rPr>
          <w:lang w:val="en-US"/>
        </w:rPr>
      </w:pPr>
      <w:bookmarkStart w:id="323" w:name="_Toc312162743"/>
      <w:r>
        <w:t xml:space="preserve">Hình </w:t>
      </w:r>
      <w:r>
        <w:fldChar w:fldCharType="begin"/>
      </w:r>
      <w:r>
        <w:instrText xml:space="preserve"> SEQ Hình \* ARABIC </w:instrText>
      </w:r>
      <w:r>
        <w:fldChar w:fldCharType="separate"/>
      </w:r>
      <w:r>
        <w:t>31</w:t>
      </w:r>
      <w:r>
        <w:fldChar w:fldCharType="end"/>
      </w:r>
      <w:r>
        <w:rPr>
          <w:lang w:val="en-US"/>
        </w:rPr>
        <w:t>. Dữ liệu đầu vào và đầu ra Decision Tree Engine của JobZoom framework</w:t>
      </w:r>
      <w:bookmarkEnd w:id="323"/>
    </w:p>
    <w:p w:rsidR="00CE1CBD" w:rsidRDefault="00CE1CBD" w:rsidP="00CE1CBD">
      <w:pPr>
        <w:rPr>
          <w:lang w:val="en-US"/>
        </w:rPr>
      </w:pPr>
    </w:p>
    <w:p w:rsidR="00CE1CBD" w:rsidRDefault="00CE1CBD" w:rsidP="00CE1CBD">
      <w:pPr>
        <w:keepNext/>
        <w:jc w:val="center"/>
      </w:pPr>
      <w:r>
        <w:rPr>
          <w:lang w:val="en-US"/>
        </w:rPr>
        <w:lastRenderedPageBreak/>
        <w:drawing>
          <wp:inline distT="0" distB="0" distL="0" distR="0" wp14:anchorId="038AFD6B" wp14:editId="0628AE0B">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324" w:name="_Toc312162744"/>
      <w:r>
        <w:t xml:space="preserve">Hình </w:t>
      </w:r>
      <w:r>
        <w:fldChar w:fldCharType="begin"/>
      </w:r>
      <w:r>
        <w:instrText xml:space="preserve"> SEQ Hình \* ARABIC </w:instrText>
      </w:r>
      <w:r>
        <w:fldChar w:fldCharType="separate"/>
      </w:r>
      <w:r>
        <w:t>32</w:t>
      </w:r>
      <w:r>
        <w:fldChar w:fldCharType="end"/>
      </w:r>
      <w:r>
        <w:rPr>
          <w:lang w:val="en-US"/>
        </w:rPr>
        <w:t>. Các bước xây dựng cây quyết định trên JobZoom framework</w:t>
      </w:r>
      <w:bookmarkEnd w:id="324"/>
    </w:p>
    <w:p w:rsidR="00CE1CBD" w:rsidRDefault="00CE1CBD" w:rsidP="00CE1CBD">
      <w:pPr>
        <w:rPr>
          <w:lang w:val="en-US"/>
        </w:rPr>
      </w:pPr>
    </w:p>
    <w:p w:rsidR="00CE1CBD" w:rsidRDefault="00CE1CBD" w:rsidP="00CE1CBD">
      <w:pPr>
        <w:keepNext/>
      </w:pPr>
      <w:r>
        <w:rPr>
          <w:lang w:val="en-US"/>
        </w:rPr>
        <w:lastRenderedPageBreak/>
        <w:drawing>
          <wp:inline distT="0" distB="0" distL="0" distR="0" wp14:anchorId="61A98A00" wp14:editId="40201012">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BEBA8EAE-BF5A-486C-A8C5-ECC9F3942E4B}">
                          <a14:imgProps xmlns:a14="http://schemas.microsoft.com/office/drawing/2010/main">
                            <a14:imgLayer r:embed="rId64">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CE1CBD" w:rsidRDefault="00CE1CBD" w:rsidP="00CE1CBD">
      <w:pPr>
        <w:pStyle w:val="Caption"/>
        <w:spacing w:line="360" w:lineRule="auto"/>
        <w:rPr>
          <w:lang w:val="en-US"/>
        </w:rPr>
      </w:pPr>
      <w:bookmarkStart w:id="325" w:name="_Toc312162745"/>
      <w:r>
        <w:t xml:space="preserve">Hình </w:t>
      </w:r>
      <w:r>
        <w:fldChar w:fldCharType="begin"/>
      </w:r>
      <w:r>
        <w:instrText xml:space="preserve"> SEQ Hình \* ARABIC </w:instrText>
      </w:r>
      <w:r>
        <w:fldChar w:fldCharType="separate"/>
      </w:r>
      <w:r>
        <w:t>33</w:t>
      </w:r>
      <w:r>
        <w:fldChar w:fldCharType="end"/>
      </w:r>
      <w:r>
        <w:rPr>
          <w:lang w:val="en-US"/>
        </w:rPr>
        <w:t>. Cấu trúc bảng DecisionTreeNode và DecisionTreeNodeDistribution</w:t>
      </w:r>
      <w:bookmarkEnd w:id="325"/>
    </w:p>
    <w:p w:rsidR="00CE1CBD" w:rsidRDefault="00CE1CBD" w:rsidP="00CE1CBD">
      <w:pPr>
        <w:ind w:firstLine="576"/>
        <w:rPr>
          <w:lang w:val="en-US"/>
        </w:rPr>
      </w:pPr>
    </w:p>
    <w:p w:rsidR="00CE1CBD" w:rsidRDefault="00CE1CBD" w:rsidP="00CE1CBD">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 Việc tiến hành xây dựng cây quyết định của JobZoom cũng trải qua các giai đoạn theo thứ tự như sau:</w:t>
      </w:r>
    </w:p>
    <w:p w:rsidR="00CE1CBD" w:rsidRDefault="00CE1CBD" w:rsidP="00CE1CBD">
      <w:pPr>
        <w:pStyle w:val="ListParagraph"/>
        <w:numPr>
          <w:ilvl w:val="0"/>
          <w:numId w:val="25"/>
        </w:numPr>
        <w:rPr>
          <w:lang w:val="en-US"/>
        </w:rPr>
      </w:pPr>
      <w:r>
        <w:rPr>
          <w:lang w:val="en-US"/>
        </w:rPr>
        <w:t>Tiền xử lý dữ liệu</w:t>
      </w:r>
    </w:p>
    <w:p w:rsidR="00CE1CBD" w:rsidRDefault="00CE1CBD" w:rsidP="00CE1CBD">
      <w:pPr>
        <w:pStyle w:val="ListParagraph"/>
        <w:numPr>
          <w:ilvl w:val="0"/>
          <w:numId w:val="25"/>
        </w:numPr>
        <w:rPr>
          <w:lang w:val="en-US"/>
        </w:rPr>
      </w:pPr>
      <w:r>
        <w:rPr>
          <w:lang w:val="en-US"/>
        </w:rPr>
        <w:t>Tạo Data source</w:t>
      </w:r>
    </w:p>
    <w:p w:rsidR="00CE1CBD" w:rsidRDefault="00CE1CBD" w:rsidP="00CE1CBD">
      <w:pPr>
        <w:pStyle w:val="ListParagraph"/>
        <w:numPr>
          <w:ilvl w:val="0"/>
          <w:numId w:val="25"/>
        </w:numPr>
        <w:rPr>
          <w:lang w:val="en-US"/>
        </w:rPr>
      </w:pPr>
      <w:r>
        <w:rPr>
          <w:lang w:val="en-US"/>
        </w:rPr>
        <w:t>Tạo Data source view</w:t>
      </w:r>
    </w:p>
    <w:p w:rsidR="00CE1CBD" w:rsidRDefault="00CE1CBD" w:rsidP="00CE1CBD">
      <w:pPr>
        <w:pStyle w:val="ListParagraph"/>
        <w:numPr>
          <w:ilvl w:val="0"/>
          <w:numId w:val="25"/>
        </w:numPr>
        <w:rPr>
          <w:lang w:val="en-US"/>
        </w:rPr>
      </w:pPr>
      <w:r>
        <w:rPr>
          <w:lang w:val="en-US"/>
        </w:rPr>
        <w:t>Định nghĩa và truyền giá trí tham số thuật toán</w:t>
      </w:r>
    </w:p>
    <w:p w:rsidR="00CE1CBD" w:rsidRDefault="00CE1CBD" w:rsidP="00CE1CBD">
      <w:pPr>
        <w:pStyle w:val="ListParagraph"/>
        <w:numPr>
          <w:ilvl w:val="0"/>
          <w:numId w:val="25"/>
        </w:numPr>
        <w:rPr>
          <w:lang w:val="en-US"/>
        </w:rPr>
      </w:pPr>
      <w:r>
        <w:rPr>
          <w:lang w:val="en-US"/>
        </w:rPr>
        <w:t>Tạo Mining Structures và Mining Models</w:t>
      </w:r>
    </w:p>
    <w:p w:rsidR="00CE1CBD" w:rsidRDefault="00CE1CBD" w:rsidP="00CE1CBD">
      <w:pPr>
        <w:pStyle w:val="ListParagraph"/>
        <w:numPr>
          <w:ilvl w:val="0"/>
          <w:numId w:val="25"/>
        </w:numPr>
        <w:rPr>
          <w:lang w:val="en-US"/>
        </w:rPr>
      </w:pPr>
      <w:r>
        <w:rPr>
          <w:lang w:val="en-US"/>
        </w:rPr>
        <w:t>Tiến hành khai thác dữ liệu</w:t>
      </w:r>
    </w:p>
    <w:p w:rsidR="00CE1CBD" w:rsidRDefault="00CE1CBD" w:rsidP="00CE1CBD">
      <w:pPr>
        <w:pStyle w:val="ListParagraph"/>
        <w:numPr>
          <w:ilvl w:val="0"/>
          <w:numId w:val="25"/>
        </w:numPr>
        <w:rPr>
          <w:lang w:val="en-US"/>
        </w:rPr>
      </w:pPr>
      <w:r>
        <w:rPr>
          <w:lang w:val="en-US"/>
        </w:rPr>
        <w:t>Xuất dữ liệu đã khai thác vào database engine</w:t>
      </w:r>
    </w:p>
    <w:p w:rsidR="00CE1CBD" w:rsidRDefault="00CE1CBD" w:rsidP="00CE1CBD">
      <w:pPr>
        <w:pStyle w:val="ListParagraph"/>
        <w:numPr>
          <w:ilvl w:val="0"/>
          <w:numId w:val="25"/>
        </w:numPr>
        <w:rPr>
          <w:lang w:val="en-US"/>
        </w:rPr>
      </w:pPr>
      <w:r>
        <w:rPr>
          <w:lang w:val="en-US"/>
        </w:rPr>
        <w:t>Dọn dẹp và đóng các kết nối.</w:t>
      </w:r>
    </w:p>
    <w:p w:rsidR="00CE1CBD" w:rsidRPr="00C12AA7" w:rsidRDefault="00CE1CBD" w:rsidP="00CE1CBD">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CE1CBD" w:rsidRDefault="00CE1CBD" w:rsidP="00CE1CBD">
      <w:pPr>
        <w:pStyle w:val="Heading4"/>
        <w:rPr>
          <w:lang w:val="en-US"/>
        </w:rPr>
      </w:pPr>
      <w:r>
        <w:rPr>
          <w:lang w:val="en-US"/>
        </w:rPr>
        <w:t>Giải pháp hỗ trợ tổ chức thông tin hỗ trợ xây dựng cây quyết định</w:t>
      </w:r>
    </w:p>
    <w:p w:rsidR="00CE1CBD" w:rsidRDefault="00CE1CBD" w:rsidP="00CF46E1">
      <w:pPr>
        <w:jc w:val="center"/>
        <w:rPr>
          <w:lang w:val="en-US"/>
        </w:rPr>
      </w:pPr>
      <w:r>
        <w:rPr>
          <w:lang w:val="en-US"/>
        </w:rPr>
        <w:drawing>
          <wp:inline distT="0" distB="0" distL="0" distR="0" wp14:anchorId="291555DC" wp14:editId="328BB22A">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224690" cy="3748452"/>
                    </a:xfrm>
                    <a:prstGeom prst="rect">
                      <a:avLst/>
                    </a:prstGeom>
                  </pic:spPr>
                </pic:pic>
              </a:graphicData>
            </a:graphic>
          </wp:inline>
        </w:drawing>
      </w:r>
    </w:p>
    <w:p w:rsidR="00CE1CBD" w:rsidRPr="00010EB8" w:rsidRDefault="00CE1CBD" w:rsidP="00CE1CBD">
      <w:pPr>
        <w:pStyle w:val="Caption"/>
        <w:spacing w:line="360" w:lineRule="auto"/>
        <w:rPr>
          <w:lang w:val="en-US"/>
        </w:rPr>
      </w:pPr>
      <w:bookmarkStart w:id="326" w:name="_Toc312162746"/>
      <w:r>
        <w:t xml:space="preserve">Hình </w:t>
      </w:r>
      <w:r>
        <w:fldChar w:fldCharType="begin"/>
      </w:r>
      <w:r>
        <w:instrText xml:space="preserve"> SEQ Hình \* ARABIC </w:instrText>
      </w:r>
      <w:r>
        <w:fldChar w:fldCharType="separate"/>
      </w:r>
      <w:r>
        <w:t>34</w:t>
      </w:r>
      <w:r>
        <w:fldChar w:fldCharType="end"/>
      </w:r>
      <w:r>
        <w:rPr>
          <w:lang w:val="en-US"/>
        </w:rPr>
        <w:t>. Cấu trúc dữ liệu cây quyết định #1</w:t>
      </w:r>
      <w:bookmarkEnd w:id="326"/>
    </w:p>
    <w:p w:rsidR="00CE1CBD" w:rsidRDefault="00CE1CBD" w:rsidP="00CE1CBD">
      <w:pPr>
        <w:pStyle w:val="Heading4"/>
        <w:rPr>
          <w:lang w:val="en-US"/>
        </w:rPr>
      </w:pPr>
      <w:r>
        <w:rPr>
          <w:lang w:val="en-US"/>
        </w:rPr>
        <w:t>Giải pháp ứng dụng giải pháp Business Intelligence của Microsoft SQL Server 2008 trong việc xây dựng cây quyết định</w:t>
      </w:r>
    </w:p>
    <w:p w:rsidR="00CE1CBD" w:rsidRDefault="00CE1CBD" w:rsidP="00CE1CBD">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w:t>
      </w:r>
      <w:r>
        <w:rPr>
          <w:lang w:val="en-US"/>
        </w:rPr>
        <w:lastRenderedPageBreak/>
        <w:t xml:space="preserve">Analysis Services API giúp chúng tôi có thể dễ dàng xây dựng cây quyết định một cách độc lập, không phụ thuộc vào “Business Intelligence Development Studio”. </w:t>
      </w:r>
    </w:p>
    <w:p w:rsidR="00CE1CBD" w:rsidRDefault="00CE1CBD" w:rsidP="00CE1CBD">
      <w:pPr>
        <w:keepNext/>
        <w:jc w:val="center"/>
      </w:pPr>
      <w:r>
        <w:rPr>
          <w:lang w:val="en-US"/>
        </w:rPr>
        <w:drawing>
          <wp:inline distT="0" distB="0" distL="0" distR="0" wp14:anchorId="343EB58C" wp14:editId="64C78FDA">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590925" cy="1200150"/>
                    </a:xfrm>
                    <a:prstGeom prst="rect">
                      <a:avLst/>
                    </a:prstGeom>
                  </pic:spPr>
                </pic:pic>
              </a:graphicData>
            </a:graphic>
          </wp:inline>
        </w:drawing>
      </w:r>
    </w:p>
    <w:p w:rsidR="00CE1CBD" w:rsidRDefault="00CE1CBD" w:rsidP="00CF46E1">
      <w:pPr>
        <w:pStyle w:val="Caption"/>
        <w:rPr>
          <w:lang w:val="en-US"/>
        </w:rPr>
      </w:pPr>
      <w:bookmarkStart w:id="327" w:name="_Toc312162747"/>
      <w:r>
        <w:t xml:space="preserve">Hình </w:t>
      </w:r>
      <w:r>
        <w:fldChar w:fldCharType="begin"/>
      </w:r>
      <w:r>
        <w:instrText xml:space="preserve"> SEQ Hình \* ARABIC </w:instrText>
      </w:r>
      <w:r>
        <w:fldChar w:fldCharType="separate"/>
      </w:r>
      <w:r>
        <w:t>35</w:t>
      </w:r>
      <w:r>
        <w:fldChar w:fldCharType="end"/>
      </w:r>
      <w:r>
        <w:rPr>
          <w:lang w:val="en-US"/>
        </w:rPr>
        <w:t>. Cấu trúc cây quyết định khi sử dụng MS Analysis Services API</w:t>
      </w:r>
      <w:r>
        <w:rPr>
          <w:rStyle w:val="FootnoteReference"/>
          <w:lang w:val="en-US"/>
        </w:rPr>
        <w:footnoteReference w:id="17"/>
      </w:r>
      <w:bookmarkEnd w:id="327"/>
    </w:p>
    <w:p w:rsidR="00CE1CBD" w:rsidRPr="00E241C2" w:rsidRDefault="00CE1CBD" w:rsidP="00CE1CBD">
      <w:pPr>
        <w:rPr>
          <w:lang w:val="en-US"/>
        </w:rPr>
      </w:pPr>
    </w:p>
    <w:p w:rsidR="00CE1CBD" w:rsidRDefault="00CE1CBD" w:rsidP="00CE1CBD">
      <w:pPr>
        <w:keepNext/>
      </w:pPr>
      <w:r>
        <w:rPr>
          <w:lang w:val="en-US"/>
        </w:rPr>
        <w:drawing>
          <wp:inline distT="0" distB="0" distL="0" distR="0" wp14:anchorId="56E68FC9" wp14:editId="6626F9F1">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CE1CBD" w:rsidRDefault="00CE1CBD" w:rsidP="00CE1CBD">
      <w:pPr>
        <w:pStyle w:val="Caption"/>
        <w:spacing w:line="360" w:lineRule="auto"/>
        <w:rPr>
          <w:lang w:val="en-US"/>
        </w:rPr>
      </w:pPr>
      <w:bookmarkStart w:id="328" w:name="_Toc312162748"/>
      <w:r>
        <w:t xml:space="preserve">Hình </w:t>
      </w:r>
      <w:r>
        <w:fldChar w:fldCharType="begin"/>
      </w:r>
      <w:r>
        <w:instrText xml:space="preserve"> SEQ Hình \* ARABIC </w:instrText>
      </w:r>
      <w:r>
        <w:fldChar w:fldCharType="separate"/>
      </w:r>
      <w:r>
        <w:t>36</w:t>
      </w:r>
      <w:r>
        <w:fldChar w:fldCharType="end"/>
      </w:r>
      <w:r>
        <w:rPr>
          <w:lang w:val="en-US"/>
        </w:rPr>
        <w:t>. Dữ liệu nhập xuất khi sử dụng MS Analysis Services API</w:t>
      </w:r>
      <w:bookmarkEnd w:id="328"/>
    </w:p>
    <w:p w:rsidR="00CE1CBD" w:rsidRPr="00E241C2" w:rsidRDefault="00CE1CBD" w:rsidP="00CE1CBD">
      <w:pPr>
        <w:rPr>
          <w:lang w:val="en-US"/>
        </w:rPr>
      </w:pPr>
    </w:p>
    <w:tbl>
      <w:tblPr>
        <w:tblStyle w:val="LightGrid-Accent1"/>
        <w:tblW w:w="0" w:type="auto"/>
        <w:tblLook w:val="04A0" w:firstRow="1" w:lastRow="0" w:firstColumn="1" w:lastColumn="0" w:noHBand="0" w:noVBand="1"/>
      </w:tblPr>
      <w:tblGrid>
        <w:gridCol w:w="2718"/>
        <w:gridCol w:w="652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Dữ liệu đầu vào</w:t>
            </w:r>
          </w:p>
        </w:tc>
        <w:tc>
          <w:tcPr>
            <w:tcW w:w="6525" w:type="dxa"/>
          </w:tcPr>
          <w:p w:rsidR="00CE1CBD" w:rsidRDefault="00CE1CBD" w:rsidP="00CE1CBD">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 view</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structure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model</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Algorithm name and Parametter</w:t>
            </w:r>
          </w:p>
        </w:tc>
        <w:tc>
          <w:tcPr>
            <w:tcW w:w="6525" w:type="dxa"/>
          </w:tcPr>
          <w:p w:rsidR="00CE1CBD" w:rsidRDefault="00CE1CBD" w:rsidP="00CE1CBD">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CE1CBD" w:rsidRDefault="00CE1CBD" w:rsidP="00CE1CBD">
      <w:pPr>
        <w:rPr>
          <w:lang w:val="en-US"/>
        </w:rPr>
      </w:pPr>
      <w:bookmarkStart w:id="329" w:name="_Toc312162763"/>
      <w:r>
        <w:t xml:space="preserve">Bảng </w:t>
      </w:r>
      <w:r>
        <w:fldChar w:fldCharType="begin"/>
      </w:r>
      <w:r>
        <w:instrText xml:space="preserve"> SEQ Bảng \* ARABIC </w:instrText>
      </w:r>
      <w:r>
        <w:fldChar w:fldCharType="separate"/>
      </w:r>
      <w:r w:rsidR="00CF46E1">
        <w:t>12</w:t>
      </w:r>
      <w:r>
        <w:fldChar w:fldCharType="end"/>
      </w:r>
      <w:r>
        <w:rPr>
          <w:lang w:val="en-US"/>
        </w:rPr>
        <w:t>. Bảng mô tả dữ liệu đầu vào khi sử dụng MS Analysis Services</w:t>
      </w:r>
      <w:bookmarkEnd w:id="329"/>
    </w:p>
    <w:tbl>
      <w:tblPr>
        <w:tblStyle w:val="LightGrid-Accent1"/>
        <w:tblW w:w="9373" w:type="dxa"/>
        <w:tblLook w:val="04A0" w:firstRow="1" w:lastRow="0" w:firstColumn="1" w:lastColumn="0" w:noHBand="0" w:noVBand="1"/>
      </w:tblPr>
      <w:tblGrid>
        <w:gridCol w:w="4608"/>
        <w:gridCol w:w="476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lastRenderedPageBreak/>
              <w:t>Model content</w:t>
            </w:r>
          </w:p>
        </w:tc>
        <w:tc>
          <w:tcPr>
            <w:tcW w:w="4765" w:type="dxa"/>
          </w:tcPr>
          <w:p w:rsidR="00CE1CBD" w:rsidRDefault="00CE1CBD" w:rsidP="00CE1CBD">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MODEL_CATALOG</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ATTRIBUTE_NAME</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NODE_NAME</w:t>
            </w:r>
          </w:p>
          <w:p w:rsidR="00CE1CBD" w:rsidRDefault="00CE1CBD" w:rsidP="00CE1CBD">
            <w:pPr>
              <w:rPr>
                <w:lang w:val="en-US"/>
              </w:rPr>
            </w:pPr>
            <w:r>
              <w:rPr>
                <w:lang w:val="en-US"/>
              </w:rPr>
              <w:t>(NODE_UNIQUE_NAME)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NODE_TYPE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t>CHILDREN_CARDINALITY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CE1CBD" w:rsidRPr="00267A4A"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PARENT_UNIQUE_NAME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NODE_DESCRIPTION</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lastRenderedPageBreak/>
              <w:t>NODE_RULE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MARGINAL_RULE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NODE_PROBABILITY</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MARGINAL_PROBABILITY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NODE_DISTRIBUTION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NODE_SUPPORT</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MSOLAP_MODEL_COLUMN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MSOLAP_NODE_SCORE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MSOLAP_NODE_SHORT_CAPTION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CE1CBD" w:rsidRDefault="00CE1CBD" w:rsidP="00CE1CBD">
      <w:pPr>
        <w:pStyle w:val="Caption"/>
        <w:spacing w:line="360" w:lineRule="auto"/>
        <w:rPr>
          <w:lang w:val="en-US"/>
        </w:rPr>
      </w:pPr>
      <w:bookmarkStart w:id="330" w:name="_Toc312162764"/>
      <w:r>
        <w:t xml:space="preserve">Bảng </w:t>
      </w:r>
      <w:r>
        <w:fldChar w:fldCharType="begin"/>
      </w:r>
      <w:r>
        <w:instrText xml:space="preserve"> SEQ Bảng \* ARABIC </w:instrText>
      </w:r>
      <w:r>
        <w:fldChar w:fldCharType="separate"/>
      </w:r>
      <w:r w:rsidR="00CF46E1">
        <w:t>13</w:t>
      </w:r>
      <w:r>
        <w:fldChar w:fldCharType="end"/>
      </w:r>
      <w:r>
        <w:rPr>
          <w:lang w:val="en-US"/>
        </w:rPr>
        <w:t>. Bảng mô tả dữ liệu đầu ra khi sử dụng MS Analysis Services</w:t>
      </w:r>
      <w:bookmarkEnd w:id="330"/>
    </w:p>
    <w:p w:rsidR="00CE1CBD" w:rsidRPr="00B470B9" w:rsidRDefault="00CE1CBD" w:rsidP="00CE1CBD">
      <w:pPr>
        <w:rPr>
          <w:lang w:val="en-US"/>
        </w:rPr>
      </w:pPr>
    </w:p>
    <w:p w:rsidR="00CE1CBD" w:rsidRDefault="00CE1CBD" w:rsidP="00CE1CBD">
      <w:pPr>
        <w:pStyle w:val="Heading4"/>
      </w:pPr>
      <w:r>
        <w:rPr>
          <w:lang w:val="en-US"/>
        </w:rPr>
        <w:t>Giải pháp xây dựng dịch vụ hỗ trợ xây dựng cây quyết định</w:t>
      </w:r>
    </w:p>
    <w:p w:rsidR="00CE1CBD" w:rsidRDefault="00CE1CBD" w:rsidP="00CE1CBD">
      <w:pPr>
        <w:pStyle w:val="Heading4"/>
        <w:rPr>
          <w:lang w:val="en-US"/>
        </w:rPr>
      </w:pPr>
      <w:r>
        <w:rPr>
          <w:lang w:val="en-US"/>
        </w:rPr>
        <w:t>Các bước triển khai xây dựng cây quyết định</w:t>
      </w:r>
    </w:p>
    <w:p w:rsidR="00CE1CBD" w:rsidRPr="0006657E" w:rsidRDefault="00CE1CBD" w:rsidP="00CE1CBD">
      <w:pPr>
        <w:rPr>
          <w:lang w:val="en-US"/>
        </w:rPr>
      </w:pPr>
    </w:p>
    <w:p w:rsidR="00CE1CBD" w:rsidRDefault="00CE1CBD" w:rsidP="00CE1CBD">
      <w:pPr>
        <w:keepNext/>
      </w:pPr>
      <w:r>
        <w:rPr>
          <w:lang w:val="en-US"/>
        </w:rPr>
        <w:drawing>
          <wp:inline distT="0" distB="0" distL="0" distR="0" wp14:anchorId="004F9049" wp14:editId="075EEC0F">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CE1CBD" w:rsidRPr="0006657E" w:rsidRDefault="00CE1CBD" w:rsidP="00CE1CBD">
      <w:pPr>
        <w:pStyle w:val="Caption"/>
        <w:spacing w:line="360" w:lineRule="auto"/>
        <w:rPr>
          <w:lang w:val="en-US"/>
        </w:rPr>
      </w:pPr>
      <w:bookmarkStart w:id="331" w:name="_Toc312162749"/>
      <w:r>
        <w:t xml:space="preserve">Hình </w:t>
      </w:r>
      <w:r>
        <w:fldChar w:fldCharType="begin"/>
      </w:r>
      <w:r>
        <w:instrText xml:space="preserve"> SEQ Hình \* ARABIC </w:instrText>
      </w:r>
      <w:r>
        <w:fldChar w:fldCharType="separate"/>
      </w:r>
      <w:r>
        <w:t>37</w:t>
      </w:r>
      <w:r>
        <w:fldChar w:fldCharType="end"/>
      </w:r>
      <w:r>
        <w:rPr>
          <w:lang w:val="en-US"/>
        </w:rPr>
        <w:t>. Dữ liệu đầu vào và đầu ra của Decision Tree Engine</w:t>
      </w:r>
      <w:bookmarkEnd w:id="331"/>
    </w:p>
    <w:p w:rsidR="00CE1CBD" w:rsidRDefault="00CE1CBD" w:rsidP="00CE1CBD">
      <w:pPr>
        <w:keepNext/>
        <w:jc w:val="center"/>
      </w:pPr>
      <w:r>
        <w:rPr>
          <w:lang w:val="en-US"/>
        </w:rPr>
        <w:drawing>
          <wp:inline distT="0" distB="0" distL="0" distR="0" wp14:anchorId="5F929D04" wp14:editId="169E990F">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332" w:name="_Toc312162750"/>
      <w:r>
        <w:t xml:space="preserve">Hình </w:t>
      </w:r>
      <w:r>
        <w:fldChar w:fldCharType="begin"/>
      </w:r>
      <w:r>
        <w:instrText xml:space="preserve"> SEQ Hình \* ARABIC </w:instrText>
      </w:r>
      <w:r>
        <w:fldChar w:fldCharType="separate"/>
      </w:r>
      <w:r>
        <w:t>38</w:t>
      </w:r>
      <w:r>
        <w:fldChar w:fldCharType="end"/>
      </w:r>
      <w:r>
        <w:rPr>
          <w:lang w:val="en-US"/>
        </w:rPr>
        <w:t>. Tiến trình xây dựng cây quyết định của kiến trúc</w:t>
      </w:r>
      <w:bookmarkEnd w:id="332"/>
    </w:p>
    <w:p w:rsidR="00CE1CBD" w:rsidRPr="00AC0774" w:rsidRDefault="00CE1CBD" w:rsidP="00CE1CBD">
      <w:pPr>
        <w:rPr>
          <w:lang w:val="en-US"/>
        </w:rPr>
      </w:pPr>
    </w:p>
    <w:p w:rsidR="00CE1CBD" w:rsidRDefault="00CE1CBD" w:rsidP="00CE1CBD">
      <w:pPr>
        <w:keepNext/>
      </w:pPr>
      <w:r>
        <w:rPr>
          <w:lang w:val="en-US"/>
        </w:rPr>
        <w:lastRenderedPageBreak/>
        <w:drawing>
          <wp:inline distT="0" distB="0" distL="0" distR="0" wp14:anchorId="5D628D3E" wp14:editId="28D17797">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BEBA8EAE-BF5A-486C-A8C5-ECC9F3942E4B}">
                          <a14:imgProps xmlns:a14="http://schemas.microsoft.com/office/drawing/2010/main">
                            <a14:imgLayer r:embed="rId64">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CE1CBD" w:rsidRPr="0008026E" w:rsidRDefault="00CE1CBD" w:rsidP="00CE1CBD">
      <w:pPr>
        <w:pStyle w:val="Caption"/>
        <w:spacing w:line="360" w:lineRule="auto"/>
        <w:rPr>
          <w:lang w:val="en-US"/>
        </w:rPr>
      </w:pPr>
      <w:bookmarkStart w:id="333" w:name="_Toc312162751"/>
      <w:r>
        <w:t xml:space="preserve">Hình </w:t>
      </w:r>
      <w:r>
        <w:fldChar w:fldCharType="begin"/>
      </w:r>
      <w:r>
        <w:instrText xml:space="preserve"> SEQ Hình \* ARABIC </w:instrText>
      </w:r>
      <w:r>
        <w:fldChar w:fldCharType="separate"/>
      </w:r>
      <w:r>
        <w:t>39</w:t>
      </w:r>
      <w:r>
        <w:fldChar w:fldCharType="end"/>
      </w:r>
      <w:r>
        <w:rPr>
          <w:lang w:val="en-US"/>
        </w:rPr>
        <w:t>. Cấu trúc bảng DecisionTreeNode và DecisionTreeNodeDistribution</w:t>
      </w:r>
      <w:bookmarkEnd w:id="333"/>
    </w:p>
    <w:p w:rsidR="00CE1CBD" w:rsidRDefault="00CE1CBD" w:rsidP="00CE1CBD">
      <w:pPr>
        <w:pStyle w:val="Heading5"/>
        <w:rPr>
          <w:lang w:val="en-US"/>
        </w:rPr>
      </w:pPr>
      <w:r>
        <w:rPr>
          <w:lang w:val="en-US"/>
        </w:rPr>
        <w:t>Tiền xử lý dữ liệu</w:t>
      </w:r>
    </w:p>
    <w:p w:rsidR="00CE1CBD" w:rsidRPr="005B7B74" w:rsidRDefault="00CE1CBD" w:rsidP="00CE1CBD">
      <w:pPr>
        <w:ind w:firstLine="360"/>
        <w:rPr>
          <w:lang w:val="en-US"/>
        </w:rPr>
      </w:pPr>
      <w:r w:rsidRPr="005B7B74">
        <w:rPr>
          <w:lang w:val="en-US"/>
        </w:rPr>
        <w:t>Dữ liệu đầu vào, cụ thể là taxonomy sẽ được Decision Tree Engine tiền xử lý để cho kết quả tối ưu nhất.</w:t>
      </w:r>
    </w:p>
    <w:p w:rsidR="00CE1CBD" w:rsidRDefault="00CE1CBD" w:rsidP="00CE1CBD">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CE1CBD" w:rsidRPr="00617087" w:rsidRDefault="00CE1CBD" w:rsidP="00CE1CBD">
      <w:pPr>
        <w:pStyle w:val="ListParagraph"/>
        <w:numPr>
          <w:ilvl w:val="0"/>
          <w:numId w:val="26"/>
        </w:numPr>
        <w:ind w:left="0" w:firstLine="360"/>
        <w:rPr>
          <w:lang w:val="en-US"/>
        </w:rPr>
      </w:pPr>
      <w:r w:rsidRPr="00617087">
        <w:rPr>
          <w:i/>
          <w:lang w:val="en-US"/>
        </w:rPr>
        <w:t xml:space="preserve">Dữ liệu lưu trữ dưới dạng taxonomy phải thông qua kỹ thuật Pivot Transformation của SQL Server </w:t>
      </w:r>
      <w:r w:rsidRPr="00617087">
        <w:rPr>
          <w:lang w:val="en-US"/>
        </w:rPr>
        <w:t xml:space="preserve">nhằm giúp cho việc khai thác dữ liệu bằng cây quyết định thực hiện dễ dàng hơn. </w:t>
      </w:r>
    </w:p>
    <w:p w:rsidR="00CE1CBD" w:rsidRPr="005B7B74" w:rsidRDefault="00CE1CBD" w:rsidP="00CE1CBD">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CE1CBD" w:rsidRDefault="00CE1CBD" w:rsidP="00CE1CBD">
      <w:pPr>
        <w:ind w:firstLine="360"/>
        <w:rPr>
          <w:lang w:val="en-US"/>
        </w:rPr>
      </w:pPr>
      <w:r w:rsidRPr="006C1B12">
        <w:rPr>
          <w:b/>
          <w:lang w:val="en-US"/>
        </w:rPr>
        <w:lastRenderedPageBreak/>
        <w:t>Đầu vào</w:t>
      </w:r>
      <w:r>
        <w:rPr>
          <w:lang w:val="en-US"/>
        </w:rPr>
        <w:t>: taxonomy</w:t>
      </w:r>
    </w:p>
    <w:p w:rsidR="00CE1CBD" w:rsidRPr="00F900CF" w:rsidRDefault="00CE1CBD" w:rsidP="00CE1CBD">
      <w:pPr>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CE1CBD" w:rsidRDefault="00CE1CBD" w:rsidP="00CE1CBD">
      <w:pPr>
        <w:pStyle w:val="Heading5"/>
        <w:rPr>
          <w:lang w:val="en-US"/>
        </w:rPr>
      </w:pPr>
      <w:r>
        <w:rPr>
          <w:lang w:val="en-US"/>
        </w:rPr>
        <w:t>Tạo Data source</w:t>
      </w:r>
    </w:p>
    <w:p w:rsidR="00CE1CBD" w:rsidRDefault="00CE1CBD" w:rsidP="00CE1CBD">
      <w:pPr>
        <w:rPr>
          <w:lang w:val="en-US"/>
        </w:rPr>
      </w:pPr>
      <w:r>
        <w:rPr>
          <w:lang w:val="en-US"/>
        </w:rPr>
        <w:t>Tạo data source dựa vào thông số kết nối đến Database Engine lưu trữ taxonomy.</w:t>
      </w:r>
    </w:p>
    <w:p w:rsidR="00CE1CBD" w:rsidRDefault="00CE1CBD" w:rsidP="00CE1CBD">
      <w:pPr>
        <w:rPr>
          <w:lang w:val="en-US"/>
        </w:rPr>
      </w:pPr>
      <w:r w:rsidRPr="006C1B12">
        <w:rPr>
          <w:b/>
          <w:lang w:val="en-US"/>
        </w:rPr>
        <w:t>Đầu vào</w:t>
      </w:r>
      <w:r>
        <w:rPr>
          <w:lang w:val="en-US"/>
        </w:rPr>
        <w:t>: Thông số kết nối đến Database Engine lưu trữ taxonomy</w:t>
      </w:r>
    </w:p>
    <w:p w:rsidR="00CE1CBD" w:rsidRPr="00F900CF" w:rsidRDefault="00CE1CBD" w:rsidP="00CE1CBD">
      <w:pPr>
        <w:rPr>
          <w:lang w:val="en-US"/>
        </w:rPr>
      </w:pPr>
      <w:r w:rsidRPr="006C1B12">
        <w:rPr>
          <w:b/>
          <w:lang w:val="en-US"/>
        </w:rPr>
        <w:t>Đầu ra</w:t>
      </w:r>
      <w:r>
        <w:rPr>
          <w:lang w:val="en-US"/>
        </w:rPr>
        <w:t>: Data source object</w:t>
      </w:r>
    </w:p>
    <w:p w:rsidR="00CE1CBD" w:rsidRDefault="00CE1CBD" w:rsidP="00CE1CBD">
      <w:pPr>
        <w:pStyle w:val="Heading5"/>
        <w:rPr>
          <w:lang w:val="en-US"/>
        </w:rPr>
      </w:pPr>
      <w:r>
        <w:rPr>
          <w:lang w:val="en-US"/>
        </w:rPr>
        <w:t>Tạo Data source view</w:t>
      </w:r>
    </w:p>
    <w:p w:rsidR="00CE1CBD" w:rsidRDefault="00CE1CBD" w:rsidP="00CE1CBD">
      <w:pPr>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CE1CBD" w:rsidRDefault="00CE1CBD" w:rsidP="00CE1CBD">
      <w:pPr>
        <w:rPr>
          <w:lang w:val="en-US"/>
        </w:rPr>
      </w:pPr>
      <w:r w:rsidRPr="006C1B12">
        <w:rPr>
          <w:b/>
          <w:lang w:val="en-US"/>
        </w:rPr>
        <w:t>Đầu vào</w:t>
      </w:r>
      <w:r>
        <w:rPr>
          <w:lang w:val="en-US"/>
        </w:rPr>
        <w:t>: Data source object, prefix được định nghĩa ở bước tiền xử lý dữ liệu</w:t>
      </w:r>
    </w:p>
    <w:p w:rsidR="00CE1CBD" w:rsidRPr="00DA1AFB" w:rsidRDefault="00CE1CBD" w:rsidP="00CE1CBD">
      <w:pPr>
        <w:rPr>
          <w:lang w:val="en-US"/>
        </w:rPr>
      </w:pPr>
      <w:r w:rsidRPr="006C1B12">
        <w:rPr>
          <w:b/>
          <w:lang w:val="en-US"/>
        </w:rPr>
        <w:t>Đầu ra</w:t>
      </w:r>
      <w:r>
        <w:rPr>
          <w:lang w:val="en-US"/>
        </w:rPr>
        <w:t>: Data source view object</w:t>
      </w:r>
    </w:p>
    <w:p w:rsidR="00CE1CBD" w:rsidRDefault="00CE1CBD" w:rsidP="00CE1CBD">
      <w:pPr>
        <w:pStyle w:val="Heading5"/>
        <w:rPr>
          <w:lang w:val="en-US"/>
        </w:rPr>
      </w:pPr>
      <w:r>
        <w:rPr>
          <w:lang w:val="en-US"/>
        </w:rPr>
        <w:t>Định nghĩa các tham số thuật toán</w:t>
      </w:r>
    </w:p>
    <w:p w:rsidR="00CE1CBD" w:rsidRDefault="00CE1CBD" w:rsidP="00CE1CBD">
      <w:pPr>
        <w:ind w:firstLine="720"/>
        <w:rPr>
          <w:lang w:val="en-US"/>
        </w:rPr>
      </w:pPr>
      <w:r>
        <w:rPr>
          <w:lang w:val="en-US"/>
        </w:rPr>
        <w:t xml:space="preserve">Lựa chọn thuật toán xây dựng cây quyết định và các tham số tương ứng. </w:t>
      </w:r>
    </w:p>
    <w:p w:rsidR="00CE1CBD" w:rsidRPr="00C220EA" w:rsidRDefault="00CE1CBD" w:rsidP="00CE1CBD">
      <w:pPr>
        <w:ind w:firstLine="720"/>
        <w:rPr>
          <w:i/>
          <w:lang w:val="en-US"/>
        </w:rPr>
      </w:pPr>
      <w:r w:rsidRPr="00C220EA">
        <w:rPr>
          <w:i/>
          <w:lang w:val="en-US"/>
        </w:rPr>
        <w:t>Các tham số thuật toán bao gồm:</w:t>
      </w:r>
    </w:p>
    <w:p w:rsidR="00CE1CBD" w:rsidRPr="00C220EA" w:rsidRDefault="00CE1CBD" w:rsidP="00CE1CBD">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CE1CBD" w:rsidRPr="00C220EA" w:rsidRDefault="00CE1CBD" w:rsidP="00CE1CBD">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CE1CBD" w:rsidRPr="00F62F58" w:rsidRDefault="00CE1CBD" w:rsidP="00CE1CBD">
      <w:pPr>
        <w:pStyle w:val="ListParagraph"/>
        <w:numPr>
          <w:ilvl w:val="0"/>
          <w:numId w:val="26"/>
        </w:numPr>
        <w:rPr>
          <w:lang w:val="en-US"/>
        </w:rPr>
      </w:pPr>
      <w:r>
        <w:rPr>
          <w:lang w:val="en-US"/>
        </w:rPr>
        <w:t>COMPLEXITY_PENALTY:</w:t>
      </w:r>
    </w:p>
    <w:p w:rsidR="00CE1CBD" w:rsidRPr="00F62F58" w:rsidRDefault="00CE1CBD" w:rsidP="00CE1CBD">
      <w:pPr>
        <w:pStyle w:val="ListParagraph"/>
        <w:numPr>
          <w:ilvl w:val="0"/>
          <w:numId w:val="26"/>
        </w:numPr>
        <w:rPr>
          <w:lang w:val="en-US"/>
        </w:rPr>
      </w:pPr>
      <w:r>
        <w:rPr>
          <w:lang w:val="en-US"/>
        </w:rPr>
        <w:t>SPLIT_METHOD:</w:t>
      </w:r>
    </w:p>
    <w:p w:rsidR="00CE1CBD" w:rsidRPr="00F62F58" w:rsidRDefault="00CE1CBD" w:rsidP="00CE1CBD">
      <w:pPr>
        <w:pStyle w:val="ListParagraph"/>
        <w:numPr>
          <w:ilvl w:val="0"/>
          <w:numId w:val="26"/>
        </w:numPr>
        <w:rPr>
          <w:lang w:val="en-US"/>
        </w:rPr>
      </w:pPr>
      <w:r>
        <w:rPr>
          <w:lang w:val="en-US"/>
        </w:rPr>
        <w:t>MAXIMUM_INPUT_ATTRIBUTES:</w:t>
      </w:r>
    </w:p>
    <w:p w:rsidR="00CE1CBD" w:rsidRPr="00F62F58" w:rsidRDefault="00CE1CBD" w:rsidP="00CE1CBD">
      <w:pPr>
        <w:pStyle w:val="ListParagraph"/>
        <w:numPr>
          <w:ilvl w:val="0"/>
          <w:numId w:val="26"/>
        </w:numPr>
        <w:rPr>
          <w:lang w:val="en-US"/>
        </w:rPr>
      </w:pPr>
      <w:r w:rsidRPr="00F62F58">
        <w:rPr>
          <w:lang w:val="en-US"/>
        </w:rPr>
        <w:t>MAXIMUM_OUTPUT_ATTRIBUTES</w:t>
      </w:r>
      <w:r>
        <w:rPr>
          <w:lang w:val="en-US"/>
        </w:rPr>
        <w:t>:</w:t>
      </w:r>
    </w:p>
    <w:p w:rsidR="00CE1CBD" w:rsidRDefault="00CE1CBD" w:rsidP="00CE1CBD">
      <w:pPr>
        <w:pStyle w:val="ListParagraph"/>
        <w:numPr>
          <w:ilvl w:val="0"/>
          <w:numId w:val="26"/>
        </w:numPr>
        <w:rPr>
          <w:lang w:val="en-US"/>
        </w:rPr>
      </w:pPr>
      <w:r>
        <w:rPr>
          <w:lang w:val="en-US"/>
        </w:rPr>
        <w:t>MINIMUM_SUPPORT:</w:t>
      </w:r>
    </w:p>
    <w:p w:rsidR="00CE1CBD" w:rsidRPr="000C7E4A" w:rsidRDefault="00CE1CBD" w:rsidP="00CE1CBD">
      <w:pPr>
        <w:ind w:firstLine="720"/>
        <w:rPr>
          <w:b/>
          <w:lang w:val="en-US"/>
        </w:rPr>
      </w:pPr>
      <w:r w:rsidRPr="00CD04F4">
        <w:rPr>
          <w:b/>
          <w:lang w:val="en-US"/>
        </w:rPr>
        <w:t>Đầu vào</w:t>
      </w:r>
      <w:r w:rsidRPr="000C7E4A">
        <w:rPr>
          <w:b/>
          <w:lang w:val="en-US"/>
        </w:rPr>
        <w:t>:</w:t>
      </w:r>
      <w:r w:rsidRPr="000C7E4A">
        <w:rPr>
          <w:lang w:val="en-US"/>
        </w:rPr>
        <w:t xml:space="preserve"> KHÔNG</w:t>
      </w:r>
    </w:p>
    <w:p w:rsidR="00CE1CBD" w:rsidRPr="008C7E4B" w:rsidRDefault="00CE1CBD" w:rsidP="00CE1CBD">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CE1CBD" w:rsidRDefault="00CE1CBD" w:rsidP="00CE1CBD">
      <w:pPr>
        <w:pStyle w:val="Heading5"/>
        <w:rPr>
          <w:lang w:val="en-US"/>
        </w:rPr>
      </w:pPr>
      <w:r>
        <w:rPr>
          <w:lang w:val="en-US"/>
        </w:rPr>
        <w:lastRenderedPageBreak/>
        <w:t>Tạo Mining Structures và Mining Models</w:t>
      </w:r>
    </w:p>
    <w:p w:rsidR="00CE1CBD" w:rsidRPr="000C7E4A" w:rsidRDefault="00CE1CBD" w:rsidP="00CE1CBD">
      <w:pPr>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CE1CBD" w:rsidRDefault="00CE1CBD" w:rsidP="00CE1CBD">
      <w:pPr>
        <w:rPr>
          <w:lang w:val="en-US"/>
        </w:rPr>
      </w:pPr>
      <w:r w:rsidRPr="00CD04F4">
        <w:rPr>
          <w:b/>
          <w:lang w:val="en-US"/>
        </w:rPr>
        <w:t>Đầu vào</w:t>
      </w:r>
      <w:r>
        <w:rPr>
          <w:lang w:val="en-US"/>
        </w:rPr>
        <w:t>: Data source, Data source view, tham số thuật toán, prefix được định nghĩa bước tiền xử lý dữ liệu</w:t>
      </w:r>
    </w:p>
    <w:p w:rsidR="00CE1CBD" w:rsidRPr="008C7E4B" w:rsidRDefault="00CE1CBD" w:rsidP="00CE1CBD">
      <w:pPr>
        <w:rPr>
          <w:lang w:val="en-US"/>
        </w:rPr>
      </w:pPr>
      <w:r w:rsidRPr="00CD04F4">
        <w:rPr>
          <w:b/>
          <w:lang w:val="en-US"/>
        </w:rPr>
        <w:t>Đầu ra</w:t>
      </w:r>
      <w:r>
        <w:rPr>
          <w:lang w:val="en-US"/>
        </w:rPr>
        <w:t>: Mining Structures và Mining Models được tạo</w:t>
      </w:r>
    </w:p>
    <w:p w:rsidR="00CE1CBD" w:rsidRDefault="00CE1CBD" w:rsidP="00CE1CBD">
      <w:pPr>
        <w:pStyle w:val="Heading5"/>
        <w:rPr>
          <w:lang w:val="en-US"/>
        </w:rPr>
      </w:pPr>
      <w:r>
        <w:rPr>
          <w:lang w:val="en-US"/>
        </w:rPr>
        <w:t>Tiến hành khai thác dữ liệu</w:t>
      </w:r>
    </w:p>
    <w:p w:rsidR="00CE1CBD" w:rsidRPr="000C7E4A" w:rsidRDefault="00CE1CBD" w:rsidP="00CE1CBD">
      <w:pPr>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CE1CBD" w:rsidRDefault="00CE1CBD" w:rsidP="00CE1CBD">
      <w:pPr>
        <w:rPr>
          <w:lang w:val="en-US"/>
        </w:rPr>
      </w:pPr>
      <w:r w:rsidRPr="00CD04F4">
        <w:rPr>
          <w:b/>
          <w:lang w:val="en-US"/>
        </w:rPr>
        <w:t>Đầu vào</w:t>
      </w:r>
      <w:r>
        <w:rPr>
          <w:lang w:val="en-US"/>
        </w:rPr>
        <w:t>: Mining Structures và Mining Models được tạo</w:t>
      </w:r>
    </w:p>
    <w:p w:rsidR="00CE1CBD" w:rsidRPr="006C4418" w:rsidRDefault="00CE1CBD" w:rsidP="00CE1CBD">
      <w:pPr>
        <w:rPr>
          <w:lang w:val="en-US"/>
        </w:rPr>
      </w:pPr>
      <w:r w:rsidRPr="00CD04F4">
        <w:rPr>
          <w:b/>
          <w:lang w:val="en-US"/>
        </w:rPr>
        <w:t>Đầu ra</w:t>
      </w:r>
      <w:r>
        <w:rPr>
          <w:lang w:val="en-US"/>
        </w:rPr>
        <w:t>: Mining Models đã được xử lý</w:t>
      </w:r>
    </w:p>
    <w:p w:rsidR="00CE1CBD" w:rsidRDefault="00CE1CBD" w:rsidP="00CE1CBD">
      <w:pPr>
        <w:pStyle w:val="Heading5"/>
        <w:rPr>
          <w:lang w:val="en-US"/>
        </w:rPr>
      </w:pPr>
      <w:r>
        <w:rPr>
          <w:lang w:val="en-US"/>
        </w:rPr>
        <w:t>Xuất dữ liệu đã khai thác vào Database Engine</w:t>
      </w:r>
    </w:p>
    <w:p w:rsidR="00CE1CBD" w:rsidRDefault="00CE1CBD" w:rsidP="00CE1CBD">
      <w:pPr>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CE1CBD" w:rsidRDefault="00CE1CBD" w:rsidP="00CE1CBD">
      <w:pPr>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CE1CBD" w:rsidRPr="00C21DCE" w:rsidRDefault="00CE1CBD" w:rsidP="00CE1CBD">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CE1CBD" w:rsidRDefault="00CE1CBD" w:rsidP="00CE1CBD">
      <w:pPr>
        <w:rPr>
          <w:lang w:val="en-US"/>
        </w:rPr>
      </w:pPr>
      <w:r w:rsidRPr="00CD04F4">
        <w:rPr>
          <w:b/>
          <w:lang w:val="en-US"/>
        </w:rPr>
        <w:lastRenderedPageBreak/>
        <w:t>Đầu vào</w:t>
      </w:r>
      <w:r>
        <w:rPr>
          <w:lang w:val="en-US"/>
        </w:rPr>
        <w:t>: Mining Models đã được xử lý</w:t>
      </w:r>
    </w:p>
    <w:p w:rsidR="00CE1CBD" w:rsidRPr="00F145AA" w:rsidRDefault="00CE1CBD" w:rsidP="00CE1CBD">
      <w:pPr>
        <w:rPr>
          <w:lang w:val="en-US"/>
        </w:rPr>
      </w:pPr>
      <w:r w:rsidRPr="00CD04F4">
        <w:rPr>
          <w:b/>
          <w:lang w:val="en-US"/>
        </w:rPr>
        <w:t>Đầu ra</w:t>
      </w:r>
      <w:r>
        <w:rPr>
          <w:lang w:val="en-US"/>
        </w:rPr>
        <w:t>: DecisionTreeNode và DecisionTreeNodeDistribution chứa kết quả khai thác (các cây quyết định đã được liên kết với nhau)</w:t>
      </w:r>
    </w:p>
    <w:p w:rsidR="00CE1CBD" w:rsidRDefault="00CE1CBD" w:rsidP="00CE1CBD">
      <w:pPr>
        <w:pStyle w:val="Heading5"/>
        <w:rPr>
          <w:lang w:val="en-US"/>
        </w:rPr>
      </w:pPr>
      <w:r>
        <w:rPr>
          <w:lang w:val="en-US"/>
        </w:rPr>
        <w:t>Dọn dẹp và đóng các kết nối</w:t>
      </w:r>
    </w:p>
    <w:p w:rsidR="00CE1CBD" w:rsidRPr="00653D08" w:rsidRDefault="00CE1CBD" w:rsidP="00CE1CBD">
      <w:pPr>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CE1CBD" w:rsidRDefault="00CE1CBD" w:rsidP="00CE1CBD">
      <w:pPr>
        <w:rPr>
          <w:lang w:val="en-US"/>
        </w:rPr>
      </w:pPr>
      <w:r w:rsidRPr="00CD04F4">
        <w:rPr>
          <w:b/>
          <w:lang w:val="en-US"/>
        </w:rPr>
        <w:t>Đầu vào</w:t>
      </w:r>
      <w:r>
        <w:rPr>
          <w:lang w:val="en-US"/>
        </w:rPr>
        <w:t>: Kết quả của quá trình xây dựng cây quyết định.</w:t>
      </w:r>
    </w:p>
    <w:p w:rsidR="00CE1CBD" w:rsidRPr="00FF46CF" w:rsidRDefault="00CE1CBD" w:rsidP="00CE1CBD">
      <w:pPr>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bookmarkStart w:id="334" w:name="_Toc312162661"/>
      <w:r>
        <w:rPr>
          <w:lang w:val="en-US"/>
        </w:rPr>
        <w:t xml:space="preserve">So sánh Job Zoom với các website </w:t>
      </w:r>
      <w:r w:rsidR="00604CFE">
        <w:rPr>
          <w:lang w:val="en-US"/>
        </w:rPr>
        <w:t>tìm việc</w:t>
      </w:r>
      <w:r>
        <w:rPr>
          <w:lang w:val="en-US"/>
        </w:rPr>
        <w:t xml:space="preserve"> hiện tại</w:t>
      </w:r>
      <w:bookmarkEnd w:id="334"/>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 xml:space="preserve">Hỗ trợ tốt việc tìm kiếm công việc, hồ sơ ứng viên nhưng chưa thấy được sự so khớp giữa yêu cầu tuyển dụng và </w:t>
            </w:r>
            <w:r w:rsidRPr="00664E20">
              <w:rPr>
                <w:lang w:val="en-US"/>
              </w:rPr>
              <w:lastRenderedPageBreak/>
              <w:t>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lastRenderedPageBreak/>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9032D0">
      <w:pPr>
        <w:pStyle w:val="Caption"/>
        <w:spacing w:line="360" w:lineRule="auto"/>
        <w:rPr>
          <w:lang w:val="en-US"/>
        </w:rPr>
      </w:pPr>
      <w:bookmarkStart w:id="335" w:name="_Toc312162765"/>
      <w:r>
        <w:t xml:space="preserve">Bảng </w:t>
      </w:r>
      <w:r>
        <w:fldChar w:fldCharType="begin"/>
      </w:r>
      <w:r>
        <w:instrText xml:space="preserve"> SEQ Bảng \* ARABIC </w:instrText>
      </w:r>
      <w:r>
        <w:fldChar w:fldCharType="separate"/>
      </w:r>
      <w:r w:rsidR="00CF46E1">
        <w:t>16</w:t>
      </w:r>
      <w:r>
        <w:fldChar w:fldCharType="end"/>
      </w:r>
      <w:r>
        <w:rPr>
          <w:lang w:val="en-US"/>
        </w:rPr>
        <w:t>. So sánh JobZoom framework với các website hiện tại</w:t>
      </w:r>
      <w:bookmarkEnd w:id="335"/>
    </w:p>
    <w:p w:rsidR="002D613D" w:rsidRDefault="00AE3181" w:rsidP="009032D0">
      <w:pPr>
        <w:pStyle w:val="Heading1"/>
        <w:rPr>
          <w:lang w:val="en-US"/>
        </w:rPr>
      </w:pPr>
      <w:bookmarkStart w:id="336" w:name="_Toc312162662"/>
      <w:r>
        <w:rPr>
          <w:lang w:val="en-US"/>
        </w:rPr>
        <w:t>Đánh giá và hướng phát triển</w:t>
      </w:r>
      <w:bookmarkEnd w:id="336"/>
    </w:p>
    <w:p w:rsidR="00A00BAF" w:rsidRDefault="003241E3" w:rsidP="009032D0">
      <w:pPr>
        <w:pStyle w:val="Heading2"/>
        <w:rPr>
          <w:lang w:val="en-US"/>
        </w:rPr>
      </w:pPr>
      <w:bookmarkStart w:id="337" w:name="_Toc312162663"/>
      <w:r>
        <w:rPr>
          <w:lang w:val="en-US"/>
        </w:rPr>
        <w:t>Những điểm làm được</w:t>
      </w:r>
      <w:bookmarkEnd w:id="337"/>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8"/>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9"/>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lastRenderedPageBreak/>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338" w:name="_Toc312162664"/>
      <w:r>
        <w:rPr>
          <w:lang w:val="en-US"/>
        </w:rPr>
        <w:t>Những điểm hạn chế</w:t>
      </w:r>
      <w:bookmarkEnd w:id="338"/>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339" w:name="_Toc312162665"/>
      <w:r>
        <w:rPr>
          <w:lang w:val="en-US"/>
        </w:rPr>
        <w:t>Hướng phát triển</w:t>
      </w:r>
      <w:bookmarkEnd w:id="339"/>
    </w:p>
    <w:p w:rsidR="00C3472C" w:rsidRDefault="00C3472C" w:rsidP="009032D0">
      <w:pPr>
        <w:pStyle w:val="Heading3"/>
        <w:rPr>
          <w:lang w:val="en-US"/>
        </w:rPr>
      </w:pPr>
      <w:bookmarkStart w:id="340" w:name="_Toc312162666"/>
      <w:r>
        <w:rPr>
          <w:lang w:val="en-US"/>
        </w:rPr>
        <w:t>Xác thực độ tin cậy của CV</w:t>
      </w:r>
      <w:r w:rsidR="007F4587">
        <w:rPr>
          <w:lang w:val="en-US"/>
        </w:rPr>
        <w:t xml:space="preserve"> và yêu cầu tuyển dụng</w:t>
      </w:r>
      <w:bookmarkEnd w:id="340"/>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 xml:space="preserve">tính xác thực của các </w:t>
      </w:r>
      <w:r w:rsidRPr="00A753E5">
        <w:rPr>
          <w:lang w:val="en-US"/>
        </w:rPr>
        <w:lastRenderedPageBreak/>
        <w:t>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341" w:name="_Toc312162667"/>
      <w:r>
        <w:rPr>
          <w:lang w:val="en-US"/>
        </w:rPr>
        <w:t xml:space="preserve">Phát triển </w:t>
      </w:r>
      <w:r w:rsidR="00A00BAF">
        <w:rPr>
          <w:lang w:val="en-US"/>
        </w:rPr>
        <w:t>Sema</w:t>
      </w:r>
      <w:r>
        <w:rPr>
          <w:lang w:val="en-US"/>
        </w:rPr>
        <w:t>n</w:t>
      </w:r>
      <w:r w:rsidR="00A00BAF">
        <w:rPr>
          <w:lang w:val="en-US"/>
        </w:rPr>
        <w:t>tic web</w:t>
      </w:r>
      <w:bookmarkEnd w:id="341"/>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342" w:name="_Toc312162668"/>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342"/>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343" w:name="_Toc312162669"/>
      <w:r>
        <w:rPr>
          <w:lang w:val="en-US"/>
        </w:rPr>
        <w:t xml:space="preserve">Phân </w:t>
      </w:r>
      <w:r w:rsidR="00EE0C9A">
        <w:rPr>
          <w:lang w:val="en-US"/>
        </w:rPr>
        <w:t>tán</w:t>
      </w:r>
      <w:r>
        <w:rPr>
          <w:lang w:val="en-US"/>
        </w:rPr>
        <w:t xml:space="preserve"> dữ liệu</w:t>
      </w:r>
      <w:bookmarkEnd w:id="343"/>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344" w:name="_Toc312162670"/>
      <w:r>
        <w:rPr>
          <w:lang w:val="en-US"/>
        </w:rPr>
        <w:t>Công cụ hỗ trợ lựa chọn ứng viên</w:t>
      </w:r>
      <w:bookmarkEnd w:id="344"/>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345" w:name="_Toc312162671"/>
      <w:r>
        <w:rPr>
          <w:lang w:val="en-US"/>
        </w:rPr>
        <w:t>Thu thập thông tin việc làm tự động</w:t>
      </w:r>
      <w:bookmarkEnd w:id="345"/>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346" w:name="_Toc312162672"/>
      <w:r>
        <w:rPr>
          <w:lang w:val="en-US"/>
        </w:rPr>
        <w:t>Áp dụng quy trình tuyển dụng vào hệ thống</w:t>
      </w:r>
      <w:bookmarkEnd w:id="346"/>
    </w:p>
    <w:p w:rsidR="00A00BAF" w:rsidRPr="00A123EC" w:rsidRDefault="006B1982" w:rsidP="009032D0">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9032D0">
      <w:pPr>
        <w:pStyle w:val="TOCHeading"/>
        <w:spacing w:line="360" w:lineRule="auto"/>
        <w:rPr>
          <w:rStyle w:val="Heading1Char"/>
          <w:b w:val="0"/>
          <w:bCs/>
          <w:noProof w:val="0"/>
          <w:sz w:val="48"/>
          <w:lang w:val="en-US"/>
        </w:rPr>
      </w:pPr>
      <w:bookmarkStart w:id="347" w:name="_Toc312162673"/>
      <w:r w:rsidRPr="008A0DFE">
        <w:rPr>
          <w:rStyle w:val="Heading1Char"/>
          <w:b w:val="0"/>
          <w:bCs/>
          <w:noProof w:val="0"/>
          <w:sz w:val="48"/>
          <w:lang w:val="en-US"/>
        </w:rPr>
        <w:lastRenderedPageBreak/>
        <w:t>TÀI LIỆU THAM KHẢO</w:t>
      </w:r>
      <w:bookmarkEnd w:id="347"/>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lastRenderedPageBreak/>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Default="00560B5B" w:rsidP="009032D0">
      <w:pPr>
        <w:pStyle w:val="gachDauDong"/>
        <w:numPr>
          <w:ilvl w:val="0"/>
          <w:numId w:val="0"/>
        </w:numPr>
        <w:spacing w:line="360" w:lineRule="auto"/>
      </w:pPr>
      <w:r>
        <w:t xml:space="preserve">[20] S. Acharya, P. Carlin, C. Galindo-Legaria, </w:t>
      </w:r>
      <w:r w:rsidRPr="00560B5B">
        <w:rPr>
          <w:i/>
        </w:rPr>
        <w:t>Relational support for flexible schema scenerios</w:t>
      </w:r>
      <w:r>
        <w:t>, One Microsoft Way</w:t>
      </w:r>
    </w:p>
    <w:p w:rsidR="00F14442" w:rsidRPr="00A60ECE" w:rsidRDefault="00F14442" w:rsidP="00F14442">
      <w:pPr>
        <w:pStyle w:val="gachDauDong"/>
        <w:numPr>
          <w:ilvl w:val="0"/>
          <w:numId w:val="0"/>
        </w:numPr>
        <w:spacing w:line="360" w:lineRule="auto"/>
        <w:rPr>
          <w:szCs w:val="26"/>
        </w:rPr>
      </w:pPr>
      <w:r>
        <w:t xml:space="preserve">[21] P. Kruchten, </w:t>
      </w:r>
      <w:r w:rsidRPr="005A09E3">
        <w:rPr>
          <w:i/>
        </w:rPr>
        <w:t>Architectural Blueprints – The “4+1” view model of software architecture</w:t>
      </w:r>
      <w:r>
        <w:t>, Rational Software Corp., November 1995</w:t>
      </w:r>
    </w:p>
    <w:p w:rsidR="00F14442" w:rsidRDefault="00312372" w:rsidP="009032D0">
      <w:pPr>
        <w:pStyle w:val="gachDauDong"/>
        <w:numPr>
          <w:ilvl w:val="0"/>
          <w:numId w:val="0"/>
        </w:numPr>
        <w:spacing w:line="360" w:lineRule="auto"/>
        <w:rPr>
          <w:szCs w:val="26"/>
        </w:rPr>
      </w:pPr>
      <w:r>
        <w:rPr>
          <w:szCs w:val="26"/>
        </w:rPr>
        <w:t>[22] M.R. Barbacci, Software Quality Attributes and Architecture Tradeoffs, Carnegie Mellon University, 2003</w:t>
      </w:r>
    </w:p>
    <w:p w:rsidR="0089559F" w:rsidRPr="00A60ECE" w:rsidRDefault="0089559F" w:rsidP="009032D0">
      <w:pPr>
        <w:pStyle w:val="gachDauDong"/>
        <w:numPr>
          <w:ilvl w:val="0"/>
          <w:numId w:val="0"/>
        </w:numPr>
        <w:spacing w:line="360" w:lineRule="auto"/>
        <w:rPr>
          <w:szCs w:val="26"/>
        </w:rPr>
      </w:pPr>
      <w:r>
        <w:rPr>
          <w:szCs w:val="26"/>
        </w:rPr>
        <w:t>[23] Nguyễn Thị Hương Thảo, Phân lớp phân cấp taxonomy văn bản web và ứng dụng, Khoá luận tốt nghiệp Đại học Công Nghệ, 2006</w:t>
      </w:r>
    </w:p>
    <w:sectPr w:rsidR="0089559F" w:rsidRPr="00A60ECE" w:rsidSect="00513DD1">
      <w:footerReference w:type="default" r:id="rId68"/>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 w:author="Le Duong Cong Phuc" w:date="2011-12-21T16:41:00Z" w:initials="CPL(RRV">
    <w:p w:rsidR="00F34CBD" w:rsidRDefault="00F34CBD">
      <w:pPr>
        <w:pStyle w:val="CommentText"/>
        <w:rPr>
          <w:lang w:val="en-US"/>
        </w:rPr>
      </w:pPr>
      <w:r>
        <w:rPr>
          <w:rStyle w:val="CommentReference"/>
        </w:rPr>
        <w:annotationRef/>
      </w:r>
      <w:r>
        <w:rPr>
          <w:lang w:val="en-US"/>
        </w:rPr>
        <w:t>Trình bày tại sao chọn Kiến trúc phần mềm.</w:t>
      </w:r>
    </w:p>
    <w:p w:rsidR="00F34CBD" w:rsidRDefault="00F34CBD">
      <w:pPr>
        <w:pStyle w:val="CommentText"/>
        <w:rPr>
          <w:lang w:val="en-US"/>
        </w:rPr>
      </w:pPr>
    </w:p>
    <w:p w:rsidR="00F34CBD" w:rsidRPr="00CE1BF5" w:rsidRDefault="00F34CBD">
      <w:pPr>
        <w:pStyle w:val="CommentText"/>
        <w:rPr>
          <w:lang w:val="en-US"/>
        </w:rPr>
      </w:pPr>
    </w:p>
  </w:comment>
  <w:comment w:id="12" w:author="Le Duong Cong Phuc" w:date="2011-12-21T16:32:00Z" w:initials="CPL(RRV">
    <w:p w:rsidR="00F34CBD" w:rsidRDefault="00F34CBD">
      <w:pPr>
        <w:pStyle w:val="CommentText"/>
        <w:rPr>
          <w:lang w:val="en-US"/>
        </w:rPr>
      </w:pPr>
      <w:r>
        <w:rPr>
          <w:rStyle w:val="CommentReference"/>
        </w:rPr>
        <w:annotationRef/>
      </w:r>
      <w:r>
        <w:rPr>
          <w:lang w:val="en-US"/>
        </w:rPr>
        <w:t>Cái này là nói bừa.</w:t>
      </w:r>
    </w:p>
    <w:p w:rsidR="00F34CBD" w:rsidRDefault="00F34CBD">
      <w:pPr>
        <w:pStyle w:val="CommentText"/>
        <w:rPr>
          <w:lang w:val="en-US"/>
        </w:rPr>
      </w:pPr>
    </w:p>
    <w:p w:rsidR="00F34CBD" w:rsidRDefault="00F34CBD">
      <w:pPr>
        <w:pStyle w:val="CommentText"/>
        <w:rPr>
          <w:lang w:val="en-US"/>
        </w:rPr>
      </w:pPr>
      <w:r>
        <w:rPr>
          <w:lang w:val="en-US"/>
        </w:rPr>
        <w:t>Bài toán nghiệp vụ (còn gọi là Business Application) và họ có cách giải quyết riêng của họ, kiến trúc riêng của họ.</w:t>
      </w:r>
    </w:p>
    <w:p w:rsidR="00F34CBD" w:rsidRDefault="00F34CBD">
      <w:pPr>
        <w:pStyle w:val="CommentText"/>
        <w:rPr>
          <w:lang w:val="en-US"/>
        </w:rPr>
      </w:pPr>
    </w:p>
    <w:p w:rsidR="00F34CBD" w:rsidRDefault="00F34CBD">
      <w:pPr>
        <w:pStyle w:val="CommentText"/>
        <w:rPr>
          <w:lang w:val="en-US"/>
        </w:rPr>
      </w:pPr>
      <w:r>
        <w:rPr>
          <w:lang w:val="en-US"/>
        </w:rPr>
        <w:t>Mà Business Application thì không có ít</w:t>
      </w:r>
    </w:p>
    <w:p w:rsidR="00F34CBD" w:rsidRDefault="00F34CBD">
      <w:pPr>
        <w:pStyle w:val="CommentText"/>
        <w:rPr>
          <w:lang w:val="en-US"/>
        </w:rPr>
      </w:pPr>
    </w:p>
    <w:p w:rsidR="00F34CBD" w:rsidRDefault="00F34CBD">
      <w:pPr>
        <w:pStyle w:val="CommentText"/>
        <w:rPr>
          <w:lang w:val="en-US"/>
        </w:rPr>
      </w:pPr>
    </w:p>
    <w:p w:rsidR="00F34CBD" w:rsidRPr="00323383" w:rsidRDefault="00F34CBD">
      <w:pPr>
        <w:pStyle w:val="CommentText"/>
        <w:rPr>
          <w:lang w:val="en-US"/>
        </w:rPr>
      </w:pPr>
      <w:r>
        <w:rPr>
          <w:lang w:val="en-US"/>
        </w:rPr>
        <w:t>Không có số liệu thì không nên nói vậy được.</w:t>
      </w:r>
    </w:p>
  </w:comment>
  <w:comment w:id="13" w:author="Le Duong Cong Phuc" w:date="2011-12-21T16:39:00Z" w:initials="CPL(RRV">
    <w:p w:rsidR="00F34CBD" w:rsidRDefault="00F34CBD">
      <w:pPr>
        <w:pStyle w:val="CommentText"/>
        <w:rPr>
          <w:lang w:val="en-US"/>
        </w:rPr>
      </w:pPr>
      <w:r>
        <w:rPr>
          <w:rStyle w:val="CommentReference"/>
        </w:rPr>
        <w:annotationRef/>
      </w:r>
      <w:r>
        <w:rPr>
          <w:lang w:val="en-US"/>
        </w:rPr>
        <w:t>Nói về kiến trúc phần mềm thì sẽ có rất nhiều khía cạnh: kiến trúc công nghệ, kiến trúc xử lý 1 vấn đề  cụ thể..</w:t>
      </w:r>
    </w:p>
    <w:p w:rsidR="00F34CBD" w:rsidRDefault="00F34CBD">
      <w:pPr>
        <w:pStyle w:val="CommentText"/>
        <w:rPr>
          <w:lang w:val="en-US"/>
        </w:rPr>
      </w:pPr>
    </w:p>
    <w:p w:rsidR="00F34CBD" w:rsidRPr="000E575A" w:rsidRDefault="00F34CBD">
      <w:pPr>
        <w:pStyle w:val="CommentText"/>
        <w:rPr>
          <w:lang w:val="en-US"/>
        </w:rPr>
      </w:pPr>
      <w:r>
        <w:rPr>
          <w:lang w:val="en-US"/>
        </w:rPr>
        <w:t>Mình xét khía cạnh nào để nói là hỏng giống nhau.</w:t>
      </w:r>
    </w:p>
  </w:comment>
  <w:comment w:id="14" w:author="Le Duong Cong Phuc" w:date="2011-12-21T16:45:00Z" w:initials="CPL(RRV">
    <w:p w:rsidR="00F34CBD" w:rsidRPr="00CE1BF5" w:rsidRDefault="00F34CBD">
      <w:pPr>
        <w:pStyle w:val="CommentText"/>
        <w:rPr>
          <w:lang w:val="en-US"/>
        </w:rPr>
      </w:pPr>
      <w:r>
        <w:rPr>
          <w:rStyle w:val="CommentReference"/>
        </w:rPr>
        <w:annotationRef/>
      </w:r>
      <w:r>
        <w:rPr>
          <w:lang w:val="en-US"/>
        </w:rPr>
        <w:t xml:space="preserve"> Quy trình: tìm hiểu, phân tích, nghiên cứu, thiết kế và xây dựng giải pháp</w:t>
      </w:r>
    </w:p>
  </w:comment>
  <w:comment w:id="20" w:author="Le Duong Cong Phuc" w:date="2011-12-21T16:50:00Z" w:initials="CPL(RRV">
    <w:p w:rsidR="00F34CBD" w:rsidRPr="0086250E" w:rsidRDefault="00F34CBD">
      <w:pPr>
        <w:pStyle w:val="CommentText"/>
        <w:rPr>
          <w:lang w:val="en-US"/>
        </w:rPr>
      </w:pPr>
      <w:r>
        <w:rPr>
          <w:rStyle w:val="CommentReference"/>
        </w:rPr>
        <w:annotationRef/>
      </w:r>
      <w:r>
        <w:rPr>
          <w:lang w:val="en-US"/>
        </w:rPr>
        <w:t>Lưu trữ -&gt; Storage dễ hiểu nhầm chỉ đề cập tới lưu trữ CSDL</w:t>
      </w:r>
    </w:p>
  </w:comment>
  <w:comment w:id="21" w:author="Le Duong Cong Phuc" w:date="2011-12-21T16:56:00Z" w:initials="CPL(RRV">
    <w:p w:rsidR="00F34CBD" w:rsidRDefault="00F34CBD">
      <w:pPr>
        <w:pStyle w:val="CommentText"/>
        <w:rPr>
          <w:lang w:val="en-US"/>
        </w:rPr>
      </w:pPr>
      <w:r>
        <w:rPr>
          <w:rStyle w:val="CommentReference"/>
        </w:rPr>
        <w:annotationRef/>
      </w:r>
      <w:r>
        <w:rPr>
          <w:lang w:val="en-US"/>
        </w:rPr>
        <w:t>Các ví dụ:</w:t>
      </w:r>
    </w:p>
    <w:p w:rsidR="00F34CBD" w:rsidRDefault="00F34CBD" w:rsidP="009B596A">
      <w:pPr>
        <w:pStyle w:val="CommentText"/>
        <w:rPr>
          <w:lang w:val="en-US"/>
        </w:rPr>
      </w:pPr>
      <w:r>
        <w:rPr>
          <w:lang w:val="en-US"/>
        </w:rPr>
        <w:t>Các ví dụ về việc tổ chức thông tin:</w:t>
      </w:r>
    </w:p>
    <w:p w:rsidR="00F34CBD" w:rsidRDefault="00F34CBD" w:rsidP="009B596A">
      <w:pPr>
        <w:pStyle w:val="CommentText"/>
        <w:rPr>
          <w:lang w:val="en-US"/>
        </w:rPr>
      </w:pPr>
      <w:r w:rsidRPr="009B596A">
        <w:rPr>
          <w:b/>
          <w:u w:val="single"/>
          <w:lang w:val="en-US"/>
        </w:rPr>
        <w:t>Search engine (keyword base) -</w:t>
      </w:r>
      <w:r>
        <w:rPr>
          <w:lang w:val="en-US"/>
        </w:rPr>
        <w:t>&gt; chắc chắc nhà cung cấp dịch vụ sẽ tổ chức quản lý các keyword này để phục vụ cho việc mapping.</w:t>
      </w:r>
    </w:p>
    <w:p w:rsidR="00F34CBD" w:rsidRDefault="00F34CBD">
      <w:pPr>
        <w:pStyle w:val="CommentText"/>
        <w:rPr>
          <w:lang w:val="en-US"/>
        </w:rPr>
      </w:pPr>
    </w:p>
    <w:p w:rsidR="00F34CBD" w:rsidRDefault="00F34CBD">
      <w:pPr>
        <w:pStyle w:val="CommentText"/>
        <w:rPr>
          <w:lang w:val="en-US"/>
        </w:rPr>
      </w:pPr>
      <w:r>
        <w:rPr>
          <w:lang w:val="en-US"/>
        </w:rPr>
        <w:t>Email</w:t>
      </w:r>
    </w:p>
    <w:p w:rsidR="00F34CBD" w:rsidRPr="009B596A" w:rsidRDefault="00F34CBD">
      <w:pPr>
        <w:pStyle w:val="CommentText"/>
        <w:rPr>
          <w:lang w:val="en-US"/>
        </w:rPr>
      </w:pPr>
    </w:p>
  </w:comment>
  <w:comment w:id="22" w:author="Le Duong Cong Phuc" w:date="2011-12-21T17:04:00Z" w:initials="CPL(RRV">
    <w:p w:rsidR="00F34CBD" w:rsidRPr="0047412F" w:rsidRDefault="00F34CBD">
      <w:pPr>
        <w:pStyle w:val="CommentText"/>
        <w:rPr>
          <w:lang w:val="en-US"/>
        </w:rPr>
      </w:pPr>
      <w:r>
        <w:rPr>
          <w:rStyle w:val="CommentReference"/>
        </w:rPr>
        <w:annotationRef/>
      </w:r>
      <w:r>
        <w:rPr>
          <w:lang w:val="en-US"/>
        </w:rPr>
        <w:t>Đã comment ở trên</w:t>
      </w:r>
    </w:p>
  </w:comment>
  <w:comment w:id="23" w:author="Le Duong Cong Phuc" w:date="2011-12-21T19:00:00Z" w:initials="CPL(RRV">
    <w:p w:rsidR="00F34CBD" w:rsidRDefault="00F34CBD">
      <w:pPr>
        <w:pStyle w:val="CommentText"/>
        <w:rPr>
          <w:lang w:val="en-US"/>
        </w:rPr>
      </w:pPr>
      <w:r>
        <w:rPr>
          <w:rStyle w:val="CommentReference"/>
        </w:rPr>
        <w:annotationRef/>
      </w:r>
      <w:r>
        <w:rPr>
          <w:lang w:val="en-US"/>
        </w:rPr>
        <w:t>Bài toán 1:</w:t>
      </w:r>
    </w:p>
    <w:p w:rsidR="00F34CBD" w:rsidRDefault="00F34CBD" w:rsidP="00BB1B98">
      <w:pPr>
        <w:pStyle w:val="CommentText"/>
        <w:numPr>
          <w:ilvl w:val="0"/>
          <w:numId w:val="60"/>
        </w:numPr>
        <w:rPr>
          <w:lang w:val="en-US"/>
        </w:rPr>
      </w:pPr>
      <w:r>
        <w:rPr>
          <w:lang w:val="en-US"/>
        </w:rPr>
        <w:t>OK</w:t>
      </w:r>
    </w:p>
    <w:p w:rsidR="00F34CBD" w:rsidRDefault="00F34CBD" w:rsidP="00BB1B98">
      <w:pPr>
        <w:pStyle w:val="CommentText"/>
        <w:numPr>
          <w:ilvl w:val="0"/>
          <w:numId w:val="60"/>
        </w:numPr>
        <w:rPr>
          <w:lang w:val="en-US"/>
        </w:rPr>
      </w:pPr>
      <w:r>
        <w:rPr>
          <w:lang w:val="en-US"/>
        </w:rPr>
        <w:t>Bài toán 2: sự so khớp thông tin “yêu cầu” “ kết quả yêu cầu” để đạt được sự thỏa mãn về tìm kiếm</w:t>
      </w:r>
    </w:p>
    <w:p w:rsidR="00F34CBD" w:rsidRDefault="00F34CBD" w:rsidP="00BB1B98">
      <w:pPr>
        <w:pStyle w:val="CommentText"/>
        <w:rPr>
          <w:lang w:val="en-US"/>
        </w:rPr>
      </w:pPr>
    </w:p>
    <w:p w:rsidR="00F34CBD" w:rsidRPr="00D14074" w:rsidRDefault="00F34CBD" w:rsidP="00D14074">
      <w:pPr>
        <w:pStyle w:val="CommentText"/>
        <w:numPr>
          <w:ilvl w:val="0"/>
          <w:numId w:val="60"/>
        </w:numPr>
        <w:rPr>
          <w:lang w:val="en-US"/>
        </w:rPr>
      </w:pPr>
      <w:r>
        <w:rPr>
          <w:lang w:val="en-US"/>
        </w:rPr>
        <w:t>Bài toán 3:  sử dụng tổ chức thông tin linh hoạt -&gt; dễ dàng k</w:t>
      </w:r>
      <w:r w:rsidRPr="00D14074">
        <w:rPr>
          <w:lang w:val="en-US"/>
        </w:rPr>
        <w:t>hai thác thông tin để đưa ra quyết định</w:t>
      </w:r>
    </w:p>
  </w:comment>
  <w:comment w:id="53" w:author="Le Duong Cong Phuc" w:date="2011-12-20T15:22:00Z" w:initials="CPL(RRV">
    <w:p w:rsidR="00F34CBD" w:rsidRPr="00C366EE" w:rsidRDefault="00F34CBD" w:rsidP="00F14442">
      <w:pPr>
        <w:pStyle w:val="CommentText"/>
        <w:rPr>
          <w:lang w:val="en-US"/>
        </w:rPr>
      </w:pPr>
      <w:r>
        <w:rPr>
          <w:rStyle w:val="CommentReference"/>
        </w:rPr>
        <w:annotationRef/>
      </w:r>
      <w:r>
        <w:rPr>
          <w:lang w:val="en-US"/>
        </w:rPr>
        <w:t>Phúc viết</w:t>
      </w:r>
    </w:p>
  </w:comment>
  <w:comment w:id="102" w:author="Le Duong Cong Phuc" w:date="2011-12-20T15:22:00Z" w:initials="CPL(RRV">
    <w:p w:rsidR="00F34CBD" w:rsidRDefault="00F34CBD" w:rsidP="00F14442">
      <w:pPr>
        <w:pStyle w:val="CommentText"/>
        <w:rPr>
          <w:lang w:val="en-US"/>
        </w:rPr>
      </w:pPr>
      <w:r>
        <w:rPr>
          <w:rStyle w:val="CommentReference"/>
        </w:rPr>
        <w:annotationRef/>
      </w:r>
      <w:r>
        <w:rPr>
          <w:lang w:val="en-US"/>
        </w:rPr>
        <w:t>Giới thiệu các Stack cơ bản: component, connects, contrains</w:t>
      </w:r>
    </w:p>
    <w:p w:rsidR="00F34CBD" w:rsidRDefault="00F34CBD" w:rsidP="00F14442">
      <w:pPr>
        <w:pStyle w:val="CommentText"/>
        <w:numPr>
          <w:ilvl w:val="0"/>
          <w:numId w:val="43"/>
        </w:numPr>
        <w:rPr>
          <w:lang w:val="en-US"/>
        </w:rPr>
      </w:pPr>
      <w:r>
        <w:rPr>
          <w:lang w:val="en-US"/>
        </w:rPr>
        <w:t xml:space="preserve">Từ đó xác định các giải </w:t>
      </w:r>
    </w:p>
    <w:p w:rsidR="00F34CBD" w:rsidRDefault="00F34CBD" w:rsidP="00F14442">
      <w:pPr>
        <w:pStyle w:val="CommentText"/>
        <w:rPr>
          <w:lang w:val="en-US"/>
        </w:rPr>
      </w:pPr>
    </w:p>
    <w:p w:rsidR="00F34CBD" w:rsidRPr="00903DED" w:rsidRDefault="00F34CBD" w:rsidP="00F14442">
      <w:pPr>
        <w:pStyle w:val="CommentText"/>
        <w:rPr>
          <w:lang w:val="en-US"/>
        </w:rPr>
      </w:pPr>
      <w:r>
        <w:rPr>
          <w:lang w:val="en-US"/>
        </w:rPr>
        <w:t>Đủ ý nhưng chưa mượt  mà, suống sẽ (cần Fix)</w:t>
      </w:r>
    </w:p>
  </w:comment>
  <w:comment w:id="135" w:author="Le Duong Cong Phuc" w:date="2011-12-21T19:22:00Z" w:initials="CPL(RRV">
    <w:p w:rsidR="00F34CBD" w:rsidRDefault="00F34CBD">
      <w:pPr>
        <w:pStyle w:val="CommentText"/>
        <w:rPr>
          <w:lang w:val="en-US"/>
        </w:rPr>
      </w:pPr>
      <w:r>
        <w:rPr>
          <w:rStyle w:val="CommentReference"/>
        </w:rPr>
        <w:annotationRef/>
      </w:r>
      <w:r>
        <w:rPr>
          <w:lang w:val="en-US"/>
        </w:rPr>
        <w:t>Sự so khớp thông tin</w:t>
      </w:r>
    </w:p>
    <w:p w:rsidR="00F34CBD" w:rsidRPr="006302AD" w:rsidRDefault="00F34CBD">
      <w:pPr>
        <w:pStyle w:val="CommentText"/>
        <w:rPr>
          <w:lang w:val="en-US"/>
        </w:rPr>
      </w:pPr>
      <w:r>
        <w:rPr>
          <w:lang w:val="en-US"/>
        </w:rPr>
        <w:t>Tương quan giữa cát Tag chuyển vào giải pháp bên trong khi xử lý dữ liệu ngữ nghĩa giống nhau.</w:t>
      </w:r>
    </w:p>
  </w:comment>
  <w:comment w:id="159" w:author="Le Duong Cong Phuc" w:date="2011-12-21T14:30:00Z" w:initials="CPL(RRV">
    <w:p w:rsidR="00F34CBD" w:rsidRDefault="00F34CBD">
      <w:pPr>
        <w:pStyle w:val="CommentText"/>
        <w:rPr>
          <w:lang w:val="en-US"/>
        </w:rPr>
      </w:pPr>
      <w:r>
        <w:rPr>
          <w:rStyle w:val="CommentReference"/>
        </w:rPr>
        <w:annotationRef/>
      </w:r>
    </w:p>
    <w:p w:rsidR="00F34CBD" w:rsidRDefault="00F34CBD">
      <w:pPr>
        <w:pStyle w:val="CommentText"/>
        <w:rPr>
          <w:lang w:val="en-US"/>
        </w:rPr>
      </w:pPr>
      <w:r>
        <w:rPr>
          <w:lang w:val="en-US"/>
        </w:rPr>
        <w:t>Phần này là viết về điều kiện ra đời của JobZoom Framework để giải quyết:</w:t>
      </w:r>
    </w:p>
    <w:p w:rsidR="00F34CBD" w:rsidRDefault="00F34CBD">
      <w:pPr>
        <w:pStyle w:val="CommentText"/>
        <w:rPr>
          <w:lang w:val="en-US"/>
        </w:rPr>
      </w:pPr>
      <w:r>
        <w:rPr>
          <w:lang w:val="en-US"/>
        </w:rPr>
        <w:t>Lập trình viên sử dụng JobZoom library để implement hệ thống của họ dễ dàng giải quyết 3 bài toán trên mà không cần quan tâm đến các Component khác torng JobZoom framework</w:t>
      </w:r>
    </w:p>
    <w:p w:rsidR="00F34CBD" w:rsidRDefault="00F34CBD">
      <w:pPr>
        <w:pStyle w:val="CommentText"/>
        <w:rPr>
          <w:lang w:val="en-US"/>
        </w:rPr>
      </w:pPr>
    </w:p>
    <w:p w:rsidR="00F34CBD" w:rsidRDefault="00F34CBD">
      <w:pPr>
        <w:pStyle w:val="CommentText"/>
        <w:rPr>
          <w:lang w:val="en-US"/>
        </w:rPr>
      </w:pPr>
      <w:r>
        <w:rPr>
          <w:lang w:val="en-US"/>
        </w:rPr>
        <w:t>(còn phần này thì nói không sát nên đẩy lên 5.1 thực trạng website tuyển dụng hiện nay)</w:t>
      </w:r>
    </w:p>
    <w:p w:rsidR="00F34CBD" w:rsidRDefault="00F34CBD">
      <w:pPr>
        <w:pStyle w:val="CommentText"/>
        <w:rPr>
          <w:lang w:val="en-US"/>
        </w:rPr>
      </w:pPr>
    </w:p>
    <w:p w:rsidR="00F34CBD" w:rsidRPr="00AD1E56" w:rsidRDefault="00F34CBD">
      <w:pPr>
        <w:pStyle w:val="CommentText"/>
        <w:rPr>
          <w:lang w:val="en-US"/>
        </w:rPr>
      </w:pPr>
      <w:r>
        <w:rPr>
          <w:lang w:val="en-US"/>
        </w:rPr>
        <w:t>Phần này Phúc sẽ viết lại</w:t>
      </w:r>
    </w:p>
  </w:comment>
  <w:comment w:id="164" w:author="Le Duong Cong Phuc" w:date="2011-12-21T14:13:00Z" w:initials="CPL(RRV">
    <w:p w:rsidR="00F34CBD" w:rsidRDefault="00F34CBD">
      <w:pPr>
        <w:pStyle w:val="CommentText"/>
        <w:rPr>
          <w:lang w:val="en-US"/>
        </w:rPr>
      </w:pPr>
      <w:r>
        <w:rPr>
          <w:rStyle w:val="CommentReference"/>
        </w:rPr>
        <w:annotationRef/>
      </w:r>
      <w:r>
        <w:rPr>
          <w:lang w:val="en-US"/>
        </w:rPr>
        <w:t>Cần sửa gì trong Use Case này:</w:t>
      </w:r>
    </w:p>
    <w:p w:rsidR="00F34CBD" w:rsidRDefault="00F34CBD" w:rsidP="002312F0">
      <w:pPr>
        <w:pStyle w:val="CommentText"/>
        <w:numPr>
          <w:ilvl w:val="0"/>
          <w:numId w:val="48"/>
        </w:numPr>
        <w:rPr>
          <w:lang w:val="en-US"/>
        </w:rPr>
      </w:pPr>
      <w:r>
        <w:rPr>
          <w:lang w:val="en-US"/>
        </w:rPr>
        <w:t xml:space="preserve"> Cách đặt tên các Use Case có rõ ràng thể hiện ý nghĩa chưa.</w:t>
      </w:r>
    </w:p>
    <w:p w:rsidR="00F34CBD" w:rsidRDefault="00F34CBD" w:rsidP="002312F0">
      <w:pPr>
        <w:pStyle w:val="CommentText"/>
        <w:numPr>
          <w:ilvl w:val="0"/>
          <w:numId w:val="48"/>
        </w:numPr>
        <w:rPr>
          <w:lang w:val="en-US"/>
        </w:rPr>
      </w:pPr>
      <w:r>
        <w:rPr>
          <w:lang w:val="en-US"/>
        </w:rPr>
        <w:t>Các mối quan hệ đã thể hiện đúng chưa</w:t>
      </w:r>
    </w:p>
    <w:p w:rsidR="00F34CBD" w:rsidRPr="002312F0" w:rsidRDefault="00F34CBD" w:rsidP="002312F0">
      <w:pPr>
        <w:pStyle w:val="CommentText"/>
        <w:numPr>
          <w:ilvl w:val="0"/>
          <w:numId w:val="48"/>
        </w:numPr>
        <w:rPr>
          <w:lang w:val="en-US"/>
        </w:rPr>
      </w:pPr>
      <w:r>
        <w:rPr>
          <w:lang w:val="en-US"/>
        </w:rPr>
        <w:t>Còn thiếu use case nào không</w:t>
      </w:r>
    </w:p>
  </w:comment>
  <w:comment w:id="313" w:author="Le Duong Cong Phuc" w:date="2011-12-19T05:02:00Z" w:initials="CPL(RRV">
    <w:p w:rsidR="00F34CBD" w:rsidRDefault="00F34CBD">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F34CBD" w:rsidRPr="0064127E" w:rsidRDefault="00F34CBD">
      <w:pPr>
        <w:pStyle w:val="CommentText"/>
        <w:rPr>
          <w:lang w:val="en-US"/>
        </w:rPr>
      </w:pPr>
      <w:r>
        <w:rPr>
          <w:lang w:val="en-US"/>
        </w:rPr>
        <w:t>????</w:t>
      </w:r>
    </w:p>
  </w:comment>
  <w:comment w:id="316" w:author="Kyo" w:date="2011-12-20T17:49:00Z" w:initials="K">
    <w:p w:rsidR="00F34CBD" w:rsidRPr="009D051F" w:rsidRDefault="00F34CBD">
      <w:pPr>
        <w:pStyle w:val="CommentText"/>
        <w:rPr>
          <w:lang w:val="en-US"/>
        </w:rPr>
      </w:pPr>
      <w:r>
        <w:rPr>
          <w:rStyle w:val="CommentReference"/>
        </w:rPr>
        <w:annotationRef/>
      </w:r>
      <w:r>
        <w:rPr>
          <w:lang w:val="en-US"/>
        </w:rPr>
        <w:t>Cần sửa và bổ sung cho phù hợp</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29E9" w:rsidRDefault="00DB29E9" w:rsidP="00897824">
      <w:pPr>
        <w:spacing w:line="240" w:lineRule="auto"/>
      </w:pPr>
      <w:r>
        <w:separator/>
      </w:r>
    </w:p>
  </w:endnote>
  <w:endnote w:type="continuationSeparator" w:id="0">
    <w:p w:rsidR="00DB29E9" w:rsidRDefault="00DB29E9"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F34CBD">
      <w:tc>
        <w:tcPr>
          <w:tcW w:w="500" w:type="pct"/>
          <w:tcBorders>
            <w:top w:val="single" w:sz="4" w:space="0" w:color="943634" w:themeColor="accent2" w:themeShade="BF"/>
          </w:tcBorders>
          <w:shd w:val="clear" w:color="auto" w:fill="943634" w:themeFill="accent2" w:themeFillShade="BF"/>
        </w:tcPr>
        <w:p w:rsidR="00F34CBD" w:rsidRDefault="00F34CBD">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F34CBD" w:rsidRDefault="00F34CBD">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F34CBD" w:rsidRDefault="00F34CB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F34CBD">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F34CBD" w:rsidRDefault="00F34CBD"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F34CBD" w:rsidRDefault="00F34CBD">
          <w:pPr>
            <w:pStyle w:val="Header"/>
            <w:rPr>
              <w:color w:val="FFFFFF" w:themeColor="background1"/>
            </w:rPr>
          </w:pPr>
          <w:r>
            <w:rPr>
              <w:noProof w:val="0"/>
            </w:rPr>
            <w:fldChar w:fldCharType="begin"/>
          </w:r>
          <w:r>
            <w:instrText xml:space="preserve"> PAGE   \* MERGEFORMAT </w:instrText>
          </w:r>
          <w:r>
            <w:rPr>
              <w:noProof w:val="0"/>
            </w:rPr>
            <w:fldChar w:fldCharType="separate"/>
          </w:r>
          <w:r w:rsidR="00963BB7" w:rsidRPr="00963BB7">
            <w:rPr>
              <w:color w:val="FFFFFF" w:themeColor="background1"/>
            </w:rPr>
            <w:t>xiii</w:t>
          </w:r>
          <w:r>
            <w:rPr>
              <w:color w:val="FFFFFF" w:themeColor="background1"/>
            </w:rPr>
            <w:fldChar w:fldCharType="end"/>
          </w:r>
        </w:p>
      </w:tc>
    </w:tr>
  </w:tbl>
  <w:p w:rsidR="00F34CBD" w:rsidRDefault="00F34CB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F34CBD">
      <w:tc>
        <w:tcPr>
          <w:tcW w:w="4500" w:type="pct"/>
          <w:tcBorders>
            <w:top w:val="single" w:sz="4" w:space="0" w:color="000000" w:themeColor="text1"/>
          </w:tcBorders>
        </w:tcPr>
        <w:p w:rsidR="00F34CBD" w:rsidRDefault="00DB29E9">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F34CBD">
                <w:rPr>
                  <w:lang w:val="en-US"/>
                </w:rPr>
                <w:t xml:space="preserve">Xây dựng kiến trúc cổng thông tin tìm việc </w:t>
              </w:r>
            </w:sdtContent>
          </w:sdt>
          <w:r w:rsidR="00F34CBD">
            <w:t xml:space="preserve">| </w:t>
          </w:r>
          <w:r w:rsidR="00F34CBD">
            <w:fldChar w:fldCharType="begin"/>
          </w:r>
          <w:r w:rsidR="00F34CBD">
            <w:instrText xml:space="preserve"> STYLEREF  "1"  </w:instrText>
          </w:r>
          <w:r w:rsidR="00F34CBD">
            <w:fldChar w:fldCharType="separate"/>
          </w:r>
          <w:r w:rsidR="009F759C">
            <w:t>Giải pháp kiến trúc cổng thông tin tìm việc JobZoom</w:t>
          </w:r>
          <w:r w:rsidR="00F34CBD">
            <w:fldChar w:fldCharType="end"/>
          </w:r>
        </w:p>
      </w:tc>
      <w:tc>
        <w:tcPr>
          <w:tcW w:w="500" w:type="pct"/>
          <w:tcBorders>
            <w:top w:val="single" w:sz="4" w:space="0" w:color="C0504D" w:themeColor="accent2"/>
          </w:tcBorders>
          <w:shd w:val="clear" w:color="auto" w:fill="943634" w:themeFill="accent2" w:themeFillShade="BF"/>
        </w:tcPr>
        <w:p w:rsidR="00F34CBD" w:rsidRDefault="00F34CBD">
          <w:pPr>
            <w:pStyle w:val="Header"/>
            <w:rPr>
              <w:color w:val="FFFFFF" w:themeColor="background1"/>
            </w:rPr>
          </w:pPr>
          <w:r>
            <w:rPr>
              <w:noProof w:val="0"/>
            </w:rPr>
            <w:fldChar w:fldCharType="begin"/>
          </w:r>
          <w:r>
            <w:instrText xml:space="preserve"> PAGE   \* MERGEFORMAT </w:instrText>
          </w:r>
          <w:r>
            <w:rPr>
              <w:noProof w:val="0"/>
            </w:rPr>
            <w:fldChar w:fldCharType="separate"/>
          </w:r>
          <w:r w:rsidR="009F759C" w:rsidRPr="009F759C">
            <w:rPr>
              <w:color w:val="FFFFFF" w:themeColor="background1"/>
            </w:rPr>
            <w:t>79</w:t>
          </w:r>
          <w:r>
            <w:rPr>
              <w:color w:val="FFFFFF" w:themeColor="background1"/>
            </w:rPr>
            <w:fldChar w:fldCharType="end"/>
          </w:r>
        </w:p>
      </w:tc>
    </w:tr>
  </w:tbl>
  <w:p w:rsidR="00F34CBD" w:rsidRDefault="00F34CB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29E9" w:rsidRDefault="00DB29E9" w:rsidP="00897824">
      <w:pPr>
        <w:spacing w:line="240" w:lineRule="auto"/>
      </w:pPr>
      <w:r>
        <w:separator/>
      </w:r>
    </w:p>
  </w:footnote>
  <w:footnote w:type="continuationSeparator" w:id="0">
    <w:p w:rsidR="00DB29E9" w:rsidRDefault="00DB29E9" w:rsidP="00897824">
      <w:pPr>
        <w:spacing w:line="240" w:lineRule="auto"/>
      </w:pPr>
      <w:r>
        <w:continuationSeparator/>
      </w:r>
    </w:p>
  </w:footnote>
  <w:footnote w:id="1">
    <w:p w:rsidR="00F34CBD" w:rsidRPr="006511B4" w:rsidRDefault="00F34CBD"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F34CBD" w:rsidRDefault="00F34CBD" w:rsidP="00F419F5">
      <w:pPr>
        <w:pStyle w:val="FootnoteText"/>
        <w:rPr>
          <w:lang w:val="en-US"/>
        </w:rPr>
      </w:pPr>
      <w:r>
        <w:rPr>
          <w:rStyle w:val="FootnoteReference"/>
        </w:rPr>
        <w:footnoteRef/>
      </w:r>
      <w:r>
        <w:t xml:space="preserve"> http://www.internetworldstats.com/stats.htm</w:t>
      </w:r>
    </w:p>
  </w:footnote>
  <w:footnote w:id="3">
    <w:p w:rsidR="00F34CBD" w:rsidRPr="00FC65F3" w:rsidRDefault="00F34CBD">
      <w:pPr>
        <w:pStyle w:val="FootnoteText"/>
        <w:rPr>
          <w:lang w:val="en-US"/>
        </w:rPr>
      </w:pPr>
      <w:r>
        <w:rPr>
          <w:rStyle w:val="FootnoteReference"/>
        </w:rPr>
        <w:footnoteRef/>
      </w:r>
      <w:r>
        <w:t xml:space="preserve"> </w:t>
      </w:r>
      <w:r>
        <w:rPr>
          <w:lang w:val="en-US"/>
        </w:rPr>
        <w:t xml:space="preserve">Theo </w:t>
      </w:r>
      <w:r w:rsidRPr="00287D74">
        <w:rPr>
          <w:lang w:val="en-US"/>
        </w:rPr>
        <w:t>Mintel International Group Ltd. (tổ chức quốc tế chuyên nghiên cứu về thị trường và người tiêu dùng)</w:t>
      </w:r>
    </w:p>
  </w:footnote>
  <w:footnote w:id="4">
    <w:p w:rsidR="00F34CBD" w:rsidRPr="009C7984" w:rsidRDefault="00F34CBD" w:rsidP="00F14442">
      <w:pPr>
        <w:pStyle w:val="FootnoteText"/>
        <w:rPr>
          <w:lang w:val="en-US"/>
        </w:rPr>
      </w:pPr>
      <w:r>
        <w:rPr>
          <w:rStyle w:val="FootnoteReference"/>
        </w:rPr>
        <w:footnoteRef/>
      </w:r>
      <w:r>
        <w:t xml:space="preserve"> </w:t>
      </w:r>
      <w:r>
        <w:rPr>
          <w:lang w:val="en-US"/>
        </w:rPr>
        <w:t>Tham khảo [5]</w:t>
      </w:r>
    </w:p>
  </w:footnote>
  <w:footnote w:id="5">
    <w:p w:rsidR="00F34CBD" w:rsidRPr="00847D31" w:rsidRDefault="00F34CBD" w:rsidP="00F14442">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6">
    <w:p w:rsidR="00F34CBD" w:rsidRPr="009C7984" w:rsidRDefault="00F34CBD" w:rsidP="00F14442">
      <w:pPr>
        <w:pStyle w:val="FootnoteText"/>
        <w:rPr>
          <w:lang w:val="en-US"/>
        </w:rPr>
      </w:pPr>
      <w:r>
        <w:rPr>
          <w:rStyle w:val="FootnoteReference"/>
        </w:rPr>
        <w:footnoteRef/>
      </w:r>
      <w:r>
        <w:t xml:space="preserve"> </w:t>
      </w:r>
      <w:r>
        <w:rPr>
          <w:lang w:val="en-US"/>
        </w:rPr>
        <w:t>Tham khảo [5], [13], [23]</w:t>
      </w:r>
    </w:p>
  </w:footnote>
  <w:footnote w:id="7">
    <w:p w:rsidR="00F34CBD" w:rsidRPr="00AA66C8" w:rsidRDefault="00F34CBD" w:rsidP="00F14442">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8">
    <w:p w:rsidR="00F34CBD" w:rsidRPr="001377F4" w:rsidRDefault="00F34CBD" w:rsidP="00F14442">
      <w:pPr>
        <w:pStyle w:val="FootnoteText"/>
        <w:rPr>
          <w:lang w:val="en-US"/>
        </w:rPr>
      </w:pPr>
      <w:r>
        <w:rPr>
          <w:rStyle w:val="FootnoteReference"/>
        </w:rPr>
        <w:footnoteRef/>
      </w:r>
      <w:r>
        <w:t xml:space="preserve"> </w:t>
      </w:r>
      <w:r>
        <w:rPr>
          <w:lang w:val="en-US"/>
        </w:rPr>
        <w:t>Tài liệu tham khảo [15]</w:t>
      </w:r>
    </w:p>
  </w:footnote>
  <w:footnote w:id="9">
    <w:p w:rsidR="00F34CBD" w:rsidRPr="001377F4" w:rsidRDefault="00F34CBD" w:rsidP="00F14442">
      <w:pPr>
        <w:pStyle w:val="FootnoteText"/>
        <w:rPr>
          <w:lang w:val="en-US"/>
        </w:rPr>
      </w:pPr>
      <w:r>
        <w:rPr>
          <w:rStyle w:val="FootnoteReference"/>
        </w:rPr>
        <w:footnoteRef/>
      </w:r>
      <w:r>
        <w:t xml:space="preserve"> </w:t>
      </w:r>
      <w:r>
        <w:rPr>
          <w:lang w:val="en-US"/>
        </w:rPr>
        <w:t>Tài liệu tham khảo [13]</w:t>
      </w:r>
    </w:p>
  </w:footnote>
  <w:footnote w:id="10">
    <w:p w:rsidR="00F34CBD" w:rsidRPr="001377F4" w:rsidRDefault="00F34CBD" w:rsidP="00F14442">
      <w:pPr>
        <w:pStyle w:val="FootnoteText"/>
        <w:rPr>
          <w:lang w:val="en-US"/>
        </w:rPr>
      </w:pPr>
      <w:r>
        <w:rPr>
          <w:rStyle w:val="FootnoteReference"/>
        </w:rPr>
        <w:footnoteRef/>
      </w:r>
      <w:r>
        <w:t xml:space="preserve"> </w:t>
      </w:r>
      <w:r>
        <w:rPr>
          <w:lang w:val="en-US"/>
        </w:rPr>
        <w:t>Tài liệu tham khảo [14]</w:t>
      </w:r>
    </w:p>
  </w:footnote>
  <w:footnote w:id="11">
    <w:p w:rsidR="00F34CBD" w:rsidRPr="00C07415" w:rsidRDefault="00F34CBD" w:rsidP="00F14442">
      <w:pPr>
        <w:pStyle w:val="FootnoteText"/>
        <w:rPr>
          <w:lang w:val="en-US"/>
        </w:rPr>
      </w:pPr>
      <w:r>
        <w:rPr>
          <w:rStyle w:val="FootnoteReference"/>
        </w:rPr>
        <w:footnoteRef/>
      </w:r>
      <w:r>
        <w:t xml:space="preserve"> </w:t>
      </w:r>
      <w:r>
        <w:rPr>
          <w:lang w:val="en-US"/>
        </w:rPr>
        <w:t>Tham khảo [9], [10]</w:t>
      </w:r>
    </w:p>
  </w:footnote>
  <w:footnote w:id="12">
    <w:p w:rsidR="00F34CBD" w:rsidRPr="009B68DC" w:rsidRDefault="00F34CBD" w:rsidP="00F14442">
      <w:pPr>
        <w:pStyle w:val="FootnoteText"/>
        <w:rPr>
          <w:lang w:val="en-US"/>
        </w:rPr>
      </w:pPr>
      <w:r>
        <w:rPr>
          <w:rStyle w:val="FootnoteReference"/>
        </w:rPr>
        <w:footnoteRef/>
      </w:r>
      <w:r>
        <w:t xml:space="preserve"> </w:t>
      </w:r>
      <w:r>
        <w:rPr>
          <w:lang w:val="en-US"/>
        </w:rPr>
        <w:t>Tham khảo [12], [21]</w:t>
      </w:r>
    </w:p>
  </w:footnote>
  <w:footnote w:id="13">
    <w:p w:rsidR="00F34CBD" w:rsidRPr="00312372" w:rsidRDefault="00F34CBD">
      <w:pPr>
        <w:pStyle w:val="FootnoteText"/>
        <w:rPr>
          <w:lang w:val="en-US"/>
        </w:rPr>
      </w:pPr>
      <w:r>
        <w:rPr>
          <w:rStyle w:val="FootnoteReference"/>
        </w:rPr>
        <w:footnoteRef/>
      </w:r>
      <w:r>
        <w:t xml:space="preserve"> </w:t>
      </w:r>
      <w:r>
        <w:rPr>
          <w:lang w:val="en-US"/>
        </w:rPr>
        <w:t>Tham khảo [22]</w:t>
      </w:r>
    </w:p>
  </w:footnote>
  <w:footnote w:id="14">
    <w:p w:rsidR="00F34CBD" w:rsidRPr="00615C72" w:rsidRDefault="00F34CBD" w:rsidP="00F14442">
      <w:pPr>
        <w:pStyle w:val="FootnoteText"/>
        <w:rPr>
          <w:lang w:val="en-US"/>
        </w:rPr>
      </w:pPr>
      <w:r>
        <w:rPr>
          <w:rStyle w:val="FootnoteReference"/>
        </w:rPr>
        <w:footnoteRef/>
      </w:r>
      <w:r>
        <w:t xml:space="preserve"> </w:t>
      </w:r>
      <w:r>
        <w:rPr>
          <w:lang w:val="en-US"/>
        </w:rPr>
        <w:t>Tài liệu tham khảo: [16], [17], [18]</w:t>
      </w:r>
    </w:p>
  </w:footnote>
  <w:footnote w:id="15">
    <w:p w:rsidR="00F34CBD" w:rsidRPr="00DD4EF6" w:rsidRDefault="00F34CBD" w:rsidP="00FE1AFD">
      <w:pPr>
        <w:pStyle w:val="FootnoteText"/>
        <w:rPr>
          <w:lang w:val="en-US"/>
        </w:rPr>
      </w:pPr>
      <w:r>
        <w:rPr>
          <w:rStyle w:val="FootnoteReference"/>
        </w:rPr>
        <w:footnoteRef/>
      </w:r>
      <w:r>
        <w:t xml:space="preserve"> </w:t>
      </w:r>
      <w:r w:rsidRPr="00926DAA">
        <w:t>http://www.internetworldstats.com/stats.htm</w:t>
      </w:r>
    </w:p>
  </w:footnote>
  <w:footnote w:id="16">
    <w:p w:rsidR="00F34CBD" w:rsidRPr="00C47A81" w:rsidRDefault="00F34CBD" w:rsidP="00FE1AFD">
      <w:pPr>
        <w:pStyle w:val="FootnoteText"/>
        <w:rPr>
          <w:lang w:val="en-US"/>
        </w:rPr>
      </w:pPr>
      <w:r>
        <w:rPr>
          <w:rStyle w:val="FootnoteReference"/>
        </w:rPr>
        <w:footnoteRef/>
      </w:r>
      <w:r>
        <w:t xml:space="preserve"> </w:t>
      </w:r>
      <w:r w:rsidRPr="00C47A81">
        <w:t>http://www.internetworldstats.com/asia.htm#vn</w:t>
      </w:r>
    </w:p>
  </w:footnote>
  <w:footnote w:id="17">
    <w:p w:rsidR="00F34CBD" w:rsidRPr="009D1029" w:rsidRDefault="00F34CBD" w:rsidP="00CE1CBD">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18">
    <w:p w:rsidR="00F34CBD" w:rsidRPr="009C4DB3" w:rsidRDefault="00F34CBD">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9">
    <w:p w:rsidR="00F34CBD" w:rsidRPr="00F3066B" w:rsidRDefault="00F34CBD">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4CBD" w:rsidRDefault="00DB29E9">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F34CBD">
          <w:rPr>
            <w:rFonts w:asciiTheme="majorHAnsi" w:eastAsiaTheme="majorEastAsia" w:hAnsiTheme="majorHAnsi" w:cstheme="majorBidi"/>
            <w:color w:val="4F81BD" w:themeColor="accent1"/>
            <w:sz w:val="24"/>
            <w:lang w:val="en-US"/>
          </w:rPr>
          <w:t>TRƯỜNG ĐẠI HỌC HOA SEN</w:t>
        </w:r>
      </w:sdtContent>
    </w:sdt>
    <w:r w:rsidR="00F34CBD">
      <w:rPr>
        <w:rFonts w:asciiTheme="majorHAnsi" w:eastAsiaTheme="majorEastAsia" w:hAnsiTheme="majorHAnsi" w:cstheme="majorBidi"/>
        <w:color w:val="4F81BD" w:themeColor="accent1"/>
        <w:sz w:val="24"/>
      </w:rPr>
      <w:t xml:space="preserve"> </w:t>
    </w:r>
    <w:r w:rsidR="00F34CBD">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F34CBD">
          <w:rPr>
            <w:rFonts w:asciiTheme="majorHAnsi" w:eastAsiaTheme="majorEastAsia" w:hAnsiTheme="majorHAnsi" w:cstheme="majorBidi"/>
            <w:color w:val="4F81BD" w:themeColor="accent1"/>
            <w:sz w:val="24"/>
            <w:lang w:val="en-US"/>
          </w:rPr>
          <w:t>KHOÁ LUẬN TỐT NGHIỆP</w:t>
        </w:r>
      </w:sdtContent>
    </w:sdt>
  </w:p>
  <w:p w:rsidR="00F34CBD" w:rsidRPr="00513DD1" w:rsidRDefault="00DB29E9">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65BB7"/>
    <w:multiLevelType w:val="hybridMultilevel"/>
    <w:tmpl w:val="B1160BAA"/>
    <w:lvl w:ilvl="0" w:tplc="81FC3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4D36A8"/>
    <w:multiLevelType w:val="hybridMultilevel"/>
    <w:tmpl w:val="4232F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AB0C93"/>
    <w:multiLevelType w:val="hybridMultilevel"/>
    <w:tmpl w:val="15B086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3D49F3"/>
    <w:multiLevelType w:val="hybridMultilevel"/>
    <w:tmpl w:val="59CC41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B73F21"/>
    <w:multiLevelType w:val="hybridMultilevel"/>
    <w:tmpl w:val="0EA29FC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AE2C42"/>
    <w:multiLevelType w:val="hybridMultilevel"/>
    <w:tmpl w:val="D79882E4"/>
    <w:lvl w:ilvl="0" w:tplc="D88E6D62">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2">
    <w:nsid w:val="25D51F46"/>
    <w:multiLevelType w:val="hybridMultilevel"/>
    <w:tmpl w:val="F66AF5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3A3AD8"/>
    <w:multiLevelType w:val="hybridMultilevel"/>
    <w:tmpl w:val="4B5EA382"/>
    <w:lvl w:ilvl="0" w:tplc="A186FF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B10685"/>
    <w:multiLevelType w:val="hybridMultilevel"/>
    <w:tmpl w:val="ED9C22F4"/>
    <w:lvl w:ilvl="0" w:tplc="A6A6DCB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185384"/>
    <w:multiLevelType w:val="hybridMultilevel"/>
    <w:tmpl w:val="4B6847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C7C447E"/>
    <w:multiLevelType w:val="hybridMultilevel"/>
    <w:tmpl w:val="94B8D984"/>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C8F1F73"/>
    <w:multiLevelType w:val="hybridMultilevel"/>
    <w:tmpl w:val="9612A85E"/>
    <w:lvl w:ilvl="0" w:tplc="CF96329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02A73F1"/>
    <w:multiLevelType w:val="hybridMultilevel"/>
    <w:tmpl w:val="45B8305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474267EE"/>
    <w:multiLevelType w:val="hybridMultilevel"/>
    <w:tmpl w:val="DAD240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1">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E834B35"/>
    <w:multiLevelType w:val="hybridMultilevel"/>
    <w:tmpl w:val="43D6B4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2D02FD7"/>
    <w:multiLevelType w:val="hybridMultilevel"/>
    <w:tmpl w:val="3A4CE4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5E579D7"/>
    <w:multiLevelType w:val="hybridMultilevel"/>
    <w:tmpl w:val="5B0C6E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A2168CC"/>
    <w:multiLevelType w:val="hybridMultilevel"/>
    <w:tmpl w:val="37A2B0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3">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66C56E48"/>
    <w:multiLevelType w:val="hybridMultilevel"/>
    <w:tmpl w:val="C492C9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7">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0B06741"/>
    <w:multiLevelType w:val="hybridMultilevel"/>
    <w:tmpl w:val="1B0A93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68C2743"/>
    <w:multiLevelType w:val="hybridMultilevel"/>
    <w:tmpl w:val="F7BEB9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2"/>
  </w:num>
  <w:num w:numId="2">
    <w:abstractNumId w:val="22"/>
  </w:num>
  <w:num w:numId="3">
    <w:abstractNumId w:val="27"/>
  </w:num>
  <w:num w:numId="4">
    <w:abstractNumId w:val="50"/>
  </w:num>
  <w:num w:numId="5">
    <w:abstractNumId w:val="48"/>
  </w:num>
  <w:num w:numId="6">
    <w:abstractNumId w:val="52"/>
  </w:num>
  <w:num w:numId="7">
    <w:abstractNumId w:val="37"/>
  </w:num>
  <w:num w:numId="8">
    <w:abstractNumId w:val="43"/>
  </w:num>
  <w:num w:numId="9">
    <w:abstractNumId w:val="47"/>
  </w:num>
  <w:num w:numId="10">
    <w:abstractNumId w:val="31"/>
  </w:num>
  <w:num w:numId="11">
    <w:abstractNumId w:val="33"/>
  </w:num>
  <w:num w:numId="12">
    <w:abstractNumId w:val="21"/>
  </w:num>
  <w:num w:numId="13">
    <w:abstractNumId w:val="16"/>
  </w:num>
  <w:num w:numId="14">
    <w:abstractNumId w:val="7"/>
  </w:num>
  <w:num w:numId="15">
    <w:abstractNumId w:val="54"/>
  </w:num>
  <w:num w:numId="16">
    <w:abstractNumId w:val="10"/>
  </w:num>
  <w:num w:numId="17">
    <w:abstractNumId w:val="0"/>
  </w:num>
  <w:num w:numId="18">
    <w:abstractNumId w:val="2"/>
  </w:num>
  <w:num w:numId="19">
    <w:abstractNumId w:val="49"/>
  </w:num>
  <w:num w:numId="20">
    <w:abstractNumId w:val="26"/>
  </w:num>
  <w:num w:numId="21">
    <w:abstractNumId w:val="55"/>
  </w:num>
  <w:num w:numId="22">
    <w:abstractNumId w:val="23"/>
  </w:num>
  <w:num w:numId="23">
    <w:abstractNumId w:val="46"/>
  </w:num>
  <w:num w:numId="24">
    <w:abstractNumId w:val="25"/>
  </w:num>
  <w:num w:numId="25">
    <w:abstractNumId w:val="40"/>
  </w:num>
  <w:num w:numId="26">
    <w:abstractNumId w:val="51"/>
  </w:num>
  <w:num w:numId="27">
    <w:abstractNumId w:val="30"/>
  </w:num>
  <w:num w:numId="28">
    <w:abstractNumId w:val="44"/>
  </w:num>
  <w:num w:numId="29">
    <w:abstractNumId w:val="4"/>
  </w:num>
  <w:num w:numId="30">
    <w:abstractNumId w:val="24"/>
  </w:num>
  <w:num w:numId="31">
    <w:abstractNumId w:val="41"/>
  </w:num>
  <w:num w:numId="32">
    <w:abstractNumId w:val="35"/>
  </w:num>
  <w:num w:numId="33">
    <w:abstractNumId w:val="38"/>
  </w:num>
  <w:num w:numId="34">
    <w:abstractNumId w:val="42"/>
  </w:num>
  <w:num w:numId="35">
    <w:abstractNumId w:val="1"/>
  </w:num>
  <w:num w:numId="36">
    <w:abstractNumId w:val="19"/>
  </w:num>
  <w:num w:numId="37">
    <w:abstractNumId w:val="42"/>
  </w:num>
  <w:num w:numId="38">
    <w:abstractNumId w:val="42"/>
  </w:num>
  <w:num w:numId="39">
    <w:abstractNumId w:val="28"/>
  </w:num>
  <w:num w:numId="40">
    <w:abstractNumId w:val="42"/>
  </w:num>
  <w:num w:numId="41">
    <w:abstractNumId w:val="42"/>
  </w:num>
  <w:num w:numId="42">
    <w:abstractNumId w:val="42"/>
  </w:num>
  <w:num w:numId="43">
    <w:abstractNumId w:val="13"/>
  </w:num>
  <w:num w:numId="44">
    <w:abstractNumId w:val="9"/>
  </w:num>
  <w:num w:numId="45">
    <w:abstractNumId w:val="20"/>
  </w:num>
  <w:num w:numId="46">
    <w:abstractNumId w:val="17"/>
  </w:num>
  <w:num w:numId="47">
    <w:abstractNumId w:val="32"/>
  </w:num>
  <w:num w:numId="48">
    <w:abstractNumId w:val="3"/>
  </w:num>
  <w:num w:numId="49">
    <w:abstractNumId w:val="36"/>
  </w:num>
  <w:num w:numId="50">
    <w:abstractNumId w:val="45"/>
  </w:num>
  <w:num w:numId="51">
    <w:abstractNumId w:val="8"/>
  </w:num>
  <w:num w:numId="52">
    <w:abstractNumId w:val="34"/>
  </w:num>
  <w:num w:numId="53">
    <w:abstractNumId w:val="29"/>
  </w:num>
  <w:num w:numId="54">
    <w:abstractNumId w:val="12"/>
  </w:num>
  <w:num w:numId="55">
    <w:abstractNumId w:val="6"/>
  </w:num>
  <w:num w:numId="56">
    <w:abstractNumId w:val="39"/>
  </w:num>
  <w:num w:numId="57">
    <w:abstractNumId w:val="53"/>
  </w:num>
  <w:num w:numId="58">
    <w:abstractNumId w:val="18"/>
  </w:num>
  <w:num w:numId="59">
    <w:abstractNumId w:val="14"/>
  </w:num>
  <w:num w:numId="60">
    <w:abstractNumId w:val="5"/>
  </w:num>
  <w:num w:numId="61">
    <w:abstractNumId w:val="11"/>
  </w:num>
  <w:num w:numId="62">
    <w:abstractNumId w:val="15"/>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0EB8"/>
    <w:rsid w:val="0001179C"/>
    <w:rsid w:val="00014205"/>
    <w:rsid w:val="00014A14"/>
    <w:rsid w:val="00025104"/>
    <w:rsid w:val="00025B01"/>
    <w:rsid w:val="00027D49"/>
    <w:rsid w:val="0003238D"/>
    <w:rsid w:val="00035C0C"/>
    <w:rsid w:val="000361F9"/>
    <w:rsid w:val="000372EA"/>
    <w:rsid w:val="00042C8A"/>
    <w:rsid w:val="0004389C"/>
    <w:rsid w:val="00043FC5"/>
    <w:rsid w:val="00044314"/>
    <w:rsid w:val="000457EB"/>
    <w:rsid w:val="00045BAD"/>
    <w:rsid w:val="00046BA2"/>
    <w:rsid w:val="0004730D"/>
    <w:rsid w:val="0005117A"/>
    <w:rsid w:val="00051BDE"/>
    <w:rsid w:val="000531F1"/>
    <w:rsid w:val="000546D8"/>
    <w:rsid w:val="00055D72"/>
    <w:rsid w:val="000568BE"/>
    <w:rsid w:val="0005702A"/>
    <w:rsid w:val="00057E07"/>
    <w:rsid w:val="000607A5"/>
    <w:rsid w:val="00061A29"/>
    <w:rsid w:val="00063A0E"/>
    <w:rsid w:val="0006657E"/>
    <w:rsid w:val="00066EB3"/>
    <w:rsid w:val="00072ECD"/>
    <w:rsid w:val="00073FCD"/>
    <w:rsid w:val="00074AC4"/>
    <w:rsid w:val="00075A78"/>
    <w:rsid w:val="00076784"/>
    <w:rsid w:val="000776C1"/>
    <w:rsid w:val="0008026E"/>
    <w:rsid w:val="0008256B"/>
    <w:rsid w:val="00084CB0"/>
    <w:rsid w:val="00086C94"/>
    <w:rsid w:val="0009006D"/>
    <w:rsid w:val="00090199"/>
    <w:rsid w:val="0009253B"/>
    <w:rsid w:val="000926CB"/>
    <w:rsid w:val="0009447A"/>
    <w:rsid w:val="000947FE"/>
    <w:rsid w:val="00095B8F"/>
    <w:rsid w:val="00097EAE"/>
    <w:rsid w:val="000A2156"/>
    <w:rsid w:val="000A2928"/>
    <w:rsid w:val="000A4089"/>
    <w:rsid w:val="000A6337"/>
    <w:rsid w:val="000A6C0C"/>
    <w:rsid w:val="000B09DF"/>
    <w:rsid w:val="000B1D54"/>
    <w:rsid w:val="000B2414"/>
    <w:rsid w:val="000B267E"/>
    <w:rsid w:val="000B5A05"/>
    <w:rsid w:val="000B658C"/>
    <w:rsid w:val="000C0685"/>
    <w:rsid w:val="000C17E8"/>
    <w:rsid w:val="000C1A91"/>
    <w:rsid w:val="000C253D"/>
    <w:rsid w:val="000C2D02"/>
    <w:rsid w:val="000C3203"/>
    <w:rsid w:val="000C6DD4"/>
    <w:rsid w:val="000C7E4A"/>
    <w:rsid w:val="000D1883"/>
    <w:rsid w:val="000D31FC"/>
    <w:rsid w:val="000D53DF"/>
    <w:rsid w:val="000D7DD1"/>
    <w:rsid w:val="000E0416"/>
    <w:rsid w:val="000E2C0E"/>
    <w:rsid w:val="000E518E"/>
    <w:rsid w:val="000E527A"/>
    <w:rsid w:val="000E575A"/>
    <w:rsid w:val="000E6170"/>
    <w:rsid w:val="000F0329"/>
    <w:rsid w:val="000F0B16"/>
    <w:rsid w:val="000F0D6D"/>
    <w:rsid w:val="000F2E72"/>
    <w:rsid w:val="000F3A6F"/>
    <w:rsid w:val="000F40D1"/>
    <w:rsid w:val="000F4BC7"/>
    <w:rsid w:val="000F4E4A"/>
    <w:rsid w:val="000F528C"/>
    <w:rsid w:val="000F5E13"/>
    <w:rsid w:val="000F5FF3"/>
    <w:rsid w:val="000F7BE7"/>
    <w:rsid w:val="00100C48"/>
    <w:rsid w:val="00101A48"/>
    <w:rsid w:val="00102DBA"/>
    <w:rsid w:val="00104BFA"/>
    <w:rsid w:val="0011052A"/>
    <w:rsid w:val="00110998"/>
    <w:rsid w:val="0011101D"/>
    <w:rsid w:val="00112A36"/>
    <w:rsid w:val="001161F8"/>
    <w:rsid w:val="001211B7"/>
    <w:rsid w:val="0012276C"/>
    <w:rsid w:val="00127F17"/>
    <w:rsid w:val="00130841"/>
    <w:rsid w:val="00131F9F"/>
    <w:rsid w:val="0013205E"/>
    <w:rsid w:val="00132103"/>
    <w:rsid w:val="0013334D"/>
    <w:rsid w:val="00133637"/>
    <w:rsid w:val="0013424E"/>
    <w:rsid w:val="001377F4"/>
    <w:rsid w:val="00144027"/>
    <w:rsid w:val="00145431"/>
    <w:rsid w:val="00147A3D"/>
    <w:rsid w:val="00151295"/>
    <w:rsid w:val="00151974"/>
    <w:rsid w:val="00151FC8"/>
    <w:rsid w:val="001521D8"/>
    <w:rsid w:val="001529E1"/>
    <w:rsid w:val="00152F1A"/>
    <w:rsid w:val="00153752"/>
    <w:rsid w:val="00153C91"/>
    <w:rsid w:val="00157EC4"/>
    <w:rsid w:val="0016161E"/>
    <w:rsid w:val="001620E1"/>
    <w:rsid w:val="00165A39"/>
    <w:rsid w:val="00172966"/>
    <w:rsid w:val="00172E40"/>
    <w:rsid w:val="00172EFE"/>
    <w:rsid w:val="00173F13"/>
    <w:rsid w:val="001742AF"/>
    <w:rsid w:val="00180EC8"/>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C217F"/>
    <w:rsid w:val="001C5309"/>
    <w:rsid w:val="001D09F2"/>
    <w:rsid w:val="001D2702"/>
    <w:rsid w:val="001D2CEB"/>
    <w:rsid w:val="001D34EA"/>
    <w:rsid w:val="001D5E83"/>
    <w:rsid w:val="001D6BBE"/>
    <w:rsid w:val="001E029A"/>
    <w:rsid w:val="001E1813"/>
    <w:rsid w:val="001E1D07"/>
    <w:rsid w:val="001E2F78"/>
    <w:rsid w:val="001E3188"/>
    <w:rsid w:val="001F0569"/>
    <w:rsid w:val="001F1062"/>
    <w:rsid w:val="001F1CF1"/>
    <w:rsid w:val="001F3B39"/>
    <w:rsid w:val="001F42D2"/>
    <w:rsid w:val="001F5374"/>
    <w:rsid w:val="001F65FB"/>
    <w:rsid w:val="001F6EB8"/>
    <w:rsid w:val="001F7CF7"/>
    <w:rsid w:val="001F7EC2"/>
    <w:rsid w:val="00202448"/>
    <w:rsid w:val="002054C2"/>
    <w:rsid w:val="0020656B"/>
    <w:rsid w:val="00206C6F"/>
    <w:rsid w:val="00207FFB"/>
    <w:rsid w:val="0021001D"/>
    <w:rsid w:val="0021145E"/>
    <w:rsid w:val="002131DD"/>
    <w:rsid w:val="002141A4"/>
    <w:rsid w:val="00214CBA"/>
    <w:rsid w:val="00214E1B"/>
    <w:rsid w:val="00215557"/>
    <w:rsid w:val="00216172"/>
    <w:rsid w:val="00216265"/>
    <w:rsid w:val="0022240B"/>
    <w:rsid w:val="00224934"/>
    <w:rsid w:val="00224E97"/>
    <w:rsid w:val="0022559D"/>
    <w:rsid w:val="00225C7A"/>
    <w:rsid w:val="00225D88"/>
    <w:rsid w:val="002312F0"/>
    <w:rsid w:val="0023215C"/>
    <w:rsid w:val="002327B2"/>
    <w:rsid w:val="00232F3C"/>
    <w:rsid w:val="002338BA"/>
    <w:rsid w:val="00236555"/>
    <w:rsid w:val="002373EA"/>
    <w:rsid w:val="002402C8"/>
    <w:rsid w:val="0024121E"/>
    <w:rsid w:val="00244D17"/>
    <w:rsid w:val="00246C09"/>
    <w:rsid w:val="00247660"/>
    <w:rsid w:val="0025057F"/>
    <w:rsid w:val="002526BF"/>
    <w:rsid w:val="002531B0"/>
    <w:rsid w:val="00254F61"/>
    <w:rsid w:val="00255661"/>
    <w:rsid w:val="002576AD"/>
    <w:rsid w:val="002600D4"/>
    <w:rsid w:val="002608A9"/>
    <w:rsid w:val="002614D1"/>
    <w:rsid w:val="00262154"/>
    <w:rsid w:val="002629E4"/>
    <w:rsid w:val="00262A7D"/>
    <w:rsid w:val="0026462A"/>
    <w:rsid w:val="00265249"/>
    <w:rsid w:val="00266D28"/>
    <w:rsid w:val="00266FAC"/>
    <w:rsid w:val="00267A4A"/>
    <w:rsid w:val="0027000F"/>
    <w:rsid w:val="00273331"/>
    <w:rsid w:val="00273CAA"/>
    <w:rsid w:val="00276E2B"/>
    <w:rsid w:val="00281075"/>
    <w:rsid w:val="00282FC4"/>
    <w:rsid w:val="00284114"/>
    <w:rsid w:val="002850FE"/>
    <w:rsid w:val="00285BFF"/>
    <w:rsid w:val="00285D3F"/>
    <w:rsid w:val="002864E6"/>
    <w:rsid w:val="00287AE6"/>
    <w:rsid w:val="00287D74"/>
    <w:rsid w:val="002902BF"/>
    <w:rsid w:val="00292AF6"/>
    <w:rsid w:val="002931BF"/>
    <w:rsid w:val="002938B3"/>
    <w:rsid w:val="002978D1"/>
    <w:rsid w:val="002A201B"/>
    <w:rsid w:val="002A23A2"/>
    <w:rsid w:val="002A34E7"/>
    <w:rsid w:val="002A647B"/>
    <w:rsid w:val="002B0598"/>
    <w:rsid w:val="002B209D"/>
    <w:rsid w:val="002B413F"/>
    <w:rsid w:val="002B5FBA"/>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2372"/>
    <w:rsid w:val="003126A0"/>
    <w:rsid w:val="0031466B"/>
    <w:rsid w:val="00314C0C"/>
    <w:rsid w:val="00317944"/>
    <w:rsid w:val="00322082"/>
    <w:rsid w:val="00322DE1"/>
    <w:rsid w:val="00323383"/>
    <w:rsid w:val="0032348D"/>
    <w:rsid w:val="003241E3"/>
    <w:rsid w:val="00324BFA"/>
    <w:rsid w:val="0033032E"/>
    <w:rsid w:val="00331849"/>
    <w:rsid w:val="00333551"/>
    <w:rsid w:val="003336BE"/>
    <w:rsid w:val="0033483D"/>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341C"/>
    <w:rsid w:val="003646AC"/>
    <w:rsid w:val="00364AE8"/>
    <w:rsid w:val="00370325"/>
    <w:rsid w:val="003708D0"/>
    <w:rsid w:val="00371538"/>
    <w:rsid w:val="0037183C"/>
    <w:rsid w:val="003755C0"/>
    <w:rsid w:val="00375EB6"/>
    <w:rsid w:val="00376C21"/>
    <w:rsid w:val="0037721A"/>
    <w:rsid w:val="003862D3"/>
    <w:rsid w:val="003900E4"/>
    <w:rsid w:val="00392681"/>
    <w:rsid w:val="00392D39"/>
    <w:rsid w:val="003938FA"/>
    <w:rsid w:val="00394EAB"/>
    <w:rsid w:val="00394FF6"/>
    <w:rsid w:val="0039608C"/>
    <w:rsid w:val="0039702A"/>
    <w:rsid w:val="003A039B"/>
    <w:rsid w:val="003A0CD5"/>
    <w:rsid w:val="003A46AC"/>
    <w:rsid w:val="003A4C06"/>
    <w:rsid w:val="003A566D"/>
    <w:rsid w:val="003A6991"/>
    <w:rsid w:val="003B374A"/>
    <w:rsid w:val="003B465A"/>
    <w:rsid w:val="003B7143"/>
    <w:rsid w:val="003B75B3"/>
    <w:rsid w:val="003C04C2"/>
    <w:rsid w:val="003C18C0"/>
    <w:rsid w:val="003C3837"/>
    <w:rsid w:val="003C4D5C"/>
    <w:rsid w:val="003C6204"/>
    <w:rsid w:val="003C68D2"/>
    <w:rsid w:val="003C6B4E"/>
    <w:rsid w:val="003D1608"/>
    <w:rsid w:val="003D7606"/>
    <w:rsid w:val="003D7BAB"/>
    <w:rsid w:val="003E0294"/>
    <w:rsid w:val="003E2581"/>
    <w:rsid w:val="003E4F00"/>
    <w:rsid w:val="003E5682"/>
    <w:rsid w:val="003E5DF9"/>
    <w:rsid w:val="003E698C"/>
    <w:rsid w:val="003E6AE9"/>
    <w:rsid w:val="003E741F"/>
    <w:rsid w:val="003F01D8"/>
    <w:rsid w:val="003F29C6"/>
    <w:rsid w:val="003F399E"/>
    <w:rsid w:val="003F55E1"/>
    <w:rsid w:val="003F6EA9"/>
    <w:rsid w:val="00400E8B"/>
    <w:rsid w:val="00401A58"/>
    <w:rsid w:val="00403080"/>
    <w:rsid w:val="00404527"/>
    <w:rsid w:val="00404D1B"/>
    <w:rsid w:val="00405C75"/>
    <w:rsid w:val="00405D80"/>
    <w:rsid w:val="0040608F"/>
    <w:rsid w:val="0040721B"/>
    <w:rsid w:val="0041036B"/>
    <w:rsid w:val="0041203A"/>
    <w:rsid w:val="00412F46"/>
    <w:rsid w:val="00414389"/>
    <w:rsid w:val="00415825"/>
    <w:rsid w:val="00422557"/>
    <w:rsid w:val="004225B2"/>
    <w:rsid w:val="00424309"/>
    <w:rsid w:val="00425174"/>
    <w:rsid w:val="00425262"/>
    <w:rsid w:val="00426757"/>
    <w:rsid w:val="0042696D"/>
    <w:rsid w:val="00431B13"/>
    <w:rsid w:val="00431E21"/>
    <w:rsid w:val="00433BE6"/>
    <w:rsid w:val="004408A9"/>
    <w:rsid w:val="004409A6"/>
    <w:rsid w:val="0044127D"/>
    <w:rsid w:val="004440C6"/>
    <w:rsid w:val="0044553B"/>
    <w:rsid w:val="00446B22"/>
    <w:rsid w:val="00446D60"/>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64F"/>
    <w:rsid w:val="00467495"/>
    <w:rsid w:val="0046793C"/>
    <w:rsid w:val="00467ADF"/>
    <w:rsid w:val="00472233"/>
    <w:rsid w:val="00472493"/>
    <w:rsid w:val="00473794"/>
    <w:rsid w:val="0047412F"/>
    <w:rsid w:val="004753B9"/>
    <w:rsid w:val="004753D5"/>
    <w:rsid w:val="0047654B"/>
    <w:rsid w:val="00480BA9"/>
    <w:rsid w:val="00480C9D"/>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2B41"/>
    <w:rsid w:val="004C32E8"/>
    <w:rsid w:val="004C350E"/>
    <w:rsid w:val="004C3E87"/>
    <w:rsid w:val="004C6E78"/>
    <w:rsid w:val="004C7F80"/>
    <w:rsid w:val="004D2D77"/>
    <w:rsid w:val="004D381E"/>
    <w:rsid w:val="004D4198"/>
    <w:rsid w:val="004D4A96"/>
    <w:rsid w:val="004D69BB"/>
    <w:rsid w:val="004D6C10"/>
    <w:rsid w:val="004D6CEE"/>
    <w:rsid w:val="004E295D"/>
    <w:rsid w:val="004E42ED"/>
    <w:rsid w:val="004E4F64"/>
    <w:rsid w:val="004E5811"/>
    <w:rsid w:val="004E59BF"/>
    <w:rsid w:val="004E7484"/>
    <w:rsid w:val="004F0572"/>
    <w:rsid w:val="004F0FA5"/>
    <w:rsid w:val="004F2EAC"/>
    <w:rsid w:val="004F33D6"/>
    <w:rsid w:val="004F5415"/>
    <w:rsid w:val="004F6AAA"/>
    <w:rsid w:val="00501292"/>
    <w:rsid w:val="00502A75"/>
    <w:rsid w:val="00503014"/>
    <w:rsid w:val="005032F9"/>
    <w:rsid w:val="005067CA"/>
    <w:rsid w:val="0051064D"/>
    <w:rsid w:val="005109A0"/>
    <w:rsid w:val="005118F7"/>
    <w:rsid w:val="00511AA0"/>
    <w:rsid w:val="00511D6D"/>
    <w:rsid w:val="00513DD1"/>
    <w:rsid w:val="005146DB"/>
    <w:rsid w:val="00516013"/>
    <w:rsid w:val="005200D8"/>
    <w:rsid w:val="00520331"/>
    <w:rsid w:val="00524A32"/>
    <w:rsid w:val="0052696B"/>
    <w:rsid w:val="005316C9"/>
    <w:rsid w:val="00531F4B"/>
    <w:rsid w:val="00533817"/>
    <w:rsid w:val="00536E12"/>
    <w:rsid w:val="005371C3"/>
    <w:rsid w:val="00537252"/>
    <w:rsid w:val="0053784B"/>
    <w:rsid w:val="00537FAC"/>
    <w:rsid w:val="00540365"/>
    <w:rsid w:val="005419E5"/>
    <w:rsid w:val="0054607A"/>
    <w:rsid w:val="005517B1"/>
    <w:rsid w:val="00552BEC"/>
    <w:rsid w:val="00554535"/>
    <w:rsid w:val="005569A8"/>
    <w:rsid w:val="00560B5B"/>
    <w:rsid w:val="0056306C"/>
    <w:rsid w:val="00572730"/>
    <w:rsid w:val="00574977"/>
    <w:rsid w:val="00575B61"/>
    <w:rsid w:val="005801FB"/>
    <w:rsid w:val="005810BD"/>
    <w:rsid w:val="00581AAA"/>
    <w:rsid w:val="00585F25"/>
    <w:rsid w:val="00591416"/>
    <w:rsid w:val="005928C3"/>
    <w:rsid w:val="0059549E"/>
    <w:rsid w:val="00595658"/>
    <w:rsid w:val="00595B6C"/>
    <w:rsid w:val="0059788B"/>
    <w:rsid w:val="005A0E5D"/>
    <w:rsid w:val="005A2331"/>
    <w:rsid w:val="005A29AD"/>
    <w:rsid w:val="005A368A"/>
    <w:rsid w:val="005A3F47"/>
    <w:rsid w:val="005A56A0"/>
    <w:rsid w:val="005A58CD"/>
    <w:rsid w:val="005A700D"/>
    <w:rsid w:val="005B3CB7"/>
    <w:rsid w:val="005B4228"/>
    <w:rsid w:val="005B6404"/>
    <w:rsid w:val="005B7B74"/>
    <w:rsid w:val="005C1261"/>
    <w:rsid w:val="005C301C"/>
    <w:rsid w:val="005C39E7"/>
    <w:rsid w:val="005C4E19"/>
    <w:rsid w:val="005C683B"/>
    <w:rsid w:val="005D0CFA"/>
    <w:rsid w:val="005D117D"/>
    <w:rsid w:val="005D1EF3"/>
    <w:rsid w:val="005D2769"/>
    <w:rsid w:val="005D28E9"/>
    <w:rsid w:val="005D541A"/>
    <w:rsid w:val="005D563C"/>
    <w:rsid w:val="005E2DCE"/>
    <w:rsid w:val="005E3F5E"/>
    <w:rsid w:val="005E55AD"/>
    <w:rsid w:val="005E5B00"/>
    <w:rsid w:val="005F411A"/>
    <w:rsid w:val="005F6982"/>
    <w:rsid w:val="005F6FA6"/>
    <w:rsid w:val="005F7410"/>
    <w:rsid w:val="00600548"/>
    <w:rsid w:val="00604CFE"/>
    <w:rsid w:val="006051F5"/>
    <w:rsid w:val="00606B06"/>
    <w:rsid w:val="00607206"/>
    <w:rsid w:val="006105E0"/>
    <w:rsid w:val="0061180C"/>
    <w:rsid w:val="00611891"/>
    <w:rsid w:val="006138F4"/>
    <w:rsid w:val="00613A95"/>
    <w:rsid w:val="00614D61"/>
    <w:rsid w:val="00615C72"/>
    <w:rsid w:val="00616157"/>
    <w:rsid w:val="00617087"/>
    <w:rsid w:val="006171D6"/>
    <w:rsid w:val="00617200"/>
    <w:rsid w:val="006175D3"/>
    <w:rsid w:val="00617841"/>
    <w:rsid w:val="00622617"/>
    <w:rsid w:val="00623B28"/>
    <w:rsid w:val="0063022C"/>
    <w:rsid w:val="006302AD"/>
    <w:rsid w:val="00631CFF"/>
    <w:rsid w:val="00632004"/>
    <w:rsid w:val="00632A3A"/>
    <w:rsid w:val="00633228"/>
    <w:rsid w:val="00634106"/>
    <w:rsid w:val="006347B5"/>
    <w:rsid w:val="00635614"/>
    <w:rsid w:val="006378A7"/>
    <w:rsid w:val="006379F2"/>
    <w:rsid w:val="00637C87"/>
    <w:rsid w:val="00640416"/>
    <w:rsid w:val="0064070C"/>
    <w:rsid w:val="0064127E"/>
    <w:rsid w:val="0064255B"/>
    <w:rsid w:val="006454B7"/>
    <w:rsid w:val="00647C7F"/>
    <w:rsid w:val="0065058E"/>
    <w:rsid w:val="006511B4"/>
    <w:rsid w:val="006517EF"/>
    <w:rsid w:val="006522CC"/>
    <w:rsid w:val="00652992"/>
    <w:rsid w:val="00653D08"/>
    <w:rsid w:val="00654DB5"/>
    <w:rsid w:val="00656CAB"/>
    <w:rsid w:val="00657A82"/>
    <w:rsid w:val="006606B1"/>
    <w:rsid w:val="006608EA"/>
    <w:rsid w:val="0066199B"/>
    <w:rsid w:val="0066233B"/>
    <w:rsid w:val="0066343A"/>
    <w:rsid w:val="006646C8"/>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2069"/>
    <w:rsid w:val="006936F4"/>
    <w:rsid w:val="00693A89"/>
    <w:rsid w:val="0069591C"/>
    <w:rsid w:val="006A1853"/>
    <w:rsid w:val="006A1FC6"/>
    <w:rsid w:val="006A7536"/>
    <w:rsid w:val="006A7852"/>
    <w:rsid w:val="006B08DB"/>
    <w:rsid w:val="006B1982"/>
    <w:rsid w:val="006B4969"/>
    <w:rsid w:val="006B5487"/>
    <w:rsid w:val="006B67A8"/>
    <w:rsid w:val="006C1B12"/>
    <w:rsid w:val="006C2CC1"/>
    <w:rsid w:val="006C43B5"/>
    <w:rsid w:val="006C4418"/>
    <w:rsid w:val="006C4596"/>
    <w:rsid w:val="006C5FAA"/>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E19CE"/>
    <w:rsid w:val="006E2D3D"/>
    <w:rsid w:val="006F1847"/>
    <w:rsid w:val="006F2085"/>
    <w:rsid w:val="006F2A61"/>
    <w:rsid w:val="006F6D76"/>
    <w:rsid w:val="006F7677"/>
    <w:rsid w:val="006F7B7A"/>
    <w:rsid w:val="006F7D28"/>
    <w:rsid w:val="007005CA"/>
    <w:rsid w:val="00700AB7"/>
    <w:rsid w:val="00701AC5"/>
    <w:rsid w:val="007035CD"/>
    <w:rsid w:val="007055A7"/>
    <w:rsid w:val="007055D0"/>
    <w:rsid w:val="00705D2F"/>
    <w:rsid w:val="007064A0"/>
    <w:rsid w:val="00707CA3"/>
    <w:rsid w:val="007101D5"/>
    <w:rsid w:val="00711014"/>
    <w:rsid w:val="007166B2"/>
    <w:rsid w:val="007173CE"/>
    <w:rsid w:val="00717A62"/>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263C"/>
    <w:rsid w:val="0075329D"/>
    <w:rsid w:val="00755F28"/>
    <w:rsid w:val="00757C4C"/>
    <w:rsid w:val="0076048A"/>
    <w:rsid w:val="0076142F"/>
    <w:rsid w:val="007614E7"/>
    <w:rsid w:val="00762C15"/>
    <w:rsid w:val="00764084"/>
    <w:rsid w:val="00766769"/>
    <w:rsid w:val="00766811"/>
    <w:rsid w:val="00767664"/>
    <w:rsid w:val="007676C7"/>
    <w:rsid w:val="00770139"/>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97DDD"/>
    <w:rsid w:val="007A190C"/>
    <w:rsid w:val="007A1EDC"/>
    <w:rsid w:val="007B120D"/>
    <w:rsid w:val="007B45FD"/>
    <w:rsid w:val="007B664F"/>
    <w:rsid w:val="007C1A91"/>
    <w:rsid w:val="007C417A"/>
    <w:rsid w:val="007C4FEA"/>
    <w:rsid w:val="007C59B0"/>
    <w:rsid w:val="007C59C8"/>
    <w:rsid w:val="007C6574"/>
    <w:rsid w:val="007C7659"/>
    <w:rsid w:val="007C799C"/>
    <w:rsid w:val="007D086B"/>
    <w:rsid w:val="007D1739"/>
    <w:rsid w:val="007D18F2"/>
    <w:rsid w:val="007D2F28"/>
    <w:rsid w:val="007D49A0"/>
    <w:rsid w:val="007D6050"/>
    <w:rsid w:val="007D710F"/>
    <w:rsid w:val="007E0BB6"/>
    <w:rsid w:val="007E3163"/>
    <w:rsid w:val="007E77EC"/>
    <w:rsid w:val="007F1374"/>
    <w:rsid w:val="007F1CA2"/>
    <w:rsid w:val="007F22EC"/>
    <w:rsid w:val="007F4587"/>
    <w:rsid w:val="007F6FA8"/>
    <w:rsid w:val="007F714C"/>
    <w:rsid w:val="00800E45"/>
    <w:rsid w:val="00801CC7"/>
    <w:rsid w:val="00802886"/>
    <w:rsid w:val="008036A5"/>
    <w:rsid w:val="00803701"/>
    <w:rsid w:val="008049BC"/>
    <w:rsid w:val="008049F6"/>
    <w:rsid w:val="00804B03"/>
    <w:rsid w:val="00806953"/>
    <w:rsid w:val="00807EBF"/>
    <w:rsid w:val="00813CB8"/>
    <w:rsid w:val="00813CC7"/>
    <w:rsid w:val="008148C7"/>
    <w:rsid w:val="008164E5"/>
    <w:rsid w:val="00817503"/>
    <w:rsid w:val="008209CD"/>
    <w:rsid w:val="00821D2F"/>
    <w:rsid w:val="00822945"/>
    <w:rsid w:val="00823945"/>
    <w:rsid w:val="00825D19"/>
    <w:rsid w:val="008268B3"/>
    <w:rsid w:val="00827642"/>
    <w:rsid w:val="00832E14"/>
    <w:rsid w:val="00833EF0"/>
    <w:rsid w:val="0083478F"/>
    <w:rsid w:val="00834F27"/>
    <w:rsid w:val="008354E9"/>
    <w:rsid w:val="008357CC"/>
    <w:rsid w:val="0083650A"/>
    <w:rsid w:val="0083740B"/>
    <w:rsid w:val="008374ED"/>
    <w:rsid w:val="00841C61"/>
    <w:rsid w:val="008427C1"/>
    <w:rsid w:val="00843EC5"/>
    <w:rsid w:val="00843EEF"/>
    <w:rsid w:val="00845430"/>
    <w:rsid w:val="00846278"/>
    <w:rsid w:val="00846981"/>
    <w:rsid w:val="008475CA"/>
    <w:rsid w:val="00847D31"/>
    <w:rsid w:val="00850A32"/>
    <w:rsid w:val="008513E1"/>
    <w:rsid w:val="008515B9"/>
    <w:rsid w:val="00852829"/>
    <w:rsid w:val="00855F74"/>
    <w:rsid w:val="008567F3"/>
    <w:rsid w:val="008573B0"/>
    <w:rsid w:val="0085789D"/>
    <w:rsid w:val="00861DF0"/>
    <w:rsid w:val="0086250E"/>
    <w:rsid w:val="00863B1F"/>
    <w:rsid w:val="008646AB"/>
    <w:rsid w:val="0086488F"/>
    <w:rsid w:val="00865403"/>
    <w:rsid w:val="00865ACF"/>
    <w:rsid w:val="00866840"/>
    <w:rsid w:val="00867044"/>
    <w:rsid w:val="00867325"/>
    <w:rsid w:val="0086775E"/>
    <w:rsid w:val="00867CDB"/>
    <w:rsid w:val="00867F2E"/>
    <w:rsid w:val="00867FC7"/>
    <w:rsid w:val="008721A9"/>
    <w:rsid w:val="00873430"/>
    <w:rsid w:val="0087454F"/>
    <w:rsid w:val="00874B57"/>
    <w:rsid w:val="00876E36"/>
    <w:rsid w:val="0087706D"/>
    <w:rsid w:val="0087753A"/>
    <w:rsid w:val="00877E7C"/>
    <w:rsid w:val="00882849"/>
    <w:rsid w:val="00882E63"/>
    <w:rsid w:val="008855AE"/>
    <w:rsid w:val="0088593F"/>
    <w:rsid w:val="00890428"/>
    <w:rsid w:val="00894121"/>
    <w:rsid w:val="0089465A"/>
    <w:rsid w:val="00894A2A"/>
    <w:rsid w:val="00895444"/>
    <w:rsid w:val="0089559F"/>
    <w:rsid w:val="00897824"/>
    <w:rsid w:val="008A0D60"/>
    <w:rsid w:val="008A0DFE"/>
    <w:rsid w:val="008A4BEC"/>
    <w:rsid w:val="008A6450"/>
    <w:rsid w:val="008A6ACA"/>
    <w:rsid w:val="008A6D97"/>
    <w:rsid w:val="008B33B0"/>
    <w:rsid w:val="008B42FC"/>
    <w:rsid w:val="008B44A1"/>
    <w:rsid w:val="008B64AA"/>
    <w:rsid w:val="008B6A80"/>
    <w:rsid w:val="008B75D4"/>
    <w:rsid w:val="008C1621"/>
    <w:rsid w:val="008C19BE"/>
    <w:rsid w:val="008C3E14"/>
    <w:rsid w:val="008C424C"/>
    <w:rsid w:val="008C59B7"/>
    <w:rsid w:val="008C5F46"/>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5C7"/>
    <w:rsid w:val="008F7D24"/>
    <w:rsid w:val="00900928"/>
    <w:rsid w:val="00901D6C"/>
    <w:rsid w:val="009032D0"/>
    <w:rsid w:val="009032DD"/>
    <w:rsid w:val="00903517"/>
    <w:rsid w:val="009035FF"/>
    <w:rsid w:val="00903770"/>
    <w:rsid w:val="00903D23"/>
    <w:rsid w:val="00903DED"/>
    <w:rsid w:val="0091032D"/>
    <w:rsid w:val="0091185F"/>
    <w:rsid w:val="009119ED"/>
    <w:rsid w:val="009120F4"/>
    <w:rsid w:val="009133BB"/>
    <w:rsid w:val="0092057D"/>
    <w:rsid w:val="00920FD4"/>
    <w:rsid w:val="00922BD4"/>
    <w:rsid w:val="00923405"/>
    <w:rsid w:val="0092489E"/>
    <w:rsid w:val="00926349"/>
    <w:rsid w:val="0092703D"/>
    <w:rsid w:val="0093171C"/>
    <w:rsid w:val="00935813"/>
    <w:rsid w:val="0093611A"/>
    <w:rsid w:val="009410EA"/>
    <w:rsid w:val="00942262"/>
    <w:rsid w:val="00943BCB"/>
    <w:rsid w:val="009441E2"/>
    <w:rsid w:val="00945B9B"/>
    <w:rsid w:val="00946B18"/>
    <w:rsid w:val="00950693"/>
    <w:rsid w:val="0095089B"/>
    <w:rsid w:val="009543A5"/>
    <w:rsid w:val="00963BB7"/>
    <w:rsid w:val="00965543"/>
    <w:rsid w:val="00967CD0"/>
    <w:rsid w:val="0097118E"/>
    <w:rsid w:val="009713D9"/>
    <w:rsid w:val="00973DB1"/>
    <w:rsid w:val="0097552B"/>
    <w:rsid w:val="009773A1"/>
    <w:rsid w:val="0098083A"/>
    <w:rsid w:val="00992A7E"/>
    <w:rsid w:val="00995053"/>
    <w:rsid w:val="00996E47"/>
    <w:rsid w:val="00997629"/>
    <w:rsid w:val="009976E8"/>
    <w:rsid w:val="009A17D4"/>
    <w:rsid w:val="009A2DDA"/>
    <w:rsid w:val="009A3163"/>
    <w:rsid w:val="009A4FB7"/>
    <w:rsid w:val="009B596A"/>
    <w:rsid w:val="009B65CB"/>
    <w:rsid w:val="009B68DC"/>
    <w:rsid w:val="009B7730"/>
    <w:rsid w:val="009B77F7"/>
    <w:rsid w:val="009B7A3F"/>
    <w:rsid w:val="009C0FD8"/>
    <w:rsid w:val="009C1643"/>
    <w:rsid w:val="009C16D1"/>
    <w:rsid w:val="009C1D44"/>
    <w:rsid w:val="009C3662"/>
    <w:rsid w:val="009C3DB6"/>
    <w:rsid w:val="009C4DB3"/>
    <w:rsid w:val="009C7984"/>
    <w:rsid w:val="009D051F"/>
    <w:rsid w:val="009D0920"/>
    <w:rsid w:val="009D1029"/>
    <w:rsid w:val="009D2113"/>
    <w:rsid w:val="009D4A48"/>
    <w:rsid w:val="009D56C5"/>
    <w:rsid w:val="009D5A67"/>
    <w:rsid w:val="009D5D45"/>
    <w:rsid w:val="009E09E8"/>
    <w:rsid w:val="009E0DB1"/>
    <w:rsid w:val="009E1CEA"/>
    <w:rsid w:val="009E40AA"/>
    <w:rsid w:val="009E43A5"/>
    <w:rsid w:val="009E4FA7"/>
    <w:rsid w:val="009E6530"/>
    <w:rsid w:val="009E758A"/>
    <w:rsid w:val="009F0DCC"/>
    <w:rsid w:val="009F1A80"/>
    <w:rsid w:val="009F1D9D"/>
    <w:rsid w:val="009F2418"/>
    <w:rsid w:val="009F4815"/>
    <w:rsid w:val="009F4BCE"/>
    <w:rsid w:val="009F60BA"/>
    <w:rsid w:val="009F725F"/>
    <w:rsid w:val="009F759C"/>
    <w:rsid w:val="009F7F6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2A5B"/>
    <w:rsid w:val="00A147BC"/>
    <w:rsid w:val="00A15239"/>
    <w:rsid w:val="00A172C6"/>
    <w:rsid w:val="00A20B54"/>
    <w:rsid w:val="00A21BF7"/>
    <w:rsid w:val="00A2344D"/>
    <w:rsid w:val="00A263D8"/>
    <w:rsid w:val="00A26B6B"/>
    <w:rsid w:val="00A2708E"/>
    <w:rsid w:val="00A30B2D"/>
    <w:rsid w:val="00A317EC"/>
    <w:rsid w:val="00A32979"/>
    <w:rsid w:val="00A3331A"/>
    <w:rsid w:val="00A34CCF"/>
    <w:rsid w:val="00A37071"/>
    <w:rsid w:val="00A40CCC"/>
    <w:rsid w:val="00A41BB5"/>
    <w:rsid w:val="00A44AE9"/>
    <w:rsid w:val="00A44BC1"/>
    <w:rsid w:val="00A4542C"/>
    <w:rsid w:val="00A47917"/>
    <w:rsid w:val="00A503AB"/>
    <w:rsid w:val="00A51802"/>
    <w:rsid w:val="00A51815"/>
    <w:rsid w:val="00A552CA"/>
    <w:rsid w:val="00A555DC"/>
    <w:rsid w:val="00A60C25"/>
    <w:rsid w:val="00A60ECE"/>
    <w:rsid w:val="00A6115A"/>
    <w:rsid w:val="00A61860"/>
    <w:rsid w:val="00A61DC5"/>
    <w:rsid w:val="00A652E2"/>
    <w:rsid w:val="00A65F72"/>
    <w:rsid w:val="00A666FE"/>
    <w:rsid w:val="00A66775"/>
    <w:rsid w:val="00A66DEC"/>
    <w:rsid w:val="00A676CE"/>
    <w:rsid w:val="00A67E23"/>
    <w:rsid w:val="00A7113F"/>
    <w:rsid w:val="00A73702"/>
    <w:rsid w:val="00A753E5"/>
    <w:rsid w:val="00A7676A"/>
    <w:rsid w:val="00A80C95"/>
    <w:rsid w:val="00A83CDE"/>
    <w:rsid w:val="00A83DAA"/>
    <w:rsid w:val="00A84959"/>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D7"/>
    <w:rsid w:val="00AB15E0"/>
    <w:rsid w:val="00AB191B"/>
    <w:rsid w:val="00AB69DC"/>
    <w:rsid w:val="00AB7447"/>
    <w:rsid w:val="00AC0774"/>
    <w:rsid w:val="00AC1D85"/>
    <w:rsid w:val="00AC487C"/>
    <w:rsid w:val="00AC495E"/>
    <w:rsid w:val="00AC574D"/>
    <w:rsid w:val="00AC647E"/>
    <w:rsid w:val="00AC6CA5"/>
    <w:rsid w:val="00AD11C1"/>
    <w:rsid w:val="00AD1E56"/>
    <w:rsid w:val="00AD254D"/>
    <w:rsid w:val="00AD2DA6"/>
    <w:rsid w:val="00AD386B"/>
    <w:rsid w:val="00AD4D42"/>
    <w:rsid w:val="00AD6505"/>
    <w:rsid w:val="00AD765B"/>
    <w:rsid w:val="00AE2487"/>
    <w:rsid w:val="00AE3181"/>
    <w:rsid w:val="00AE3AA7"/>
    <w:rsid w:val="00AE3D28"/>
    <w:rsid w:val="00AE4494"/>
    <w:rsid w:val="00AE4A3A"/>
    <w:rsid w:val="00AE542C"/>
    <w:rsid w:val="00AE5E9F"/>
    <w:rsid w:val="00AF1609"/>
    <w:rsid w:val="00AF2B16"/>
    <w:rsid w:val="00AF37DE"/>
    <w:rsid w:val="00AF44A8"/>
    <w:rsid w:val="00AF68BA"/>
    <w:rsid w:val="00B0168F"/>
    <w:rsid w:val="00B01A58"/>
    <w:rsid w:val="00B02418"/>
    <w:rsid w:val="00B02577"/>
    <w:rsid w:val="00B0331C"/>
    <w:rsid w:val="00B07433"/>
    <w:rsid w:val="00B10D15"/>
    <w:rsid w:val="00B14872"/>
    <w:rsid w:val="00B160D2"/>
    <w:rsid w:val="00B17B54"/>
    <w:rsid w:val="00B242F8"/>
    <w:rsid w:val="00B246C5"/>
    <w:rsid w:val="00B273E1"/>
    <w:rsid w:val="00B30FB8"/>
    <w:rsid w:val="00B31B98"/>
    <w:rsid w:val="00B32584"/>
    <w:rsid w:val="00B339BF"/>
    <w:rsid w:val="00B3474A"/>
    <w:rsid w:val="00B34B1C"/>
    <w:rsid w:val="00B3532A"/>
    <w:rsid w:val="00B37903"/>
    <w:rsid w:val="00B41C5B"/>
    <w:rsid w:val="00B43E1E"/>
    <w:rsid w:val="00B446FB"/>
    <w:rsid w:val="00B448B7"/>
    <w:rsid w:val="00B470B9"/>
    <w:rsid w:val="00B47C96"/>
    <w:rsid w:val="00B506F7"/>
    <w:rsid w:val="00B50840"/>
    <w:rsid w:val="00B50D63"/>
    <w:rsid w:val="00B50DD9"/>
    <w:rsid w:val="00B51261"/>
    <w:rsid w:val="00B52D80"/>
    <w:rsid w:val="00B553DD"/>
    <w:rsid w:val="00B5579F"/>
    <w:rsid w:val="00B55A16"/>
    <w:rsid w:val="00B575A3"/>
    <w:rsid w:val="00B60A73"/>
    <w:rsid w:val="00B60F62"/>
    <w:rsid w:val="00B61799"/>
    <w:rsid w:val="00B61A49"/>
    <w:rsid w:val="00B6250A"/>
    <w:rsid w:val="00B62C19"/>
    <w:rsid w:val="00B64400"/>
    <w:rsid w:val="00B653A8"/>
    <w:rsid w:val="00B661B8"/>
    <w:rsid w:val="00B6715D"/>
    <w:rsid w:val="00B671F8"/>
    <w:rsid w:val="00B67EF3"/>
    <w:rsid w:val="00B72F24"/>
    <w:rsid w:val="00B7423E"/>
    <w:rsid w:val="00B75233"/>
    <w:rsid w:val="00B7550E"/>
    <w:rsid w:val="00B764F0"/>
    <w:rsid w:val="00B77158"/>
    <w:rsid w:val="00B819A1"/>
    <w:rsid w:val="00B83A99"/>
    <w:rsid w:val="00B83ADB"/>
    <w:rsid w:val="00B84D0D"/>
    <w:rsid w:val="00B84D6D"/>
    <w:rsid w:val="00B85259"/>
    <w:rsid w:val="00B85C15"/>
    <w:rsid w:val="00B85DBC"/>
    <w:rsid w:val="00B87AD5"/>
    <w:rsid w:val="00B91152"/>
    <w:rsid w:val="00B92E21"/>
    <w:rsid w:val="00B93B6C"/>
    <w:rsid w:val="00B9438F"/>
    <w:rsid w:val="00B94E57"/>
    <w:rsid w:val="00B95732"/>
    <w:rsid w:val="00B9576C"/>
    <w:rsid w:val="00B95D8F"/>
    <w:rsid w:val="00B962A9"/>
    <w:rsid w:val="00B97D23"/>
    <w:rsid w:val="00BA5E1B"/>
    <w:rsid w:val="00BA6969"/>
    <w:rsid w:val="00BA7FCA"/>
    <w:rsid w:val="00BB1B98"/>
    <w:rsid w:val="00BB2098"/>
    <w:rsid w:val="00BB6632"/>
    <w:rsid w:val="00BC0856"/>
    <w:rsid w:val="00BC1AC8"/>
    <w:rsid w:val="00BC1C3B"/>
    <w:rsid w:val="00BC415A"/>
    <w:rsid w:val="00BC42E2"/>
    <w:rsid w:val="00BC777F"/>
    <w:rsid w:val="00BC7ED0"/>
    <w:rsid w:val="00BD29BC"/>
    <w:rsid w:val="00BD5636"/>
    <w:rsid w:val="00BD5E1A"/>
    <w:rsid w:val="00BD5EC5"/>
    <w:rsid w:val="00BD693B"/>
    <w:rsid w:val="00BD7401"/>
    <w:rsid w:val="00BD76C1"/>
    <w:rsid w:val="00BE13BF"/>
    <w:rsid w:val="00BE499D"/>
    <w:rsid w:val="00BE5047"/>
    <w:rsid w:val="00BE63CA"/>
    <w:rsid w:val="00BE79BD"/>
    <w:rsid w:val="00BF2C34"/>
    <w:rsid w:val="00BF2CD7"/>
    <w:rsid w:val="00BF491C"/>
    <w:rsid w:val="00BF4F6E"/>
    <w:rsid w:val="00BF7E3C"/>
    <w:rsid w:val="00C00C2D"/>
    <w:rsid w:val="00C01520"/>
    <w:rsid w:val="00C01C3F"/>
    <w:rsid w:val="00C05CDA"/>
    <w:rsid w:val="00C06B1C"/>
    <w:rsid w:val="00C06E1E"/>
    <w:rsid w:val="00C07415"/>
    <w:rsid w:val="00C115F5"/>
    <w:rsid w:val="00C1209C"/>
    <w:rsid w:val="00C12AA7"/>
    <w:rsid w:val="00C141C9"/>
    <w:rsid w:val="00C173CF"/>
    <w:rsid w:val="00C21DCE"/>
    <w:rsid w:val="00C220EA"/>
    <w:rsid w:val="00C23279"/>
    <w:rsid w:val="00C253A5"/>
    <w:rsid w:val="00C260E7"/>
    <w:rsid w:val="00C265E4"/>
    <w:rsid w:val="00C32E77"/>
    <w:rsid w:val="00C3472C"/>
    <w:rsid w:val="00C35B92"/>
    <w:rsid w:val="00C366EE"/>
    <w:rsid w:val="00C4007A"/>
    <w:rsid w:val="00C400F0"/>
    <w:rsid w:val="00C40E0C"/>
    <w:rsid w:val="00C40EE1"/>
    <w:rsid w:val="00C45C11"/>
    <w:rsid w:val="00C46CEB"/>
    <w:rsid w:val="00C475E6"/>
    <w:rsid w:val="00C47A81"/>
    <w:rsid w:val="00C5442C"/>
    <w:rsid w:val="00C55B16"/>
    <w:rsid w:val="00C5608C"/>
    <w:rsid w:val="00C60681"/>
    <w:rsid w:val="00C63437"/>
    <w:rsid w:val="00C638BC"/>
    <w:rsid w:val="00C638D1"/>
    <w:rsid w:val="00C64150"/>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6156"/>
    <w:rsid w:val="00C90E1F"/>
    <w:rsid w:val="00C916A2"/>
    <w:rsid w:val="00C9215C"/>
    <w:rsid w:val="00C953A4"/>
    <w:rsid w:val="00C95DAE"/>
    <w:rsid w:val="00C962F5"/>
    <w:rsid w:val="00C96439"/>
    <w:rsid w:val="00C9664B"/>
    <w:rsid w:val="00C967E9"/>
    <w:rsid w:val="00CA1156"/>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218F"/>
    <w:rsid w:val="00CD4A5F"/>
    <w:rsid w:val="00CD7032"/>
    <w:rsid w:val="00CD728F"/>
    <w:rsid w:val="00CD7C10"/>
    <w:rsid w:val="00CE0A7C"/>
    <w:rsid w:val="00CE0FAA"/>
    <w:rsid w:val="00CE1BF5"/>
    <w:rsid w:val="00CE1CBD"/>
    <w:rsid w:val="00CE47CF"/>
    <w:rsid w:val="00CE4A1A"/>
    <w:rsid w:val="00CE5B6F"/>
    <w:rsid w:val="00CF042E"/>
    <w:rsid w:val="00CF1444"/>
    <w:rsid w:val="00CF1FAA"/>
    <w:rsid w:val="00CF2E5E"/>
    <w:rsid w:val="00CF46E1"/>
    <w:rsid w:val="00CF4E93"/>
    <w:rsid w:val="00D014BA"/>
    <w:rsid w:val="00D031D5"/>
    <w:rsid w:val="00D10B69"/>
    <w:rsid w:val="00D121FB"/>
    <w:rsid w:val="00D12DCC"/>
    <w:rsid w:val="00D13082"/>
    <w:rsid w:val="00D13770"/>
    <w:rsid w:val="00D14074"/>
    <w:rsid w:val="00D14581"/>
    <w:rsid w:val="00D14FAF"/>
    <w:rsid w:val="00D15949"/>
    <w:rsid w:val="00D15AA1"/>
    <w:rsid w:val="00D15F25"/>
    <w:rsid w:val="00D174CF"/>
    <w:rsid w:val="00D215FA"/>
    <w:rsid w:val="00D2281C"/>
    <w:rsid w:val="00D249B6"/>
    <w:rsid w:val="00D25C7A"/>
    <w:rsid w:val="00D26B00"/>
    <w:rsid w:val="00D26C97"/>
    <w:rsid w:val="00D346E8"/>
    <w:rsid w:val="00D34900"/>
    <w:rsid w:val="00D355E0"/>
    <w:rsid w:val="00D36596"/>
    <w:rsid w:val="00D36CD2"/>
    <w:rsid w:val="00D43093"/>
    <w:rsid w:val="00D43A0D"/>
    <w:rsid w:val="00D45019"/>
    <w:rsid w:val="00D45A1E"/>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544"/>
    <w:rsid w:val="00D829B7"/>
    <w:rsid w:val="00D90364"/>
    <w:rsid w:val="00D920E4"/>
    <w:rsid w:val="00D92AB3"/>
    <w:rsid w:val="00D931B6"/>
    <w:rsid w:val="00D937F6"/>
    <w:rsid w:val="00D93CA1"/>
    <w:rsid w:val="00D96A4B"/>
    <w:rsid w:val="00D9781D"/>
    <w:rsid w:val="00D97F8C"/>
    <w:rsid w:val="00DA1723"/>
    <w:rsid w:val="00DA1AFB"/>
    <w:rsid w:val="00DA46B7"/>
    <w:rsid w:val="00DA4A12"/>
    <w:rsid w:val="00DA4E8B"/>
    <w:rsid w:val="00DA51B8"/>
    <w:rsid w:val="00DB1404"/>
    <w:rsid w:val="00DB29E9"/>
    <w:rsid w:val="00DB3156"/>
    <w:rsid w:val="00DB338B"/>
    <w:rsid w:val="00DB36CB"/>
    <w:rsid w:val="00DB38CB"/>
    <w:rsid w:val="00DC0988"/>
    <w:rsid w:val="00DC3E51"/>
    <w:rsid w:val="00DC52D3"/>
    <w:rsid w:val="00DD42AE"/>
    <w:rsid w:val="00DD4EF6"/>
    <w:rsid w:val="00DD6180"/>
    <w:rsid w:val="00DD71FE"/>
    <w:rsid w:val="00DE286A"/>
    <w:rsid w:val="00DE3943"/>
    <w:rsid w:val="00DE3D9C"/>
    <w:rsid w:val="00DE3DAD"/>
    <w:rsid w:val="00DE415A"/>
    <w:rsid w:val="00DE44C2"/>
    <w:rsid w:val="00DE7589"/>
    <w:rsid w:val="00DE7BE4"/>
    <w:rsid w:val="00DF0155"/>
    <w:rsid w:val="00DF1E79"/>
    <w:rsid w:val="00DF1ED6"/>
    <w:rsid w:val="00DF2656"/>
    <w:rsid w:val="00DF3921"/>
    <w:rsid w:val="00DF5AAB"/>
    <w:rsid w:val="00DF76C6"/>
    <w:rsid w:val="00DF7A97"/>
    <w:rsid w:val="00DF7C99"/>
    <w:rsid w:val="00E00137"/>
    <w:rsid w:val="00E01516"/>
    <w:rsid w:val="00E0185E"/>
    <w:rsid w:val="00E02DD5"/>
    <w:rsid w:val="00E044EC"/>
    <w:rsid w:val="00E04F82"/>
    <w:rsid w:val="00E05F82"/>
    <w:rsid w:val="00E064FD"/>
    <w:rsid w:val="00E117AF"/>
    <w:rsid w:val="00E11B70"/>
    <w:rsid w:val="00E12A9A"/>
    <w:rsid w:val="00E17DEB"/>
    <w:rsid w:val="00E230D6"/>
    <w:rsid w:val="00E23B58"/>
    <w:rsid w:val="00E241C2"/>
    <w:rsid w:val="00E248EC"/>
    <w:rsid w:val="00E2551F"/>
    <w:rsid w:val="00E3036F"/>
    <w:rsid w:val="00E315E7"/>
    <w:rsid w:val="00E33A7C"/>
    <w:rsid w:val="00E33EBE"/>
    <w:rsid w:val="00E35334"/>
    <w:rsid w:val="00E4178D"/>
    <w:rsid w:val="00E435AF"/>
    <w:rsid w:val="00E43FD3"/>
    <w:rsid w:val="00E44649"/>
    <w:rsid w:val="00E449D9"/>
    <w:rsid w:val="00E46A99"/>
    <w:rsid w:val="00E506F0"/>
    <w:rsid w:val="00E50F0E"/>
    <w:rsid w:val="00E52DCB"/>
    <w:rsid w:val="00E54130"/>
    <w:rsid w:val="00E560CA"/>
    <w:rsid w:val="00E56448"/>
    <w:rsid w:val="00E565D9"/>
    <w:rsid w:val="00E5785F"/>
    <w:rsid w:val="00E57A19"/>
    <w:rsid w:val="00E606D3"/>
    <w:rsid w:val="00E61C1C"/>
    <w:rsid w:val="00E61E52"/>
    <w:rsid w:val="00E62711"/>
    <w:rsid w:val="00E64094"/>
    <w:rsid w:val="00E647DF"/>
    <w:rsid w:val="00E64C49"/>
    <w:rsid w:val="00E6563A"/>
    <w:rsid w:val="00E6577A"/>
    <w:rsid w:val="00E724AF"/>
    <w:rsid w:val="00E73F39"/>
    <w:rsid w:val="00E759F9"/>
    <w:rsid w:val="00E81B55"/>
    <w:rsid w:val="00E82DDE"/>
    <w:rsid w:val="00E83C39"/>
    <w:rsid w:val="00E850E0"/>
    <w:rsid w:val="00E86F78"/>
    <w:rsid w:val="00E90C85"/>
    <w:rsid w:val="00E9283E"/>
    <w:rsid w:val="00E92F4D"/>
    <w:rsid w:val="00E93E27"/>
    <w:rsid w:val="00E945F3"/>
    <w:rsid w:val="00E94B5A"/>
    <w:rsid w:val="00E94F58"/>
    <w:rsid w:val="00EA02B8"/>
    <w:rsid w:val="00EA25BA"/>
    <w:rsid w:val="00EA62CD"/>
    <w:rsid w:val="00EA7267"/>
    <w:rsid w:val="00EB1A19"/>
    <w:rsid w:val="00EB31D9"/>
    <w:rsid w:val="00EB4C96"/>
    <w:rsid w:val="00EB6836"/>
    <w:rsid w:val="00EB68C0"/>
    <w:rsid w:val="00EB6C62"/>
    <w:rsid w:val="00EB6DD9"/>
    <w:rsid w:val="00EB7F24"/>
    <w:rsid w:val="00EC0C93"/>
    <w:rsid w:val="00EC0FF7"/>
    <w:rsid w:val="00EC3AF5"/>
    <w:rsid w:val="00EC5620"/>
    <w:rsid w:val="00EC6240"/>
    <w:rsid w:val="00ED00AE"/>
    <w:rsid w:val="00ED026C"/>
    <w:rsid w:val="00ED2F6F"/>
    <w:rsid w:val="00ED4962"/>
    <w:rsid w:val="00ED69C3"/>
    <w:rsid w:val="00EE008E"/>
    <w:rsid w:val="00EE0C9A"/>
    <w:rsid w:val="00EE1FEB"/>
    <w:rsid w:val="00EE5780"/>
    <w:rsid w:val="00EE666F"/>
    <w:rsid w:val="00EF2447"/>
    <w:rsid w:val="00EF2E79"/>
    <w:rsid w:val="00EF63A6"/>
    <w:rsid w:val="00EF680E"/>
    <w:rsid w:val="00F004A3"/>
    <w:rsid w:val="00F03984"/>
    <w:rsid w:val="00F06B67"/>
    <w:rsid w:val="00F071DB"/>
    <w:rsid w:val="00F0720B"/>
    <w:rsid w:val="00F1032E"/>
    <w:rsid w:val="00F103BE"/>
    <w:rsid w:val="00F1040E"/>
    <w:rsid w:val="00F12732"/>
    <w:rsid w:val="00F12BE9"/>
    <w:rsid w:val="00F14442"/>
    <w:rsid w:val="00F145AA"/>
    <w:rsid w:val="00F1723E"/>
    <w:rsid w:val="00F2269E"/>
    <w:rsid w:val="00F22DF3"/>
    <w:rsid w:val="00F239E7"/>
    <w:rsid w:val="00F250A3"/>
    <w:rsid w:val="00F25B97"/>
    <w:rsid w:val="00F3034E"/>
    <w:rsid w:val="00F3066B"/>
    <w:rsid w:val="00F3128E"/>
    <w:rsid w:val="00F313C8"/>
    <w:rsid w:val="00F32A68"/>
    <w:rsid w:val="00F34B67"/>
    <w:rsid w:val="00F34CBD"/>
    <w:rsid w:val="00F359EF"/>
    <w:rsid w:val="00F36B9C"/>
    <w:rsid w:val="00F37B09"/>
    <w:rsid w:val="00F40AD7"/>
    <w:rsid w:val="00F415CA"/>
    <w:rsid w:val="00F416A1"/>
    <w:rsid w:val="00F419F5"/>
    <w:rsid w:val="00F43BC7"/>
    <w:rsid w:val="00F441C0"/>
    <w:rsid w:val="00F45301"/>
    <w:rsid w:val="00F46103"/>
    <w:rsid w:val="00F472FF"/>
    <w:rsid w:val="00F474D2"/>
    <w:rsid w:val="00F523BD"/>
    <w:rsid w:val="00F535D3"/>
    <w:rsid w:val="00F570E5"/>
    <w:rsid w:val="00F57FA0"/>
    <w:rsid w:val="00F600CF"/>
    <w:rsid w:val="00F605EB"/>
    <w:rsid w:val="00F62648"/>
    <w:rsid w:val="00F62D9C"/>
    <w:rsid w:val="00F62F58"/>
    <w:rsid w:val="00F634C6"/>
    <w:rsid w:val="00F6796F"/>
    <w:rsid w:val="00F703C9"/>
    <w:rsid w:val="00F71920"/>
    <w:rsid w:val="00F72DEA"/>
    <w:rsid w:val="00F74E5B"/>
    <w:rsid w:val="00F74FDD"/>
    <w:rsid w:val="00F7743B"/>
    <w:rsid w:val="00F80019"/>
    <w:rsid w:val="00F831D0"/>
    <w:rsid w:val="00F831DA"/>
    <w:rsid w:val="00F874BB"/>
    <w:rsid w:val="00F87F95"/>
    <w:rsid w:val="00F900CF"/>
    <w:rsid w:val="00F914AA"/>
    <w:rsid w:val="00F916C5"/>
    <w:rsid w:val="00F938A1"/>
    <w:rsid w:val="00F93B4B"/>
    <w:rsid w:val="00F93D38"/>
    <w:rsid w:val="00F97763"/>
    <w:rsid w:val="00FA11E5"/>
    <w:rsid w:val="00FA3638"/>
    <w:rsid w:val="00FA438F"/>
    <w:rsid w:val="00FA5357"/>
    <w:rsid w:val="00FA69E4"/>
    <w:rsid w:val="00FA6CD7"/>
    <w:rsid w:val="00FA6F2F"/>
    <w:rsid w:val="00FA7E62"/>
    <w:rsid w:val="00FB0597"/>
    <w:rsid w:val="00FB29FA"/>
    <w:rsid w:val="00FB3B23"/>
    <w:rsid w:val="00FB4C09"/>
    <w:rsid w:val="00FB65EF"/>
    <w:rsid w:val="00FC32B6"/>
    <w:rsid w:val="00FC4A63"/>
    <w:rsid w:val="00FC53F1"/>
    <w:rsid w:val="00FC565A"/>
    <w:rsid w:val="00FC65F3"/>
    <w:rsid w:val="00FD16CA"/>
    <w:rsid w:val="00FD2106"/>
    <w:rsid w:val="00FD248A"/>
    <w:rsid w:val="00FD7447"/>
    <w:rsid w:val="00FE12B0"/>
    <w:rsid w:val="00FE1AFD"/>
    <w:rsid w:val="00FF0006"/>
    <w:rsid w:val="00FF04BF"/>
    <w:rsid w:val="00FF166E"/>
    <w:rsid w:val="00FF28FF"/>
    <w:rsid w:val="00FF32BE"/>
    <w:rsid w:val="00FF38C1"/>
    <w:rsid w:val="00FF46CF"/>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emf"/><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gif"/><Relationship Id="rId40" Type="http://schemas.openxmlformats.org/officeDocument/2006/relationships/image" Target="media/image27.png"/><Relationship Id="rId45" Type="http://schemas.microsoft.com/office/2007/relationships/hdphoto" Target="media/hdphoto1.wdp"/><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1.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2.png"/><Relationship Id="rId64" Type="http://schemas.microsoft.com/office/2007/relationships/hdphoto" Target="media/hdphoto2.wdp"/><Relationship Id="rId69"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37.emf"/><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2.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BD30B0-C853-42B5-803F-C71FCABFB8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11950</TotalTime>
  <Pages>119</Pages>
  <Words>24137</Words>
  <Characters>137585</Characters>
  <Application>Microsoft Office Word</Application>
  <DocSecurity>0</DocSecurity>
  <Lines>1146</Lines>
  <Paragraphs>322</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161400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Le Duong Cong Phuc</cp:lastModifiedBy>
  <cp:revision>1129</cp:revision>
  <dcterms:created xsi:type="dcterms:W3CDTF">2011-10-04T06:57:00Z</dcterms:created>
  <dcterms:modified xsi:type="dcterms:W3CDTF">2011-12-21T19:08:00Z</dcterms:modified>
  <cp:contentStatus>Not finished</cp:contentStatus>
</cp:coreProperties>
</file>