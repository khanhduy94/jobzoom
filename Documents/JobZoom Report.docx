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C6763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C6763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C6763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763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763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C6763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177ACC7" wp14:editId="372C00F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E2D15AA" wp14:editId="12A4D4C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882BA37" wp14:editId="2A2EC27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EE76469" wp14:editId="6E0402C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AEBAF6A" wp14:editId="2EB5399E">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79704081" wp14:editId="62679A7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3B9D759D" wp14:editId="22B5CC39">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368656C" wp14:editId="4707BB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0EAB1A61" wp14:editId="551FB4E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C6D096B" wp14:editId="3E0F2A7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66DD9E00" wp14:editId="5F0366B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2088C9A9" wp14:editId="3AAD14F0">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1D090C0A" wp14:editId="7F1F8EBB">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78B3977D" wp14:editId="1CC7847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2D323615" wp14:editId="7A517D7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23476D7D" wp14:editId="064028DC">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66C283B" wp14:editId="5E5054F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AD99440" wp14:editId="18193E6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1B7AF4FE" wp14:editId="5715816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6F111631" wp14:editId="7D8D393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2DD967C6" wp14:editId="086EDA98">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FC4AD85" wp14:editId="574198E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A941B6F" wp14:editId="6EED1D4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98A2B14" wp14:editId="64A36DEA">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6CBC8711" wp14:editId="179687F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04EA10A1" wp14:editId="228CAF6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0A32D89E" wp14:editId="5BACEE1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14365673" wp14:editId="039F43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FF9215C" wp14:editId="638192F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CF132E6" wp14:editId="4C3AA1D5">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05F4106" wp14:editId="614E321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FE44499" wp14:editId="432851D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7CD857AE" wp14:editId="12A89F5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commentRangeStart w:id="148"/>
      <w:r>
        <w:rPr>
          <w:lang w:val="en-US"/>
        </w:rPr>
        <w:t>Điều kiện ra đời</w:t>
      </w:r>
      <w:bookmarkEnd w:id="147"/>
      <w:commentRangeEnd w:id="148"/>
      <w:r w:rsidR="00AD1E56">
        <w:rPr>
          <w:rStyle w:val="CommentReference"/>
          <w:rFonts w:eastAsiaTheme="minorHAnsi" w:cstheme="minorBidi"/>
          <w:b w:val="0"/>
          <w:bCs w:val="0"/>
          <w:color w:val="auto"/>
        </w:rPr>
        <w:commentReference w:id="14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162655"/>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162656"/>
      <w:r>
        <w:rPr>
          <w:lang w:val="en-US"/>
        </w:rPr>
        <w:t>Kiến trúc tổng quan framework</w:t>
      </w:r>
      <w:bookmarkEnd w:id="152"/>
      <w:bookmarkEnd w:id="153"/>
    </w:p>
    <w:p w:rsidR="00AD1E56" w:rsidRDefault="00AD1E56" w:rsidP="00E86F78">
      <w:pPr>
        <w:rPr>
          <w:ins w:id="154" w:author="Le Duong Cong Phuc" w:date="2011-12-21T13:58:00Z"/>
          <w:lang w:val="en-US"/>
        </w:rPr>
      </w:pPr>
      <w:ins w:id="155" w:author="Le Duong Cong Phuc" w:date="2011-12-21T13:58:00Z">
        <w:r>
          <w:rPr>
            <w:lang w:val="en-US"/>
          </w:rPr>
          <w:drawing>
            <wp:inline distT="0" distB="0" distL="0" distR="0" wp14:anchorId="179CFCBA">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ins>
    </w:p>
    <w:p w:rsidR="00E86F78" w:rsidRDefault="00E86F78" w:rsidP="00E86F78">
      <w:pPr>
        <w:rPr>
          <w:lang w:val="en-US"/>
        </w:rPr>
      </w:pPr>
      <w:r>
        <w:rPr>
          <w:lang w:val="en-US"/>
        </w:rPr>
        <w:t xml:space="preserve">Kiến trúc tổng quan của JobZoom framework được mô tả cụ thể qua mô hình 4+1 architecture view với cái nhìn với nhiều gốc độ khác nhau: </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913325" w:rsidRDefault="00E86F78" w:rsidP="00E86F78">
      <w:pPr>
        <w:rPr>
          <w:lang w:val="en-US"/>
        </w:rPr>
      </w:pPr>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Pr="00E86F78" w:rsidRDefault="00E86F78" w:rsidP="00E86F78">
      <w:pPr>
        <w:rPr>
          <w:lang w:val="en-US"/>
        </w:rPr>
      </w:pPr>
    </w:p>
    <w:p w:rsidR="000C1A91" w:rsidRDefault="00025104" w:rsidP="009032D0">
      <w:pPr>
        <w:rPr>
          <w:lang w:val="en-US"/>
        </w:rPr>
      </w:pPr>
      <w:r>
        <w:rPr>
          <w:lang w:val="en-US"/>
        </w:rPr>
        <w:drawing>
          <wp:inline distT="0" distB="0" distL="0" distR="0" wp14:anchorId="32793B7E" wp14:editId="6FEC27B0">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7"/>
      <w:r w:rsidR="0064127E">
        <w:rPr>
          <w:lang w:val="en-US"/>
        </w:rPr>
        <w:t>vấn đề tạo mối tương quan giữa các business entity càng phức tạp hơn.</w:t>
      </w:r>
      <w:commentRangeEnd w:id="157"/>
      <w:r w:rsidR="0064127E">
        <w:rPr>
          <w:rStyle w:val="CommentReference"/>
        </w:rPr>
        <w:commentReference w:id="15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9"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9"/>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60"/>
      <w:r>
        <w:rPr>
          <w:lang w:val="en-US"/>
        </w:rPr>
        <w:t>pháp</w:t>
      </w:r>
      <w:commentRangeEnd w:id="160"/>
      <w:r w:rsidR="009D051F">
        <w:rPr>
          <w:rStyle w:val="CommentReference"/>
        </w:rPr>
        <w:commentReference w:id="16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C6763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C6763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C6763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61" w:name="_Ref312160165"/>
      <w:bookmarkStart w:id="162" w:name="_Ref312160168"/>
      <w:bookmarkStart w:id="163" w:name="_Ref312160172"/>
      <w:bookmarkStart w:id="16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1"/>
      <w:bookmarkEnd w:id="162"/>
      <w:bookmarkEnd w:id="163"/>
      <w:bookmarkEnd w:id="16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7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7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7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8" w:name="_Toc312162661"/>
      <w:r>
        <w:rPr>
          <w:lang w:val="en-US"/>
        </w:rPr>
        <w:t xml:space="preserve">So sánh Job Zoom với các website </w:t>
      </w:r>
      <w:r w:rsidR="00604CFE">
        <w:rPr>
          <w:lang w:val="en-US"/>
        </w:rPr>
        <w:t>tìm việc</w:t>
      </w:r>
      <w:r>
        <w:rPr>
          <w:lang w:val="en-US"/>
        </w:rPr>
        <w:t xml:space="preserve"> hiện tại</w:t>
      </w:r>
      <w:bookmarkEnd w:id="17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9"/>
    </w:p>
    <w:p w:rsidR="002D613D" w:rsidRDefault="00AE3181" w:rsidP="009032D0">
      <w:pPr>
        <w:pStyle w:val="Heading1"/>
        <w:rPr>
          <w:lang w:val="en-US"/>
        </w:rPr>
      </w:pPr>
      <w:bookmarkStart w:id="180" w:name="_Toc312162662"/>
      <w:r>
        <w:rPr>
          <w:lang w:val="en-US"/>
        </w:rPr>
        <w:t>Đánh giá và hướng phát triển</w:t>
      </w:r>
      <w:bookmarkEnd w:id="180"/>
    </w:p>
    <w:p w:rsidR="00A00BAF" w:rsidRDefault="003241E3" w:rsidP="009032D0">
      <w:pPr>
        <w:pStyle w:val="Heading2"/>
        <w:rPr>
          <w:lang w:val="en-US"/>
        </w:rPr>
      </w:pPr>
      <w:bookmarkStart w:id="181" w:name="_Toc312162663"/>
      <w:r>
        <w:rPr>
          <w:lang w:val="en-US"/>
        </w:rPr>
        <w:t>Những điểm làm được</w:t>
      </w:r>
      <w:bookmarkEnd w:id="18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2" w:name="_Toc312162664"/>
      <w:r>
        <w:rPr>
          <w:lang w:val="en-US"/>
        </w:rPr>
        <w:t>Những điểm hạn chế</w:t>
      </w:r>
      <w:bookmarkEnd w:id="18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3" w:name="_Toc312162665"/>
      <w:r>
        <w:rPr>
          <w:lang w:val="en-US"/>
        </w:rPr>
        <w:t>Hướng phát triển</w:t>
      </w:r>
      <w:bookmarkEnd w:id="183"/>
    </w:p>
    <w:p w:rsidR="00C3472C" w:rsidRDefault="00C3472C" w:rsidP="009032D0">
      <w:pPr>
        <w:pStyle w:val="Heading3"/>
        <w:rPr>
          <w:lang w:val="en-US"/>
        </w:rPr>
      </w:pPr>
      <w:bookmarkStart w:id="184" w:name="_Toc312162666"/>
      <w:r>
        <w:rPr>
          <w:lang w:val="en-US"/>
        </w:rPr>
        <w:t>Xác thực độ tin cậy của CV</w:t>
      </w:r>
      <w:r w:rsidR="007F4587">
        <w:rPr>
          <w:lang w:val="en-US"/>
        </w:rPr>
        <w:t xml:space="preserve"> và yêu cầu tuyển dụng</w:t>
      </w:r>
      <w:bookmarkEnd w:id="18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5" w:name="_Toc312162667"/>
      <w:r>
        <w:rPr>
          <w:lang w:val="en-US"/>
        </w:rPr>
        <w:t xml:space="preserve">Phát triển </w:t>
      </w:r>
      <w:r w:rsidR="00A00BAF">
        <w:rPr>
          <w:lang w:val="en-US"/>
        </w:rPr>
        <w:t>Sema</w:t>
      </w:r>
      <w:r>
        <w:rPr>
          <w:lang w:val="en-US"/>
        </w:rPr>
        <w:t>n</w:t>
      </w:r>
      <w:r w:rsidR="00A00BAF">
        <w:rPr>
          <w:lang w:val="en-US"/>
        </w:rPr>
        <w:t>tic web</w:t>
      </w:r>
      <w:bookmarkEnd w:id="18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7" w:name="_Toc312162669"/>
      <w:r>
        <w:rPr>
          <w:lang w:val="en-US"/>
        </w:rPr>
        <w:t xml:space="preserve">Phân </w:t>
      </w:r>
      <w:r w:rsidR="00EE0C9A">
        <w:rPr>
          <w:lang w:val="en-US"/>
        </w:rPr>
        <w:t>tán</w:t>
      </w:r>
      <w:r>
        <w:rPr>
          <w:lang w:val="en-US"/>
        </w:rPr>
        <w:t xml:space="preserve"> dữ liệu</w:t>
      </w:r>
      <w:bookmarkEnd w:id="18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8" w:name="_Toc312162670"/>
      <w:r>
        <w:rPr>
          <w:lang w:val="en-US"/>
        </w:rPr>
        <w:t>Công cụ hỗ trợ lựa chọn ứng viên</w:t>
      </w:r>
      <w:bookmarkEnd w:id="18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9" w:name="_Toc312162671"/>
      <w:r>
        <w:rPr>
          <w:lang w:val="en-US"/>
        </w:rPr>
        <w:t>Thu thập thông tin việc làm tự động</w:t>
      </w:r>
      <w:bookmarkEnd w:id="18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0" w:name="_Toc312162672"/>
      <w:r>
        <w:rPr>
          <w:lang w:val="en-US"/>
        </w:rPr>
        <w:t>Áp dụng quy trình tuyển dụng vào hệ thống</w:t>
      </w:r>
      <w:bookmarkEnd w:id="19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1" w:name="_Toc312162673"/>
      <w:r w:rsidRPr="008A0DFE">
        <w:rPr>
          <w:rStyle w:val="Heading1Char"/>
          <w:b w:val="0"/>
          <w:bCs/>
          <w:noProof w:val="0"/>
          <w:sz w:val="48"/>
          <w:lang w:val="en-US"/>
        </w:rPr>
        <w:lastRenderedPageBreak/>
        <w:t>TÀI LIỆU THAM KHẢO</w:t>
      </w:r>
      <w:bookmarkEnd w:id="19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B92E21" w:rsidRPr="00C366EE" w:rsidRDefault="00B92E21"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B92E21" w:rsidRDefault="00B92E21" w:rsidP="00F14442">
      <w:pPr>
        <w:pStyle w:val="CommentText"/>
        <w:rPr>
          <w:lang w:val="en-US"/>
        </w:rPr>
      </w:pPr>
      <w:r>
        <w:rPr>
          <w:rStyle w:val="CommentReference"/>
        </w:rPr>
        <w:annotationRef/>
      </w:r>
      <w:r>
        <w:rPr>
          <w:lang w:val="en-US"/>
        </w:rPr>
        <w:t>Giới thiệu các Stack cơ bản: component, connects, contrains</w:t>
      </w:r>
    </w:p>
    <w:p w:rsidR="00B92E21" w:rsidRDefault="00B92E21" w:rsidP="00F14442">
      <w:pPr>
        <w:pStyle w:val="CommentText"/>
        <w:numPr>
          <w:ilvl w:val="0"/>
          <w:numId w:val="43"/>
        </w:numPr>
        <w:rPr>
          <w:lang w:val="en-US"/>
        </w:rPr>
      </w:pPr>
      <w:r>
        <w:rPr>
          <w:lang w:val="en-US"/>
        </w:rPr>
        <w:t xml:space="preserve">Từ đó xác định các giải </w:t>
      </w:r>
    </w:p>
    <w:p w:rsidR="00B92E21" w:rsidRDefault="00B92E21" w:rsidP="00F14442">
      <w:pPr>
        <w:pStyle w:val="CommentText"/>
        <w:rPr>
          <w:lang w:val="en-US"/>
        </w:rPr>
      </w:pPr>
    </w:p>
    <w:p w:rsidR="00B92E21" w:rsidRPr="00903DED" w:rsidRDefault="00B92E21" w:rsidP="00F14442">
      <w:pPr>
        <w:pStyle w:val="CommentText"/>
        <w:rPr>
          <w:lang w:val="en-US"/>
        </w:rPr>
      </w:pPr>
      <w:r>
        <w:rPr>
          <w:lang w:val="en-US"/>
        </w:rPr>
        <w:t>Đủ ý nhưng chưa mượt  mà, suống sẽ (cần Fix)</w:t>
      </w:r>
    </w:p>
  </w:comment>
  <w:comment w:id="148" w:author="Le Duong Cong Phuc" w:date="2011-12-21T14:04:00Z" w:initials="CPL(RRV">
    <w:p w:rsidR="00AD1E56" w:rsidRDefault="00AD1E56">
      <w:pPr>
        <w:pStyle w:val="CommentText"/>
        <w:rPr>
          <w:lang w:val="en-US"/>
        </w:rPr>
      </w:pPr>
      <w:r>
        <w:rPr>
          <w:rStyle w:val="CommentReference"/>
        </w:rPr>
        <w:annotationRef/>
      </w:r>
    </w:p>
    <w:p w:rsidR="00AD1E56" w:rsidRDefault="00AD1E56">
      <w:pPr>
        <w:pStyle w:val="CommentText"/>
        <w:rPr>
          <w:lang w:val="en-US"/>
        </w:rPr>
      </w:pPr>
      <w:r>
        <w:rPr>
          <w:lang w:val="en-US"/>
        </w:rPr>
        <w:t>Phần này là viết về điều kiện ra đời của JobZoom Framework để giải quyết:</w:t>
      </w:r>
    </w:p>
    <w:p w:rsidR="00AD1E56" w:rsidRDefault="00AD1E56">
      <w:pPr>
        <w:pStyle w:val="CommentText"/>
        <w:rPr>
          <w:lang w:val="en-US"/>
        </w:rPr>
      </w:pPr>
      <w:r>
        <w:rPr>
          <w:lang w:val="en-US"/>
        </w:rPr>
        <w:t>Lập trình viên sử dụng JobZoom library để implement hệ thống của họ dễ dàng giải quyết 3 bài toán trên</w:t>
      </w:r>
    </w:p>
    <w:p w:rsidR="00AD1E56" w:rsidRDefault="00AD1E56">
      <w:pPr>
        <w:pStyle w:val="CommentText"/>
        <w:rPr>
          <w:lang w:val="en-US"/>
        </w:rPr>
      </w:pPr>
    </w:p>
    <w:p w:rsidR="00AD1E56" w:rsidRDefault="00AD1E56">
      <w:pPr>
        <w:pStyle w:val="CommentText"/>
        <w:rPr>
          <w:lang w:val="en-US"/>
        </w:rPr>
      </w:pPr>
      <w:r>
        <w:rPr>
          <w:lang w:val="en-US"/>
        </w:rPr>
        <w:t>(còn phần này thì nói không sát nên đẩy lên 5.1 thực trạng website tuyển dụng hiện nay)</w:t>
      </w:r>
    </w:p>
    <w:p w:rsidR="00AC574D" w:rsidRDefault="00AC574D">
      <w:pPr>
        <w:pStyle w:val="CommentText"/>
        <w:rPr>
          <w:lang w:val="en-US"/>
        </w:rPr>
      </w:pPr>
    </w:p>
    <w:p w:rsidR="00AC574D" w:rsidRPr="00AD1E56" w:rsidRDefault="00AC574D">
      <w:pPr>
        <w:pStyle w:val="CommentText"/>
        <w:rPr>
          <w:lang w:val="en-US"/>
        </w:rPr>
      </w:pPr>
      <w:r>
        <w:rPr>
          <w:lang w:val="en-US"/>
        </w:rPr>
        <w:t xml:space="preserve">Phần này Phúc sẽ viết </w:t>
      </w:r>
      <w:r>
        <w:rPr>
          <w:lang w:val="en-US"/>
        </w:rPr>
        <w:t>lại</w:t>
      </w:r>
      <w:bookmarkStart w:id="149" w:name="_GoBack"/>
      <w:bookmarkEnd w:id="149"/>
    </w:p>
  </w:comment>
  <w:comment w:id="157" w:author="Le Duong Cong Phuc" w:date="2011-12-19T05:02:00Z" w:initials="CPL(RRV">
    <w:p w:rsidR="00B92E21" w:rsidRDefault="00B92E21">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B92E21" w:rsidRPr="0064127E" w:rsidRDefault="00B92E21">
      <w:pPr>
        <w:pStyle w:val="CommentText"/>
        <w:rPr>
          <w:lang w:val="en-US"/>
        </w:rPr>
      </w:pPr>
      <w:r>
        <w:rPr>
          <w:lang w:val="en-US"/>
        </w:rPr>
        <w:t>????</w:t>
      </w:r>
    </w:p>
  </w:comment>
  <w:comment w:id="160" w:author="Kyo" w:date="2011-12-20T17:49:00Z" w:initials="K">
    <w:p w:rsidR="00B92E21" w:rsidRPr="009D051F" w:rsidRDefault="00B92E21">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63A" w:rsidRDefault="00C6763A" w:rsidP="00897824">
      <w:pPr>
        <w:spacing w:line="240" w:lineRule="auto"/>
      </w:pPr>
      <w:r>
        <w:separator/>
      </w:r>
    </w:p>
  </w:endnote>
  <w:endnote w:type="continuationSeparator" w:id="0">
    <w:p w:rsidR="00C6763A" w:rsidRDefault="00C6763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92E21">
      <w:tc>
        <w:tcPr>
          <w:tcW w:w="500" w:type="pct"/>
          <w:tcBorders>
            <w:top w:val="single" w:sz="4" w:space="0" w:color="943634" w:themeColor="accent2" w:themeShade="BF"/>
          </w:tcBorders>
          <w:shd w:val="clear" w:color="auto" w:fill="943634" w:themeFill="accent2" w:themeFillShade="BF"/>
        </w:tcPr>
        <w:p w:rsidR="00B92E21" w:rsidRDefault="00B92E21">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B92E21" w:rsidRDefault="00B92E21">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B92E21" w:rsidRDefault="00B92E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92E21">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B92E21" w:rsidRDefault="00B92E21"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92E21" w:rsidRDefault="00B92E21">
          <w:pPr>
            <w:pStyle w:val="Header"/>
            <w:rPr>
              <w:color w:val="FFFFFF" w:themeColor="background1"/>
            </w:rPr>
          </w:pPr>
          <w:r>
            <w:rPr>
              <w:noProof w:val="0"/>
            </w:rPr>
            <w:fldChar w:fldCharType="begin"/>
          </w:r>
          <w:r>
            <w:instrText xml:space="preserve"> PAGE   \* MERGEFORMAT </w:instrText>
          </w:r>
          <w:r>
            <w:rPr>
              <w:noProof w:val="0"/>
            </w:rPr>
            <w:fldChar w:fldCharType="separate"/>
          </w:r>
          <w:r w:rsidR="00AD1E56" w:rsidRPr="00AD1E56">
            <w:rPr>
              <w:color w:val="FFFFFF" w:themeColor="background1"/>
            </w:rPr>
            <w:t>xiii</w:t>
          </w:r>
          <w:r>
            <w:rPr>
              <w:color w:val="FFFFFF" w:themeColor="background1"/>
            </w:rPr>
            <w:fldChar w:fldCharType="end"/>
          </w:r>
        </w:p>
      </w:tc>
    </w:tr>
  </w:tbl>
  <w:p w:rsidR="00B92E21" w:rsidRDefault="00B92E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92E21">
      <w:tc>
        <w:tcPr>
          <w:tcW w:w="4500" w:type="pct"/>
          <w:tcBorders>
            <w:top w:val="single" w:sz="4" w:space="0" w:color="000000" w:themeColor="text1"/>
          </w:tcBorders>
        </w:tcPr>
        <w:p w:rsidR="00B92E21" w:rsidRDefault="00C6763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B92E21">
                <w:rPr>
                  <w:lang w:val="en-US"/>
                </w:rPr>
                <w:t xml:space="preserve">Xây dựng kiến trúc cổng thông tin tìm việc </w:t>
              </w:r>
            </w:sdtContent>
          </w:sdt>
          <w:r w:rsidR="00B92E21">
            <w:t xml:space="preserve">| </w:t>
          </w:r>
          <w:r w:rsidR="00B92E21">
            <w:fldChar w:fldCharType="begin"/>
          </w:r>
          <w:r w:rsidR="00B92E21">
            <w:instrText xml:space="preserve"> STYLEREF  "1"  </w:instrText>
          </w:r>
          <w:r w:rsidR="00B92E21">
            <w:fldChar w:fldCharType="separate"/>
          </w:r>
          <w:r w:rsidR="00AC574D">
            <w:t>Giải pháp kiến trúc cổng thông tin tìm việc JobZoom</w:t>
          </w:r>
          <w:r w:rsidR="00B92E21">
            <w:fldChar w:fldCharType="end"/>
          </w:r>
        </w:p>
      </w:tc>
      <w:tc>
        <w:tcPr>
          <w:tcW w:w="500" w:type="pct"/>
          <w:tcBorders>
            <w:top w:val="single" w:sz="4" w:space="0" w:color="C0504D" w:themeColor="accent2"/>
          </w:tcBorders>
          <w:shd w:val="clear" w:color="auto" w:fill="943634" w:themeFill="accent2" w:themeFillShade="BF"/>
        </w:tcPr>
        <w:p w:rsidR="00B92E21" w:rsidRDefault="00B92E21">
          <w:pPr>
            <w:pStyle w:val="Header"/>
            <w:rPr>
              <w:color w:val="FFFFFF" w:themeColor="background1"/>
            </w:rPr>
          </w:pPr>
          <w:r>
            <w:rPr>
              <w:noProof w:val="0"/>
            </w:rPr>
            <w:fldChar w:fldCharType="begin"/>
          </w:r>
          <w:r>
            <w:instrText xml:space="preserve"> PAGE   \* MERGEFORMAT </w:instrText>
          </w:r>
          <w:r>
            <w:rPr>
              <w:noProof w:val="0"/>
            </w:rPr>
            <w:fldChar w:fldCharType="separate"/>
          </w:r>
          <w:r w:rsidR="00AC574D" w:rsidRPr="00AC574D">
            <w:rPr>
              <w:color w:val="FFFFFF" w:themeColor="background1"/>
            </w:rPr>
            <w:t>69</w:t>
          </w:r>
          <w:r>
            <w:rPr>
              <w:color w:val="FFFFFF" w:themeColor="background1"/>
            </w:rPr>
            <w:fldChar w:fldCharType="end"/>
          </w:r>
        </w:p>
      </w:tc>
    </w:tr>
  </w:tbl>
  <w:p w:rsidR="00B92E21" w:rsidRDefault="00B92E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63A" w:rsidRDefault="00C6763A" w:rsidP="00897824">
      <w:pPr>
        <w:spacing w:line="240" w:lineRule="auto"/>
      </w:pPr>
      <w:r>
        <w:separator/>
      </w:r>
    </w:p>
  </w:footnote>
  <w:footnote w:type="continuationSeparator" w:id="0">
    <w:p w:rsidR="00C6763A" w:rsidRDefault="00C6763A" w:rsidP="00897824">
      <w:pPr>
        <w:spacing w:line="240" w:lineRule="auto"/>
      </w:pPr>
      <w:r>
        <w:continuationSeparator/>
      </w:r>
    </w:p>
  </w:footnote>
  <w:footnote w:id="1">
    <w:p w:rsidR="00B92E21" w:rsidRPr="006511B4" w:rsidRDefault="00B92E21"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92E21" w:rsidRDefault="00B92E21" w:rsidP="00F419F5">
      <w:pPr>
        <w:pStyle w:val="FootnoteText"/>
        <w:rPr>
          <w:lang w:val="en-US"/>
        </w:rPr>
      </w:pPr>
      <w:r>
        <w:rPr>
          <w:rStyle w:val="FootnoteReference"/>
        </w:rPr>
        <w:footnoteRef/>
      </w:r>
      <w:r>
        <w:t xml:space="preserve"> </w:t>
      </w:r>
      <w:r>
        <w:t>http://www.internetworldstats.com/stats.htm</w:t>
      </w:r>
    </w:p>
  </w:footnote>
  <w:footnote w:id="3">
    <w:p w:rsidR="00B92E21" w:rsidRPr="00FC65F3" w:rsidRDefault="00B92E21">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B92E21" w:rsidRPr="009C7984" w:rsidRDefault="00B92E21" w:rsidP="00F14442">
      <w:pPr>
        <w:pStyle w:val="FootnoteText"/>
        <w:rPr>
          <w:lang w:val="en-US"/>
        </w:rPr>
      </w:pPr>
      <w:r>
        <w:rPr>
          <w:rStyle w:val="FootnoteReference"/>
        </w:rPr>
        <w:footnoteRef/>
      </w:r>
      <w:r>
        <w:t xml:space="preserve"> </w:t>
      </w:r>
      <w:r>
        <w:rPr>
          <w:lang w:val="en-US"/>
        </w:rPr>
        <w:t>Tham khảo [5]</w:t>
      </w:r>
    </w:p>
  </w:footnote>
  <w:footnote w:id="5">
    <w:p w:rsidR="00B92E21" w:rsidRPr="00847D31" w:rsidRDefault="00B92E21"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B92E21" w:rsidRPr="009C7984" w:rsidRDefault="00B92E21" w:rsidP="00F14442">
      <w:pPr>
        <w:pStyle w:val="FootnoteText"/>
        <w:rPr>
          <w:lang w:val="en-US"/>
        </w:rPr>
      </w:pPr>
      <w:r>
        <w:rPr>
          <w:rStyle w:val="FootnoteReference"/>
        </w:rPr>
        <w:footnoteRef/>
      </w:r>
      <w:r>
        <w:t xml:space="preserve"> </w:t>
      </w:r>
      <w:r>
        <w:rPr>
          <w:lang w:val="en-US"/>
        </w:rPr>
        <w:t>Tham khảo [5], [13], [23]</w:t>
      </w:r>
    </w:p>
  </w:footnote>
  <w:footnote w:id="7">
    <w:p w:rsidR="00B92E21" w:rsidRPr="00AA66C8" w:rsidRDefault="00B92E21"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B92E21" w:rsidRPr="001377F4" w:rsidRDefault="00B92E21" w:rsidP="00F14442">
      <w:pPr>
        <w:pStyle w:val="FootnoteText"/>
        <w:rPr>
          <w:lang w:val="en-US"/>
        </w:rPr>
      </w:pPr>
      <w:r>
        <w:rPr>
          <w:rStyle w:val="FootnoteReference"/>
        </w:rPr>
        <w:footnoteRef/>
      </w:r>
      <w:r>
        <w:t xml:space="preserve"> </w:t>
      </w:r>
      <w:r>
        <w:rPr>
          <w:lang w:val="en-US"/>
        </w:rPr>
        <w:t>Tài liệu tham khảo [15]</w:t>
      </w:r>
    </w:p>
  </w:footnote>
  <w:footnote w:id="9">
    <w:p w:rsidR="00B92E21" w:rsidRPr="001377F4" w:rsidRDefault="00B92E21" w:rsidP="00F14442">
      <w:pPr>
        <w:pStyle w:val="FootnoteText"/>
        <w:rPr>
          <w:lang w:val="en-US"/>
        </w:rPr>
      </w:pPr>
      <w:r>
        <w:rPr>
          <w:rStyle w:val="FootnoteReference"/>
        </w:rPr>
        <w:footnoteRef/>
      </w:r>
      <w:r>
        <w:t xml:space="preserve"> </w:t>
      </w:r>
      <w:r>
        <w:rPr>
          <w:lang w:val="en-US"/>
        </w:rPr>
        <w:t>Tài liệu tham khảo [13]</w:t>
      </w:r>
    </w:p>
  </w:footnote>
  <w:footnote w:id="10">
    <w:p w:rsidR="00B92E21" w:rsidRPr="001377F4" w:rsidRDefault="00B92E21" w:rsidP="00F14442">
      <w:pPr>
        <w:pStyle w:val="FootnoteText"/>
        <w:rPr>
          <w:lang w:val="en-US"/>
        </w:rPr>
      </w:pPr>
      <w:r>
        <w:rPr>
          <w:rStyle w:val="FootnoteReference"/>
        </w:rPr>
        <w:footnoteRef/>
      </w:r>
      <w:r>
        <w:t xml:space="preserve"> </w:t>
      </w:r>
      <w:r>
        <w:rPr>
          <w:lang w:val="en-US"/>
        </w:rPr>
        <w:t>Tài liệu tham khảo [14]</w:t>
      </w:r>
    </w:p>
  </w:footnote>
  <w:footnote w:id="11">
    <w:p w:rsidR="00B92E21" w:rsidRPr="00C07415" w:rsidRDefault="00B92E21" w:rsidP="00F14442">
      <w:pPr>
        <w:pStyle w:val="FootnoteText"/>
        <w:rPr>
          <w:lang w:val="en-US"/>
        </w:rPr>
      </w:pPr>
      <w:r>
        <w:rPr>
          <w:rStyle w:val="FootnoteReference"/>
        </w:rPr>
        <w:footnoteRef/>
      </w:r>
      <w:r>
        <w:t xml:space="preserve"> </w:t>
      </w:r>
      <w:r>
        <w:rPr>
          <w:lang w:val="en-US"/>
        </w:rPr>
        <w:t>Tham khảo [9], [10]</w:t>
      </w:r>
    </w:p>
  </w:footnote>
  <w:footnote w:id="12">
    <w:p w:rsidR="00B92E21" w:rsidRPr="009B68DC" w:rsidRDefault="00B92E21" w:rsidP="00F14442">
      <w:pPr>
        <w:pStyle w:val="FootnoteText"/>
        <w:rPr>
          <w:lang w:val="en-US"/>
        </w:rPr>
      </w:pPr>
      <w:r>
        <w:rPr>
          <w:rStyle w:val="FootnoteReference"/>
        </w:rPr>
        <w:footnoteRef/>
      </w:r>
      <w:r>
        <w:t xml:space="preserve"> </w:t>
      </w:r>
      <w:r>
        <w:rPr>
          <w:lang w:val="en-US"/>
        </w:rPr>
        <w:t>Tham khảo [12], [21]</w:t>
      </w:r>
    </w:p>
  </w:footnote>
  <w:footnote w:id="13">
    <w:p w:rsidR="00B92E21" w:rsidRPr="00312372" w:rsidRDefault="00B92E21">
      <w:pPr>
        <w:pStyle w:val="FootnoteText"/>
        <w:rPr>
          <w:lang w:val="en-US"/>
        </w:rPr>
      </w:pPr>
      <w:r>
        <w:rPr>
          <w:rStyle w:val="FootnoteReference"/>
        </w:rPr>
        <w:footnoteRef/>
      </w:r>
      <w:r>
        <w:t xml:space="preserve"> </w:t>
      </w:r>
      <w:r>
        <w:rPr>
          <w:lang w:val="en-US"/>
        </w:rPr>
        <w:t>Tham khảo [22]</w:t>
      </w:r>
    </w:p>
  </w:footnote>
  <w:footnote w:id="14">
    <w:p w:rsidR="00B92E21" w:rsidRPr="00615C72" w:rsidRDefault="00B92E21" w:rsidP="00F14442">
      <w:pPr>
        <w:pStyle w:val="FootnoteText"/>
        <w:rPr>
          <w:lang w:val="en-US"/>
        </w:rPr>
      </w:pPr>
      <w:r>
        <w:rPr>
          <w:rStyle w:val="FootnoteReference"/>
        </w:rPr>
        <w:footnoteRef/>
      </w:r>
      <w:r>
        <w:t xml:space="preserve"> </w:t>
      </w:r>
      <w:r>
        <w:rPr>
          <w:lang w:val="en-US"/>
        </w:rPr>
        <w:t>Tài liệu tham khảo: [16], [17], [18]</w:t>
      </w:r>
    </w:p>
  </w:footnote>
  <w:footnote w:id="15">
    <w:p w:rsidR="00B92E21" w:rsidRPr="00DD4EF6" w:rsidRDefault="00B92E21" w:rsidP="00FE1AFD">
      <w:pPr>
        <w:pStyle w:val="FootnoteText"/>
        <w:rPr>
          <w:lang w:val="en-US"/>
        </w:rPr>
      </w:pPr>
      <w:r>
        <w:rPr>
          <w:rStyle w:val="FootnoteReference"/>
        </w:rPr>
        <w:footnoteRef/>
      </w:r>
      <w:r>
        <w:t xml:space="preserve"> </w:t>
      </w:r>
      <w:r w:rsidRPr="00926DAA">
        <w:t>http://www.internetworldstats.com/stats.htm</w:t>
      </w:r>
    </w:p>
  </w:footnote>
  <w:footnote w:id="16">
    <w:p w:rsidR="00B92E21" w:rsidRPr="00C47A81" w:rsidRDefault="00B92E21" w:rsidP="00FE1AFD">
      <w:pPr>
        <w:pStyle w:val="FootnoteText"/>
        <w:rPr>
          <w:lang w:val="en-US"/>
        </w:rPr>
      </w:pPr>
      <w:r>
        <w:rPr>
          <w:rStyle w:val="FootnoteReference"/>
        </w:rPr>
        <w:footnoteRef/>
      </w:r>
      <w:r>
        <w:t xml:space="preserve"> </w:t>
      </w:r>
      <w:r w:rsidRPr="00C47A81">
        <w:t>http://www.internetworldstats.com/asia.htm#vn</w:t>
      </w:r>
    </w:p>
  </w:footnote>
  <w:footnote w:id="17">
    <w:p w:rsidR="00B92E21" w:rsidRPr="009D1029" w:rsidRDefault="00B92E21"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B92E21" w:rsidRPr="009C4DB3" w:rsidRDefault="00B92E21">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B92E21" w:rsidRPr="00F3066B" w:rsidRDefault="00B92E21">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E21" w:rsidRDefault="00C6763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B92E21">
          <w:rPr>
            <w:rFonts w:asciiTheme="majorHAnsi" w:eastAsiaTheme="majorEastAsia" w:hAnsiTheme="majorHAnsi" w:cstheme="majorBidi"/>
            <w:color w:val="4F81BD" w:themeColor="accent1"/>
            <w:sz w:val="24"/>
            <w:lang w:val="en-US"/>
          </w:rPr>
          <w:t>TRƯỜNG ĐẠI HỌC HOA SEN</w:t>
        </w:r>
      </w:sdtContent>
    </w:sdt>
    <w:r w:rsidR="00B92E21">
      <w:rPr>
        <w:rFonts w:asciiTheme="majorHAnsi" w:eastAsiaTheme="majorEastAsia" w:hAnsiTheme="majorHAnsi" w:cstheme="majorBidi"/>
        <w:color w:val="4F81BD" w:themeColor="accent1"/>
        <w:sz w:val="24"/>
      </w:rPr>
      <w:t xml:space="preserve"> </w:t>
    </w:r>
    <w:r w:rsidR="00B92E21">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B92E21">
          <w:rPr>
            <w:rFonts w:asciiTheme="majorHAnsi" w:eastAsiaTheme="majorEastAsia" w:hAnsiTheme="majorHAnsi" w:cstheme="majorBidi"/>
            <w:color w:val="4F81BD" w:themeColor="accent1"/>
            <w:sz w:val="24"/>
            <w:lang w:val="en-US"/>
          </w:rPr>
          <w:t>KHOÁ LUẬN TỐT NGHIỆP</w:t>
        </w:r>
      </w:sdtContent>
    </w:sdt>
  </w:p>
  <w:p w:rsidR="00B92E21" w:rsidRPr="00513DD1" w:rsidRDefault="00C6763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8BC"/>
    <w:rsid w:val="00C638D1"/>
    <w:rsid w:val="00C64150"/>
    <w:rsid w:val="00C64156"/>
    <w:rsid w:val="00C64D7D"/>
    <w:rsid w:val="00C6763A"/>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793B70-6770-49ED-8164-D0F4079FA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11586</TotalTime>
  <Pages>115</Pages>
  <Words>23294</Words>
  <Characters>132779</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1075</cp:revision>
  <dcterms:created xsi:type="dcterms:W3CDTF">2011-10-04T06:57:00Z</dcterms:created>
  <dcterms:modified xsi:type="dcterms:W3CDTF">2011-12-21T07:04:00Z</dcterms:modified>
  <cp:contentStatus>Not finished</cp:contentStatus>
</cp:coreProperties>
</file>