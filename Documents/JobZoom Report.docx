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6821A9"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6821A9"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6821A9">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6821A9">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6821A9">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6821A9">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6821A9">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6821A9">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6821A9">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6821A9">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6821A9">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6821A9">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821A9">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6821A9">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6821A9">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6821A9">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821A9">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821A9">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821A9">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6821A9">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02039" w:history="1">
        <w:r w:rsidR="00524A32" w:rsidRPr="009745FD">
          <w:rPr>
            <w:rStyle w:val="Hyperlink"/>
          </w:rPr>
          <w:t>Hình 1</w:t>
        </w:r>
        <w:r w:rsidR="00524A32" w:rsidRPr="009745FD">
          <w:rPr>
            <w:rStyle w:val="Hyperlink"/>
            <w:lang w:val="en-US"/>
          </w:rPr>
          <w:t>. Ví dụ về một taxonomy có cấu trúc đơn giản</w:t>
        </w:r>
        <w:r w:rsidR="00524A32">
          <w:rPr>
            <w:webHidden/>
          </w:rPr>
          <w:tab/>
        </w:r>
        <w:r w:rsidR="00524A32">
          <w:rPr>
            <w:webHidden/>
          </w:rPr>
          <w:fldChar w:fldCharType="begin"/>
        </w:r>
        <w:r w:rsidR="00524A32">
          <w:rPr>
            <w:webHidden/>
          </w:rPr>
          <w:instrText xml:space="preserve"> PAGEREF _Toc311802039 \h </w:instrText>
        </w:r>
        <w:r w:rsidR="00524A32">
          <w:rPr>
            <w:webHidden/>
          </w:rPr>
        </w:r>
        <w:r w:rsidR="00524A32">
          <w:rPr>
            <w:webHidden/>
          </w:rPr>
          <w:fldChar w:fldCharType="separate"/>
        </w:r>
        <w:r w:rsidR="00524A32">
          <w:rPr>
            <w:webHidden/>
          </w:rPr>
          <w:t>8</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0" w:history="1">
        <w:r w:rsidR="00524A32" w:rsidRPr="009745FD">
          <w:rPr>
            <w:rStyle w:val="Hyperlink"/>
          </w:rPr>
          <w:t>Hình 2</w:t>
        </w:r>
        <w:r w:rsidR="00524A32" w:rsidRPr="009745FD">
          <w:rPr>
            <w:rStyle w:val="Hyperlink"/>
            <w:lang w:val="en-US"/>
          </w:rPr>
          <w:t>. Ví dụ về flat taxonomy</w:t>
        </w:r>
        <w:r w:rsidR="00524A32">
          <w:rPr>
            <w:webHidden/>
          </w:rPr>
          <w:tab/>
        </w:r>
        <w:r w:rsidR="00524A32">
          <w:rPr>
            <w:webHidden/>
          </w:rPr>
          <w:fldChar w:fldCharType="begin"/>
        </w:r>
        <w:r w:rsidR="00524A32">
          <w:rPr>
            <w:webHidden/>
          </w:rPr>
          <w:instrText xml:space="preserve"> PAGEREF _Toc311802040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1" w:history="1">
        <w:r w:rsidR="00524A32" w:rsidRPr="009745FD">
          <w:rPr>
            <w:rStyle w:val="Hyperlink"/>
          </w:rPr>
          <w:t>Hình 3</w:t>
        </w:r>
        <w:r w:rsidR="00524A32" w:rsidRPr="009745FD">
          <w:rPr>
            <w:rStyle w:val="Hyperlink"/>
            <w:lang w:val="en-US"/>
          </w:rPr>
          <w:t>. Ví dụ về hierarchical taxonomy</w:t>
        </w:r>
        <w:r w:rsidR="00524A32">
          <w:rPr>
            <w:webHidden/>
          </w:rPr>
          <w:tab/>
        </w:r>
        <w:r w:rsidR="00524A32">
          <w:rPr>
            <w:webHidden/>
          </w:rPr>
          <w:fldChar w:fldCharType="begin"/>
        </w:r>
        <w:r w:rsidR="00524A32">
          <w:rPr>
            <w:webHidden/>
          </w:rPr>
          <w:instrText xml:space="preserve"> PAGEREF _Toc311802041 \h </w:instrText>
        </w:r>
        <w:r w:rsidR="00524A32">
          <w:rPr>
            <w:webHidden/>
          </w:rPr>
        </w:r>
        <w:r w:rsidR="00524A32">
          <w:rPr>
            <w:webHidden/>
          </w:rPr>
          <w:fldChar w:fldCharType="separate"/>
        </w:r>
        <w:r w:rsidR="00524A32">
          <w:rPr>
            <w:webHidden/>
          </w:rPr>
          <w:t>10</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2" w:history="1">
        <w:r w:rsidR="00524A32" w:rsidRPr="009745FD">
          <w:rPr>
            <w:rStyle w:val="Hyperlink"/>
          </w:rPr>
          <w:t>Hình 4</w:t>
        </w:r>
        <w:r w:rsidR="00524A32" w:rsidRPr="009745FD">
          <w:rPr>
            <w:rStyle w:val="Hyperlink"/>
            <w:lang w:val="en-US"/>
          </w:rPr>
          <w:t>. Ví dụ về faceted taxonomy</w:t>
        </w:r>
        <w:r w:rsidR="00524A32">
          <w:rPr>
            <w:webHidden/>
          </w:rPr>
          <w:tab/>
        </w:r>
        <w:r w:rsidR="00524A32">
          <w:rPr>
            <w:webHidden/>
          </w:rPr>
          <w:fldChar w:fldCharType="begin"/>
        </w:r>
        <w:r w:rsidR="00524A32">
          <w:rPr>
            <w:webHidden/>
          </w:rPr>
          <w:instrText xml:space="preserve"> PAGEREF _Toc311802042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3" w:history="1">
        <w:r w:rsidR="00524A32" w:rsidRPr="009745FD">
          <w:rPr>
            <w:rStyle w:val="Hyperlink"/>
          </w:rPr>
          <w:t>Hình 5</w:t>
        </w:r>
        <w:r w:rsidR="00524A32" w:rsidRPr="009745FD">
          <w:rPr>
            <w:rStyle w:val="Hyperlink"/>
            <w:lang w:val="en-US"/>
          </w:rPr>
          <w:t>. Ví dụ về network taxonomy</w:t>
        </w:r>
        <w:r w:rsidR="00524A32">
          <w:rPr>
            <w:webHidden/>
          </w:rPr>
          <w:tab/>
        </w:r>
        <w:r w:rsidR="00524A32">
          <w:rPr>
            <w:webHidden/>
          </w:rPr>
          <w:fldChar w:fldCharType="begin"/>
        </w:r>
        <w:r w:rsidR="00524A32">
          <w:rPr>
            <w:webHidden/>
          </w:rPr>
          <w:instrText xml:space="preserve"> PAGEREF _Toc311802043 \h </w:instrText>
        </w:r>
        <w:r w:rsidR="00524A32">
          <w:rPr>
            <w:webHidden/>
          </w:rPr>
        </w:r>
        <w:r w:rsidR="00524A32">
          <w:rPr>
            <w:webHidden/>
          </w:rPr>
          <w:fldChar w:fldCharType="separate"/>
        </w:r>
        <w:r w:rsidR="00524A32">
          <w:rPr>
            <w:webHidden/>
          </w:rPr>
          <w:t>11</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4" w:history="1">
        <w:r w:rsidR="00524A32" w:rsidRPr="009745FD">
          <w:rPr>
            <w:rStyle w:val="Hyperlink"/>
          </w:rPr>
          <w:t>Hình 6. Ví dụ về cây quyết định</w:t>
        </w:r>
        <w:r w:rsidR="00524A32">
          <w:rPr>
            <w:webHidden/>
          </w:rPr>
          <w:tab/>
        </w:r>
        <w:r w:rsidR="00524A32">
          <w:rPr>
            <w:webHidden/>
          </w:rPr>
          <w:fldChar w:fldCharType="begin"/>
        </w:r>
        <w:r w:rsidR="00524A32">
          <w:rPr>
            <w:webHidden/>
          </w:rPr>
          <w:instrText xml:space="preserve"> PAGEREF _Toc311802044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5" w:history="1">
        <w:r w:rsidR="00524A32" w:rsidRPr="009745FD">
          <w:rPr>
            <w:rStyle w:val="Hyperlink"/>
          </w:rPr>
          <w:t>Hình 7</w:t>
        </w:r>
        <w:r w:rsidR="00524A32" w:rsidRPr="009745FD">
          <w:rPr>
            <w:rStyle w:val="Hyperlink"/>
            <w:lang w:val="en-US"/>
          </w:rPr>
          <w:t>. Phân chia bảng D thành những tập con S</w:t>
        </w:r>
        <w:r w:rsidR="00524A32" w:rsidRPr="009745FD">
          <w:rPr>
            <w:rStyle w:val="Hyperlink"/>
            <w:vertAlign w:val="subscript"/>
            <w:lang w:val="en-US"/>
          </w:rPr>
          <w:t>i</w:t>
        </w:r>
        <w:r w:rsidR="00524A32">
          <w:rPr>
            <w:webHidden/>
          </w:rPr>
          <w:tab/>
        </w:r>
        <w:r w:rsidR="00524A32">
          <w:rPr>
            <w:webHidden/>
          </w:rPr>
          <w:fldChar w:fldCharType="begin"/>
        </w:r>
        <w:r w:rsidR="00524A32">
          <w:rPr>
            <w:webHidden/>
          </w:rPr>
          <w:instrText xml:space="preserve"> PAGEREF _Toc311802045 \h </w:instrText>
        </w:r>
        <w:r w:rsidR="00524A32">
          <w:rPr>
            <w:webHidden/>
          </w:rPr>
        </w:r>
        <w:r w:rsidR="00524A32">
          <w:rPr>
            <w:webHidden/>
          </w:rPr>
          <w:fldChar w:fldCharType="separate"/>
        </w:r>
        <w:r w:rsidR="00524A32">
          <w:rPr>
            <w:webHidden/>
          </w:rPr>
          <w:t>19</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6" w:history="1">
        <w:r w:rsidR="00524A32" w:rsidRPr="009745FD">
          <w:rPr>
            <w:rStyle w:val="Hyperlink"/>
          </w:rPr>
          <w:t>Hình 8</w:t>
        </w:r>
        <w:r w:rsidR="00524A32" w:rsidRPr="009745FD">
          <w:rPr>
            <w:rStyle w:val="Hyperlink"/>
            <w:lang w:val="en-US"/>
          </w:rPr>
          <w:t>. Phân chia S</w:t>
        </w:r>
        <w:r w:rsidR="00524A32" w:rsidRPr="009745FD">
          <w:rPr>
            <w:rStyle w:val="Hyperlink"/>
            <w:vertAlign w:val="subscript"/>
            <w:lang w:val="en-US"/>
          </w:rPr>
          <w:t>i</w:t>
        </w:r>
        <w:r w:rsidR="00524A32" w:rsidRPr="009745FD">
          <w:rPr>
            <w:rStyle w:val="Hyperlink"/>
            <w:lang w:val="en-US"/>
          </w:rPr>
          <w:t xml:space="preserve"> dựa vào phân lớp</w:t>
        </w:r>
        <w:r w:rsidR="00524A32">
          <w:rPr>
            <w:webHidden/>
          </w:rPr>
          <w:tab/>
        </w:r>
        <w:r w:rsidR="00524A32">
          <w:rPr>
            <w:webHidden/>
          </w:rPr>
          <w:fldChar w:fldCharType="begin"/>
        </w:r>
        <w:r w:rsidR="00524A32">
          <w:rPr>
            <w:webHidden/>
          </w:rPr>
          <w:instrText xml:space="preserve"> PAGEREF _Toc311802046 \h </w:instrText>
        </w:r>
        <w:r w:rsidR="00524A32">
          <w:rPr>
            <w:webHidden/>
          </w:rPr>
        </w:r>
        <w:r w:rsidR="00524A32">
          <w:rPr>
            <w:webHidden/>
          </w:rPr>
          <w:fldChar w:fldCharType="separate"/>
        </w:r>
        <w:r w:rsidR="00524A32">
          <w:rPr>
            <w:webHidden/>
          </w:rPr>
          <w:t>20</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7" w:history="1">
        <w:r w:rsidR="00524A32" w:rsidRPr="009745FD">
          <w:rPr>
            <w:rStyle w:val="Hyperlink"/>
          </w:rPr>
          <w:t>Hình 9</w:t>
        </w:r>
        <w:r w:rsidR="00524A32" w:rsidRPr="009745FD">
          <w:rPr>
            <w:rStyle w:val="Hyperlink"/>
            <w:lang w:val="en-US"/>
          </w:rPr>
          <w:t>. Độ lợi thông tin thuộc tính Travel cost/Km</w:t>
        </w:r>
        <w:r w:rsidR="00524A32">
          <w:rPr>
            <w:webHidden/>
          </w:rPr>
          <w:tab/>
        </w:r>
        <w:r w:rsidR="00524A32">
          <w:rPr>
            <w:webHidden/>
          </w:rPr>
          <w:fldChar w:fldCharType="begin"/>
        </w:r>
        <w:r w:rsidR="00524A32">
          <w:rPr>
            <w:webHidden/>
          </w:rPr>
          <w:instrText xml:space="preserve"> PAGEREF _Toc311802047 \h </w:instrText>
        </w:r>
        <w:r w:rsidR="00524A32">
          <w:rPr>
            <w:webHidden/>
          </w:rPr>
        </w:r>
        <w:r w:rsidR="00524A32">
          <w:rPr>
            <w:webHidden/>
          </w:rPr>
          <w:fldChar w:fldCharType="separate"/>
        </w:r>
        <w:r w:rsidR="00524A32">
          <w:rPr>
            <w:webHidden/>
          </w:rPr>
          <w:t>21</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8" w:history="1">
        <w:r w:rsidR="00524A32" w:rsidRPr="009745FD">
          <w:rPr>
            <w:rStyle w:val="Hyperlink"/>
          </w:rPr>
          <w:t>Hình 10</w:t>
        </w:r>
        <w:r w:rsidR="00524A32" w:rsidRPr="009745FD">
          <w:rPr>
            <w:rStyle w:val="Hyperlink"/>
            <w:lang w:val="en-US"/>
          </w:rPr>
          <w:t xml:space="preserve">. Độ lợi thông tin các thuộc tính còn lại trong </w:t>
        </w:r>
        <w:r w:rsidR="00524A32" w:rsidRPr="009745FD">
          <w:rPr>
            <w:rStyle w:val="Hyperlink"/>
          </w:rPr>
          <w:t>Bảng 1</w:t>
        </w:r>
        <w:r w:rsidR="00524A32">
          <w:rPr>
            <w:webHidden/>
          </w:rPr>
          <w:tab/>
        </w:r>
        <w:r w:rsidR="00524A32">
          <w:rPr>
            <w:webHidden/>
          </w:rPr>
          <w:fldChar w:fldCharType="begin"/>
        </w:r>
        <w:r w:rsidR="00524A32">
          <w:rPr>
            <w:webHidden/>
          </w:rPr>
          <w:instrText xml:space="preserve"> PAGEREF _Toc311802048 \h </w:instrText>
        </w:r>
        <w:r w:rsidR="00524A32">
          <w:rPr>
            <w:webHidden/>
          </w:rPr>
        </w:r>
        <w:r w:rsidR="00524A32">
          <w:rPr>
            <w:webHidden/>
          </w:rPr>
          <w:fldChar w:fldCharType="separate"/>
        </w:r>
        <w:r w:rsidR="00524A32">
          <w:rPr>
            <w:webHidden/>
          </w:rPr>
          <w:t>23</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49" w:history="1">
        <w:r w:rsidR="00524A32" w:rsidRPr="009745FD">
          <w:rPr>
            <w:rStyle w:val="Hyperlink"/>
          </w:rPr>
          <w:t>Hình 11</w:t>
        </w:r>
        <w:r w:rsidR="00524A32" w:rsidRPr="009745FD">
          <w:rPr>
            <w:rStyle w:val="Hyperlink"/>
            <w:lang w:val="en-US"/>
          </w:rPr>
          <w:t>. Node gốc của cây quyết định sau lần lặp đầu tiên</w:t>
        </w:r>
        <w:r w:rsidR="00524A32">
          <w:rPr>
            <w:webHidden/>
          </w:rPr>
          <w:tab/>
        </w:r>
        <w:r w:rsidR="00524A32">
          <w:rPr>
            <w:webHidden/>
          </w:rPr>
          <w:fldChar w:fldCharType="begin"/>
        </w:r>
        <w:r w:rsidR="00524A32">
          <w:rPr>
            <w:webHidden/>
          </w:rPr>
          <w:instrText xml:space="preserve"> PAGEREF _Toc311802049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0" w:history="1">
        <w:r w:rsidR="00524A32" w:rsidRPr="009745FD">
          <w:rPr>
            <w:rStyle w:val="Hyperlink"/>
          </w:rPr>
          <w:t>Hình 12</w:t>
        </w:r>
        <w:r w:rsidR="00524A32" w:rsidRPr="009745FD">
          <w:rPr>
            <w:rStyle w:val="Hyperlink"/>
            <w:lang w:val="en-US"/>
          </w:rPr>
          <w:t>. Bảng D được phân chia sau lần lặp đầu tiên</w:t>
        </w:r>
        <w:r w:rsidR="00524A32">
          <w:rPr>
            <w:webHidden/>
          </w:rPr>
          <w:tab/>
        </w:r>
        <w:r w:rsidR="00524A32">
          <w:rPr>
            <w:webHidden/>
          </w:rPr>
          <w:fldChar w:fldCharType="begin"/>
        </w:r>
        <w:r w:rsidR="00524A32">
          <w:rPr>
            <w:webHidden/>
          </w:rPr>
          <w:instrText xml:space="preserve"> PAGEREF _Toc311802050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1" w:history="1">
        <w:r w:rsidR="00524A32" w:rsidRPr="009745FD">
          <w:rPr>
            <w:rStyle w:val="Hyperlink"/>
          </w:rPr>
          <w:t>Hình 13</w:t>
        </w:r>
        <w:r w:rsidR="00524A32" w:rsidRPr="009745FD">
          <w:rPr>
            <w:rStyle w:val="Hyperlink"/>
            <w:lang w:val="en-US"/>
          </w:rPr>
          <w:t>. Cây quyết định sau lần lặp đầu tiên</w:t>
        </w:r>
        <w:r w:rsidR="00524A32">
          <w:rPr>
            <w:webHidden/>
          </w:rPr>
          <w:tab/>
        </w:r>
        <w:r w:rsidR="00524A32">
          <w:rPr>
            <w:webHidden/>
          </w:rPr>
          <w:fldChar w:fldCharType="begin"/>
        </w:r>
        <w:r w:rsidR="00524A32">
          <w:rPr>
            <w:webHidden/>
          </w:rPr>
          <w:instrText xml:space="preserve"> PAGEREF _Toc311802051 \h </w:instrText>
        </w:r>
        <w:r w:rsidR="00524A32">
          <w:rPr>
            <w:webHidden/>
          </w:rPr>
        </w:r>
        <w:r w:rsidR="00524A32">
          <w:rPr>
            <w:webHidden/>
          </w:rPr>
          <w:fldChar w:fldCharType="separate"/>
        </w:r>
        <w:r w:rsidR="00524A32">
          <w:rPr>
            <w:webHidden/>
          </w:rPr>
          <w:t>25</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2" w:history="1">
        <w:r w:rsidR="00524A32" w:rsidRPr="009745FD">
          <w:rPr>
            <w:rStyle w:val="Hyperlink"/>
          </w:rPr>
          <w:t>Hình 14</w:t>
        </w:r>
        <w:r w:rsidR="00524A32" w:rsidRPr="009745FD">
          <w:rPr>
            <w:rStyle w:val="Hyperlink"/>
            <w:lang w:val="en-US"/>
          </w:rPr>
          <w:t>. Dữ liệu cho lần phân lớp thứ 2</w:t>
        </w:r>
        <w:r w:rsidR="00524A32">
          <w:rPr>
            <w:webHidden/>
          </w:rPr>
          <w:tab/>
        </w:r>
        <w:r w:rsidR="00524A32">
          <w:rPr>
            <w:webHidden/>
          </w:rPr>
          <w:fldChar w:fldCharType="begin"/>
        </w:r>
        <w:r w:rsidR="00524A32">
          <w:rPr>
            <w:webHidden/>
          </w:rPr>
          <w:instrText xml:space="preserve"> PAGEREF _Toc311802052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3" w:history="1">
        <w:r w:rsidR="00524A32" w:rsidRPr="009745FD">
          <w:rPr>
            <w:rStyle w:val="Hyperlink"/>
          </w:rPr>
          <w:t>Hình 15</w:t>
        </w:r>
        <w:r w:rsidR="00524A32" w:rsidRPr="009745FD">
          <w:rPr>
            <w:rStyle w:val="Hyperlink"/>
            <w:lang w:val="en-US"/>
          </w:rPr>
          <w:t>. Tính Impurity degree cho lần phân lớp thứ 2</w:t>
        </w:r>
        <w:r w:rsidR="00524A32">
          <w:rPr>
            <w:webHidden/>
          </w:rPr>
          <w:tab/>
        </w:r>
        <w:r w:rsidR="00524A32">
          <w:rPr>
            <w:webHidden/>
          </w:rPr>
          <w:fldChar w:fldCharType="begin"/>
        </w:r>
        <w:r w:rsidR="00524A32">
          <w:rPr>
            <w:webHidden/>
          </w:rPr>
          <w:instrText xml:space="preserve"> PAGEREF _Toc311802053 \h </w:instrText>
        </w:r>
        <w:r w:rsidR="00524A32">
          <w:rPr>
            <w:webHidden/>
          </w:rPr>
        </w:r>
        <w:r w:rsidR="00524A32">
          <w:rPr>
            <w:webHidden/>
          </w:rPr>
          <w:fldChar w:fldCharType="separate"/>
        </w:r>
        <w:r w:rsidR="00524A32">
          <w:rPr>
            <w:webHidden/>
          </w:rPr>
          <w:t>26</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4" w:history="1">
        <w:r w:rsidR="00524A32" w:rsidRPr="009745FD">
          <w:rPr>
            <w:rStyle w:val="Hyperlink"/>
          </w:rPr>
          <w:t>Hình 16</w:t>
        </w:r>
        <w:r w:rsidR="00524A32" w:rsidRPr="009745FD">
          <w:rPr>
            <w:rStyle w:val="Hyperlink"/>
            <w:lang w:val="en-US"/>
          </w:rPr>
          <w:t>. Tính Impurity degree các thuộc tính cho lần phân lớp thứ 2</w:t>
        </w:r>
        <w:r w:rsidR="00524A32">
          <w:rPr>
            <w:webHidden/>
          </w:rPr>
          <w:tab/>
        </w:r>
        <w:r w:rsidR="00524A32">
          <w:rPr>
            <w:webHidden/>
          </w:rPr>
          <w:fldChar w:fldCharType="begin"/>
        </w:r>
        <w:r w:rsidR="00524A32">
          <w:rPr>
            <w:webHidden/>
          </w:rPr>
          <w:instrText xml:space="preserve"> PAGEREF _Toc311802054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5" w:history="1">
        <w:r w:rsidR="00524A32" w:rsidRPr="009745FD">
          <w:rPr>
            <w:rStyle w:val="Hyperlink"/>
          </w:rPr>
          <w:t>Hình 17</w:t>
        </w:r>
        <w:r w:rsidR="00524A32" w:rsidRPr="009745FD">
          <w:rPr>
            <w:rStyle w:val="Hyperlink"/>
            <w:lang w:val="en-US"/>
          </w:rPr>
          <w:t>. Bảng dữ liệu sau khi chia theo phân lớp Gender</w:t>
        </w:r>
        <w:r w:rsidR="00524A32">
          <w:rPr>
            <w:webHidden/>
          </w:rPr>
          <w:tab/>
        </w:r>
        <w:r w:rsidR="00524A32">
          <w:rPr>
            <w:webHidden/>
          </w:rPr>
          <w:fldChar w:fldCharType="begin"/>
        </w:r>
        <w:r w:rsidR="00524A32">
          <w:rPr>
            <w:webHidden/>
          </w:rPr>
          <w:instrText xml:space="preserve"> PAGEREF _Toc311802055 \h </w:instrText>
        </w:r>
        <w:r w:rsidR="00524A32">
          <w:rPr>
            <w:webHidden/>
          </w:rPr>
        </w:r>
        <w:r w:rsidR="00524A32">
          <w:rPr>
            <w:webHidden/>
          </w:rPr>
          <w:fldChar w:fldCharType="separate"/>
        </w:r>
        <w:r w:rsidR="00524A32">
          <w:rPr>
            <w:webHidden/>
          </w:rPr>
          <w:t>27</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6" w:history="1">
        <w:r w:rsidR="00524A32" w:rsidRPr="009745FD">
          <w:rPr>
            <w:rStyle w:val="Hyperlink"/>
          </w:rPr>
          <w:t>Hình 18</w:t>
        </w:r>
        <w:r w:rsidR="00524A32" w:rsidRPr="009745FD">
          <w:rPr>
            <w:rStyle w:val="Hyperlink"/>
            <w:lang w:val="en-US"/>
          </w:rPr>
          <w:t>. Cây quyết định sau lần phân lớp thứ 2</w:t>
        </w:r>
        <w:r w:rsidR="00524A32">
          <w:rPr>
            <w:webHidden/>
          </w:rPr>
          <w:tab/>
        </w:r>
        <w:r w:rsidR="00524A32">
          <w:rPr>
            <w:webHidden/>
          </w:rPr>
          <w:fldChar w:fldCharType="begin"/>
        </w:r>
        <w:r w:rsidR="00524A32">
          <w:rPr>
            <w:webHidden/>
          </w:rPr>
          <w:instrText xml:space="preserve"> PAGEREF _Toc311802056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7" w:history="1">
        <w:r w:rsidR="00524A32" w:rsidRPr="009745FD">
          <w:rPr>
            <w:rStyle w:val="Hyperlink"/>
          </w:rPr>
          <w:t>Hình 19</w:t>
        </w:r>
        <w:r w:rsidR="00524A32" w:rsidRPr="009745FD">
          <w:rPr>
            <w:rStyle w:val="Hyperlink"/>
            <w:lang w:val="en-US"/>
          </w:rPr>
          <w:t>. Cây quyết định đầy đủ sau 3 lần phân lớp</w:t>
        </w:r>
        <w:r w:rsidR="00524A32">
          <w:rPr>
            <w:webHidden/>
          </w:rPr>
          <w:tab/>
        </w:r>
        <w:r w:rsidR="00524A32">
          <w:rPr>
            <w:webHidden/>
          </w:rPr>
          <w:fldChar w:fldCharType="begin"/>
        </w:r>
        <w:r w:rsidR="00524A32">
          <w:rPr>
            <w:webHidden/>
          </w:rPr>
          <w:instrText xml:space="preserve"> PAGEREF _Toc311802057 \h </w:instrText>
        </w:r>
        <w:r w:rsidR="00524A32">
          <w:rPr>
            <w:webHidden/>
          </w:rPr>
        </w:r>
        <w:r w:rsidR="00524A32">
          <w:rPr>
            <w:webHidden/>
          </w:rPr>
          <w:fldChar w:fldCharType="separate"/>
        </w:r>
        <w:r w:rsidR="00524A32">
          <w:rPr>
            <w:webHidden/>
          </w:rPr>
          <w:t>29</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8" w:history="1">
        <w:r w:rsidR="00524A32" w:rsidRPr="009745FD">
          <w:rPr>
            <w:rStyle w:val="Hyperlink"/>
          </w:rPr>
          <w:t>Hình 20</w:t>
        </w:r>
        <w:r w:rsidR="00524A32" w:rsidRPr="009745FD">
          <w:rPr>
            <w:rStyle w:val="Hyperlink"/>
            <w:lang w:val="en-US"/>
          </w:rPr>
          <w:t>. 4+1 Architecture View Model</w:t>
        </w:r>
        <w:r w:rsidR="00524A32">
          <w:rPr>
            <w:webHidden/>
          </w:rPr>
          <w:tab/>
        </w:r>
        <w:r w:rsidR="00524A32">
          <w:rPr>
            <w:webHidden/>
          </w:rPr>
          <w:fldChar w:fldCharType="begin"/>
        </w:r>
        <w:r w:rsidR="00524A32">
          <w:rPr>
            <w:webHidden/>
          </w:rPr>
          <w:instrText xml:space="preserve"> PAGEREF _Toc311802058 \h </w:instrText>
        </w:r>
        <w:r w:rsidR="00524A32">
          <w:rPr>
            <w:webHidden/>
          </w:rPr>
        </w:r>
        <w:r w:rsidR="00524A32">
          <w:rPr>
            <w:webHidden/>
          </w:rPr>
          <w:fldChar w:fldCharType="separate"/>
        </w:r>
        <w:r w:rsidR="00524A32">
          <w:rPr>
            <w:webHidden/>
          </w:rPr>
          <w:t>31</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59" w:history="1">
        <w:r w:rsidR="00524A32" w:rsidRPr="009745FD">
          <w:rPr>
            <w:rStyle w:val="Hyperlink"/>
          </w:rPr>
          <w:t>Hình 21</w:t>
        </w:r>
        <w:r w:rsidR="00524A32" w:rsidRPr="009745FD">
          <w:rPr>
            <w:rStyle w:val="Hyperlink"/>
            <w:lang w:val="en-US"/>
          </w:rPr>
          <w:t>. Mô hình tổ chức thông tin theo tag kết hợp taxonomy</w:t>
        </w:r>
        <w:r w:rsidR="00524A32">
          <w:rPr>
            <w:webHidden/>
          </w:rPr>
          <w:tab/>
        </w:r>
        <w:r w:rsidR="00524A32">
          <w:rPr>
            <w:webHidden/>
          </w:rPr>
          <w:fldChar w:fldCharType="begin"/>
        </w:r>
        <w:r w:rsidR="00524A32">
          <w:rPr>
            <w:webHidden/>
          </w:rPr>
          <w:instrText xml:space="preserve"> PAGEREF _Toc311802059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60" w:history="1">
        <w:r w:rsidR="00524A32" w:rsidRPr="009745FD">
          <w:rPr>
            <w:rStyle w:val="Hyperlink"/>
          </w:rPr>
          <w:t>Hình 22</w:t>
        </w:r>
        <w:r w:rsidR="00524A32" w:rsidRPr="009745FD">
          <w:rPr>
            <w:rStyle w:val="Hyperlink"/>
            <w:lang w:val="en-US"/>
          </w:rPr>
          <w:t>. Ví dụ tổ chức thông tin theo tag kết hợp taxonomy</w:t>
        </w:r>
        <w:r w:rsidR="00524A32">
          <w:rPr>
            <w:webHidden/>
          </w:rPr>
          <w:tab/>
        </w:r>
        <w:r w:rsidR="00524A32">
          <w:rPr>
            <w:webHidden/>
          </w:rPr>
          <w:fldChar w:fldCharType="begin"/>
        </w:r>
        <w:r w:rsidR="00524A32">
          <w:rPr>
            <w:webHidden/>
          </w:rPr>
          <w:instrText xml:space="preserve"> PAGEREF _Toc311802060 \h </w:instrText>
        </w:r>
        <w:r w:rsidR="00524A32">
          <w:rPr>
            <w:webHidden/>
          </w:rPr>
        </w:r>
        <w:r w:rsidR="00524A32">
          <w:rPr>
            <w:webHidden/>
          </w:rPr>
          <w:fldChar w:fldCharType="separate"/>
        </w:r>
        <w:r w:rsidR="00524A32">
          <w:rPr>
            <w:webHidden/>
          </w:rPr>
          <w:t>35</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61" w:history="1">
        <w:r w:rsidR="00524A32" w:rsidRPr="009745FD">
          <w:rPr>
            <w:rStyle w:val="Hyperlink"/>
          </w:rPr>
          <w:t>Hình 23</w:t>
        </w:r>
        <w:r w:rsidR="00524A32" w:rsidRPr="009745FD">
          <w:rPr>
            <w:rStyle w:val="Hyperlink"/>
            <w:lang w:val="en-US"/>
          </w:rPr>
          <w:t>. Cấu trúc cây quyết định khi sử dụng MS Analysis Services API</w:t>
        </w:r>
        <w:r w:rsidR="00524A32">
          <w:rPr>
            <w:webHidden/>
          </w:rPr>
          <w:tab/>
        </w:r>
        <w:r w:rsidR="00524A32">
          <w:rPr>
            <w:webHidden/>
          </w:rPr>
          <w:fldChar w:fldCharType="begin"/>
        </w:r>
        <w:r w:rsidR="00524A32">
          <w:rPr>
            <w:webHidden/>
          </w:rPr>
          <w:instrText xml:space="preserve"> PAGEREF _Toc311802061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62" w:history="1">
        <w:r w:rsidR="00524A32" w:rsidRPr="009745FD">
          <w:rPr>
            <w:rStyle w:val="Hyperlink"/>
          </w:rPr>
          <w:t>Hình 24</w:t>
        </w:r>
        <w:r w:rsidR="00524A32" w:rsidRPr="009745FD">
          <w:rPr>
            <w:rStyle w:val="Hyperlink"/>
            <w:lang w:val="en-US"/>
          </w:rPr>
          <w:t>. Dữ liệu nhập xuất khi sử dụng MS Analysis Services API</w:t>
        </w:r>
        <w:r w:rsidR="00524A32">
          <w:rPr>
            <w:webHidden/>
          </w:rPr>
          <w:tab/>
        </w:r>
        <w:r w:rsidR="00524A32">
          <w:rPr>
            <w:webHidden/>
          </w:rPr>
          <w:fldChar w:fldCharType="begin"/>
        </w:r>
        <w:r w:rsidR="00524A32">
          <w:rPr>
            <w:webHidden/>
          </w:rPr>
          <w:instrText xml:space="preserve"> PAGEREF _Toc311802062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63" w:history="1">
        <w:r w:rsidR="00524A32" w:rsidRPr="009745FD">
          <w:rPr>
            <w:rStyle w:val="Hyperlink"/>
          </w:rPr>
          <w:t>Hình 25</w:t>
        </w:r>
        <w:r w:rsidR="00524A32" w:rsidRPr="009745FD">
          <w:rPr>
            <w:rStyle w:val="Hyperlink"/>
            <w:lang w:val="en-US"/>
          </w:rPr>
          <w:t>. Dữ liệu đầu vào và đầu ra của Decision Tree Engine</w:t>
        </w:r>
        <w:r w:rsidR="00524A32">
          <w:rPr>
            <w:webHidden/>
          </w:rPr>
          <w:tab/>
        </w:r>
        <w:r w:rsidR="00524A32">
          <w:rPr>
            <w:webHidden/>
          </w:rPr>
          <w:fldChar w:fldCharType="begin"/>
        </w:r>
        <w:r w:rsidR="00524A32">
          <w:rPr>
            <w:webHidden/>
          </w:rPr>
          <w:instrText xml:space="preserve"> PAGEREF _Toc311802063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64" w:history="1">
        <w:r w:rsidR="00524A32" w:rsidRPr="009745FD">
          <w:rPr>
            <w:rStyle w:val="Hyperlink"/>
          </w:rPr>
          <w:t>Hình 26</w:t>
        </w:r>
        <w:r w:rsidR="00524A32" w:rsidRPr="009745FD">
          <w:rPr>
            <w:rStyle w:val="Hyperlink"/>
            <w:lang w:val="en-US"/>
          </w:rPr>
          <w:t>. Tiến trình xây dựng cây quyết định của kiến trúc</w:t>
        </w:r>
        <w:r w:rsidR="00524A32">
          <w:rPr>
            <w:webHidden/>
          </w:rPr>
          <w:tab/>
        </w:r>
        <w:r w:rsidR="00524A32">
          <w:rPr>
            <w:webHidden/>
          </w:rPr>
          <w:fldChar w:fldCharType="begin"/>
        </w:r>
        <w:r w:rsidR="00524A32">
          <w:rPr>
            <w:webHidden/>
          </w:rPr>
          <w:instrText xml:space="preserve"> PAGEREF _Toc311802064 \h </w:instrText>
        </w:r>
        <w:r w:rsidR="00524A32">
          <w:rPr>
            <w:webHidden/>
          </w:rPr>
        </w:r>
        <w:r w:rsidR="00524A32">
          <w:rPr>
            <w:webHidden/>
          </w:rPr>
          <w:fldChar w:fldCharType="separate"/>
        </w:r>
        <w:r w:rsidR="00524A32">
          <w:rPr>
            <w:webHidden/>
          </w:rPr>
          <w:t>40</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65" w:history="1">
        <w:r w:rsidR="00524A32" w:rsidRPr="009745FD">
          <w:rPr>
            <w:rStyle w:val="Hyperlink"/>
          </w:rPr>
          <w:t>Hình 27</w:t>
        </w:r>
        <w:r w:rsidR="00524A32" w:rsidRPr="009745FD">
          <w:rPr>
            <w:rStyle w:val="Hyperlink"/>
            <w:lang w:val="en-US"/>
          </w:rPr>
          <w:t>. Cấu trúc bảng DecisionTreeNode và DecisionTreeNodeDistribution</w:t>
        </w:r>
        <w:r w:rsidR="00524A32">
          <w:rPr>
            <w:webHidden/>
          </w:rPr>
          <w:tab/>
        </w:r>
        <w:r w:rsidR="00524A32">
          <w:rPr>
            <w:webHidden/>
          </w:rPr>
          <w:fldChar w:fldCharType="begin"/>
        </w:r>
        <w:r w:rsidR="00524A32">
          <w:rPr>
            <w:webHidden/>
          </w:rPr>
          <w:instrText xml:space="preserve"> PAGEREF _Toc311802065 \h </w:instrText>
        </w:r>
        <w:r w:rsidR="00524A32">
          <w:rPr>
            <w:webHidden/>
          </w:rPr>
        </w:r>
        <w:r w:rsidR="00524A32">
          <w:rPr>
            <w:webHidden/>
          </w:rPr>
          <w:fldChar w:fldCharType="separate"/>
        </w:r>
        <w:r w:rsidR="00524A32">
          <w:rPr>
            <w:webHidden/>
          </w:rPr>
          <w:t>41</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lastRenderedPageBreak/>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6821A9">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6821A9">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101A48" w:rsidP="00775358">
      <w:pPr>
        <w:pStyle w:val="Heading1"/>
        <w:rPr>
          <w:lang w:val="en-US"/>
        </w:rPr>
      </w:pPr>
      <w:r>
        <w:rPr>
          <w:lang w:val="en-US"/>
        </w:rPr>
        <w:t>Nền tảng xây dựng kiến trúc</w:t>
      </w:r>
    </w:p>
    <w:p w:rsidR="00101A48" w:rsidRDefault="00101A48" w:rsidP="00C638D1">
      <w:pPr>
        <w:pStyle w:val="Heading2"/>
        <w:rPr>
          <w:lang w:val="en-US"/>
        </w:rPr>
      </w:pPr>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ins w:id="20" w:author="Kyo" w:date="2011-12-16T22:35:00Z">
        <w:r w:rsidR="003900E4">
          <w:rPr>
            <w:lang w:val="en-US"/>
          </w:rPr>
          <w:t xml:space="preserve">Sau đó, </w:t>
        </w:r>
      </w:ins>
      <w:r w:rsidR="00D920E4">
        <w:rPr>
          <w:lang w:val="en-US"/>
        </w:rPr>
        <w:t>Forum ra đời đã giải quyết được bài toán phân loại ấy, thông tin từ dạng không có cấu trúc, được lưu trữ theo từng chủ đề hay đề mục cụ thể tương ứng với nội dung của thông tin.</w:t>
      </w:r>
      <w:del w:id="21" w:author="Kyo" w:date="2011-12-16T22:32:00Z">
        <w:r w:rsidR="00D920E4" w:rsidDel="00EA02B8">
          <w:rPr>
            <w:lang w:val="en-US"/>
          </w:rPr>
          <w:delText xml:space="preserve"> Chưa dừng lại ở đó</w:delText>
        </w:r>
      </w:del>
      <w:ins w:id="22" w:author="Kyo" w:date="2011-12-16T22:32:00Z">
        <w:r w:rsidR="00EA02B8">
          <w:rPr>
            <w:lang w:val="en-US"/>
          </w:rPr>
          <w:t>Tuy nhiên</w:t>
        </w:r>
      </w:ins>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ins w:id="23" w:author="Kyo" w:date="2011-12-16T22:34:00Z">
        <w:r w:rsidR="00EA02B8">
          <w:rPr>
            <w:lang w:val="en-US"/>
          </w:rPr>
          <w:t xml:space="preserve">đăng tải bài viết vào </w:t>
        </w:r>
      </w:ins>
      <w:r w:rsidR="00D920E4">
        <w:rPr>
          <w:lang w:val="en-US"/>
        </w:rPr>
        <w:t xml:space="preserve">tất cả những chủ đề liên quan, </w:t>
      </w:r>
      <w:del w:id="24" w:author="Kyo" w:date="2011-12-16T22:34:00Z">
        <w:r w:rsidR="00D920E4" w:rsidDel="00EA02B8">
          <w:rPr>
            <w:lang w:val="en-US"/>
          </w:rPr>
          <w:delText xml:space="preserve">đều chứa bài </w:delText>
        </w:r>
        <w:r w:rsidR="00D920E4" w:rsidDel="00EA02B8">
          <w:rPr>
            <w:lang w:val="en-US"/>
          </w:rPr>
          <w:lastRenderedPageBreak/>
          <w:delText xml:space="preserve">viết như vậy </w:delText>
        </w:r>
      </w:del>
      <w:r w:rsidR="00D920E4">
        <w:rPr>
          <w:lang w:val="en-US"/>
        </w:rPr>
        <w:t xml:space="preserve">nhưng mỗi bài này đều khác nhau, việc </w:t>
      </w:r>
      <w:del w:id="25" w:author="Kyo" w:date="2011-12-16T22:34:00Z">
        <w:r w:rsidR="00D920E4" w:rsidDel="00EA02B8">
          <w:rPr>
            <w:lang w:val="en-US"/>
          </w:rPr>
          <w:delText xml:space="preserve">phải </w:delText>
        </w:r>
      </w:del>
      <w:ins w:id="26" w:author="Kyo" w:date="2011-12-16T22:34:00Z">
        <w:r w:rsidR="00EA02B8">
          <w:rPr>
            <w:lang w:val="en-US"/>
          </w:rPr>
          <w:t>phản</w:t>
        </w:r>
        <w:r w:rsidR="00EA02B8">
          <w:rPr>
            <w:lang w:val="en-US"/>
          </w:rPr>
          <w:t xml:space="preserve"> </w:t>
        </w:r>
      </w:ins>
      <w:r w:rsidR="00D920E4">
        <w:rPr>
          <w:lang w:val="en-US"/>
        </w:rPr>
        <w:t xml:space="preserve">hồi thông tin trong bài viết trong từng chủ đề cũng không có mối quan hệ với nhau. </w:t>
      </w:r>
      <w:ins w:id="27" w:author="Kyo" w:date="2011-12-16T22:34:00Z">
        <w:r w:rsidR="00903770">
          <w:rPr>
            <w:lang w:val="en-US"/>
          </w:rPr>
          <w:t xml:space="preserve">Vì vậy, </w:t>
        </w:r>
      </w:ins>
      <w:r w:rsidR="00D920E4">
        <w:rPr>
          <w:lang w:val="en-US"/>
        </w:rPr>
        <w:t xml:space="preserve">Blog đã ra đời cùng với tag, một cách phân loại bài viết hoàn toàn mới, một bài viết có thể được tag những </w:t>
      </w:r>
      <w:del w:id="28" w:author="Kyo" w:date="2011-12-16T22:37:00Z">
        <w:r w:rsidR="00D920E4" w:rsidDel="00404D1B">
          <w:rPr>
            <w:lang w:val="en-US"/>
          </w:rPr>
          <w:delText xml:space="preserve">chủ đề tương ứng cho những tag mà nó có </w:delText>
        </w:r>
      </w:del>
      <w:ins w:id="29" w:author="Kyo" w:date="2011-12-16T22:37:00Z">
        <w:r w:rsidR="00404D1B">
          <w:rPr>
            <w:lang w:val="en-US"/>
          </w:rPr>
          <w:t xml:space="preserve">từ khóa </w:t>
        </w:r>
      </w:ins>
      <w:r w:rsidR="00D920E4">
        <w:rPr>
          <w:lang w:val="en-US"/>
        </w:rPr>
        <w:t>liên quan</w:t>
      </w:r>
      <w:ins w:id="30" w:author="Kyo" w:date="2011-12-16T22:38:00Z">
        <w:r w:rsidR="00C40E0C">
          <w:rPr>
            <w:lang w:val="en-US"/>
          </w:rPr>
          <w:t>.</w:t>
        </w:r>
      </w:ins>
      <w:del w:id="31" w:author="Kyo" w:date="2011-12-16T22:38:00Z">
        <w:r w:rsidR="00D920E4" w:rsidDel="00C40E0C">
          <w:rPr>
            <w:lang w:val="en-US"/>
          </w:rPr>
          <w:delText>,</w:delText>
        </w:r>
      </w:del>
      <w:r w:rsidR="008F5305">
        <w:rPr>
          <w:lang w:val="en-US"/>
        </w:rPr>
        <w:t xml:space="preserve"> </w:t>
      </w:r>
      <w:ins w:id="32" w:author="Kyo" w:date="2011-12-16T22:38:00Z">
        <w:r w:rsidR="00C40E0C">
          <w:rPr>
            <w:lang w:val="en-US"/>
          </w:rPr>
          <w:t>V</w:t>
        </w:r>
      </w:ins>
      <w:del w:id="33" w:author="Kyo" w:date="2011-12-16T22:38:00Z">
        <w:r w:rsidR="008F5305" w:rsidDel="00C40E0C">
          <w:rPr>
            <w:lang w:val="en-US"/>
          </w:rPr>
          <w:delText>v</w:delText>
        </w:r>
      </w:del>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C90E1F" w:rsidRDefault="002338BA" w:rsidP="00DB1404">
      <w:pPr>
        <w:ind w:firstLine="720"/>
        <w:rPr>
          <w:lang w:val="en-US"/>
        </w:rPr>
      </w:pPr>
      <w:r>
        <w:rPr>
          <w:lang w:val="en-US"/>
        </w:rPr>
        <w:t>Tóm lại</w:t>
      </w:r>
      <w:r w:rsidR="00C90E1F">
        <w:rPr>
          <w:lang w:val="en-US"/>
        </w:rPr>
        <w:t xml:space="preserve">, xu hướng lưu trữ thông tin được lưu trữ dưới </w:t>
      </w:r>
      <w:r w:rsidR="00C90E1F" w:rsidRPr="00C90E1F">
        <w:rPr>
          <w:i/>
          <w:lang w:val="en-US"/>
        </w:rPr>
        <w:t>dạng phi cấu trúc</w:t>
      </w:r>
      <w:r w:rsidR="00C90E1F">
        <w:rPr>
          <w:lang w:val="en-US"/>
        </w:rPr>
        <w:t xml:space="preserve"> - dữ liệu thô và không có sự phân loại sẽ dần dần chuyển sang </w:t>
      </w:r>
      <w:r w:rsidR="00C90E1F" w:rsidRPr="00C90E1F">
        <w:rPr>
          <w:i/>
          <w:lang w:val="en-US"/>
        </w:rPr>
        <w:t>dạng</w:t>
      </w:r>
      <w:r w:rsidR="00C90E1F">
        <w:rPr>
          <w:i/>
          <w:lang w:val="en-US"/>
        </w:rPr>
        <w:t xml:space="preserve"> có</w:t>
      </w:r>
      <w:r w:rsidR="00C90E1F" w:rsidRPr="00C90E1F">
        <w:rPr>
          <w:i/>
          <w:lang w:val="en-US"/>
        </w:rPr>
        <w:t xml:space="preserve"> cấu trúc</w:t>
      </w:r>
      <w:r w:rsidR="00C90E1F">
        <w:rPr>
          <w:lang w:val="en-US"/>
        </w:rPr>
        <w:t xml:space="preserve">, có sự phân loại rõ ràng. Từ </w:t>
      </w:r>
      <w:r w:rsidR="00C90E1F" w:rsidRPr="00C90E1F">
        <w:rPr>
          <w:i/>
          <w:lang w:val="en-US"/>
        </w:rPr>
        <w:t>dạng</w:t>
      </w:r>
      <w:r w:rsidR="00C90E1F">
        <w:rPr>
          <w:i/>
          <w:lang w:val="en-US"/>
        </w:rPr>
        <w:t xml:space="preserve"> có</w:t>
      </w:r>
      <w:r w:rsidR="00C90E1F" w:rsidRPr="00C90E1F">
        <w:rPr>
          <w:i/>
          <w:lang w:val="en-US"/>
        </w:rPr>
        <w:t xml:space="preserve"> cấu trúc</w:t>
      </w:r>
      <w:r w:rsidR="00C90E1F">
        <w:rPr>
          <w:i/>
          <w:lang w:val="en-US"/>
        </w:rPr>
        <w:t xml:space="preserve"> </w:t>
      </w:r>
      <w:r w:rsidR="00C90E1F" w:rsidRPr="00C90E1F">
        <w:rPr>
          <w:lang w:val="en-US"/>
        </w:rPr>
        <w:t>này</w:t>
      </w:r>
      <w:r w:rsidR="00C90E1F">
        <w:rPr>
          <w:lang w:val="en-US"/>
        </w:rPr>
        <w:t xml:space="preserve"> thông tin lại được trở về dạng phi cấu trúc tuy nhiên ở một mức độ cao hơn, có sự phân loại bằng tag nhưng chưa thể hiện mức độ tương quan giữa các tag ấy và lưu trữ thông tin dưới </w:t>
      </w:r>
      <w:r w:rsidR="00C90E1F" w:rsidRPr="00C90E1F">
        <w:rPr>
          <w:i/>
          <w:lang w:val="en-US"/>
        </w:rPr>
        <w:t>dạng có cấu trúc cây</w:t>
      </w:r>
      <w:r w:rsidR="00C90E1F">
        <w:rPr>
          <w:lang w:val="en-US"/>
        </w:rPr>
        <w:t xml:space="preserve"> đã giúp giải quyết các khuyết điểm trên, giúp cho việc lưu trữ thông tin trở nên linh hoạt cùng như giúp cho việc phân loại và so khớp giữa các đối tượng trở nên dễ dàng hơn</w:t>
      </w:r>
      <w:r>
        <w:rPr>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r>
        <w:rPr>
          <w:lang w:val="en-US"/>
        </w:rPr>
        <w:t>Nhu cầu so khớp thông tin ngày càng nhiều</w:t>
      </w:r>
    </w:p>
    <w:p w:rsidR="00E94B5A" w:rsidRPr="00E94B5A" w:rsidRDefault="00E94B5A" w:rsidP="00E94B5A">
      <w:pPr>
        <w:rPr>
          <w:lang w:val="en-US"/>
        </w:rPr>
      </w:pPr>
    </w:p>
    <w:p w:rsidR="00F34B67" w:rsidRPr="00F34B67" w:rsidRDefault="00F34B67" w:rsidP="00F34B67">
      <w:pPr>
        <w:pStyle w:val="Heading2"/>
        <w:rPr>
          <w:lang w:val="en-US"/>
        </w:rPr>
      </w:pPr>
      <w:r>
        <w:rPr>
          <w:lang w:val="en-US"/>
        </w:rPr>
        <w:t>Khi nào thông tin có thể so khớp được với nhau</w:t>
      </w:r>
    </w:p>
    <w:p w:rsidR="00F914AA" w:rsidRPr="00401A58" w:rsidRDefault="00F914AA" w:rsidP="00F914AA">
      <w:pPr>
        <w:pStyle w:val="Heading2"/>
        <w:rPr>
          <w:lang w:val="en-US"/>
        </w:rPr>
      </w:pPr>
      <w:moveToRangeStart w:id="34" w:author="Kyo" w:date="2011-12-16T23:26:00Z" w:name="move311841338"/>
      <w:moveTo w:id="35" w:author="Kyo" w:date="2011-12-16T23:26:00Z">
        <w:r>
          <w:rPr>
            <w:lang w:val="en-US"/>
          </w:rPr>
          <w:t>Lưu trữ thông tin dưới dạng cây là tiền đề cho việc lưu trữ thông tin của kiến trúc</w:t>
        </w:r>
      </w:moveTo>
    </w:p>
    <w:moveToRangeEnd w:id="34"/>
    <w:p w:rsidR="00C638D1" w:rsidRDefault="00F74FDD" w:rsidP="00C638D1">
      <w:pPr>
        <w:pStyle w:val="Heading2"/>
        <w:rPr>
          <w:lang w:val="en-US"/>
        </w:rPr>
      </w:pPr>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p>
    <w:p w:rsidR="00C638D1" w:rsidRDefault="00C638D1" w:rsidP="00C638D1">
      <w:pPr>
        <w:pStyle w:val="Heading2"/>
        <w:rPr>
          <w:lang w:val="en-US"/>
        </w:rPr>
      </w:pPr>
      <w:r>
        <w:rPr>
          <w:lang w:val="en-US"/>
        </w:rPr>
        <w:t>Các vấn đề cần giải quyết khi thực hiện kiến trúc lưu trữ và so khớp thông tin</w:t>
      </w:r>
    </w:p>
    <w:p w:rsidR="003E698C" w:rsidRDefault="00347997" w:rsidP="003E698C">
      <w:pPr>
        <w:pStyle w:val="Heading2"/>
        <w:rPr>
          <w:lang w:val="en-US"/>
        </w:rPr>
      </w:pPr>
      <w:r>
        <w:rPr>
          <w:lang w:val="en-US"/>
        </w:rPr>
        <w:t>Lý thuyết và phương pháp xây dựng kiến trúc lưu trữ và so khớp thông tin</w:t>
      </w:r>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F62648">
      <w:pPr>
        <w:pStyle w:val="ListParagraph"/>
        <w:numPr>
          <w:ilvl w:val="0"/>
          <w:numId w:val="33"/>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w:t>
      </w:r>
      <w:r>
        <w:rPr>
          <w:lang w:val="en-US"/>
        </w:rPr>
        <w:lastRenderedPageBreak/>
        <w:t xml:space="preserve">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F62648">
      <w:pPr>
        <w:pStyle w:val="ListParagraph"/>
        <w:numPr>
          <w:ilvl w:val="0"/>
          <w:numId w:val="33"/>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F62648">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F62648">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36" w:name="_Ref311361423"/>
      <w:bookmarkStart w:id="37" w:name="_Toc311738007"/>
      <w:bookmarkStart w:id="38" w:name="_Ref311361472"/>
      <w:r>
        <w:rPr>
          <w:lang w:val="en-US"/>
        </w:rPr>
        <w:t>Tag</w:t>
      </w:r>
      <w:bookmarkEnd w:id="36"/>
      <w:bookmarkEnd w:id="37"/>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del w:id="39" w:author="Kyo" w:date="2011-12-16T22:55:00Z">
        <w:r w:rsidDel="00C749A8">
          <w:delText xml:space="preserve">tệp </w:delText>
        </w:r>
      </w:del>
      <w:ins w:id="40" w:author="Kyo" w:date="2011-12-16T22:55:00Z">
        <w:r w:rsidR="00C749A8">
          <w:rPr>
            <w:lang w:val="en-US"/>
          </w:rPr>
          <w:t xml:space="preserve">tập </w:t>
        </w:r>
      </w:ins>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ins w:id="41" w:author="Kyo" w:date="2011-12-16T22:43:00Z"/>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ins w:id="42" w:author="Kyo" w:date="2011-12-16T22:43:00Z">
        <w:r>
          <w:rPr>
            <w:lang w:val="en-US"/>
          </w:rPr>
          <w:t xml:space="preserve">Theo </w:t>
        </w:r>
      </w:ins>
      <w:ins w:id="43" w:author="Kyo" w:date="2011-12-16T22:50:00Z">
        <w:r>
          <w:rPr>
            <w:lang w:val="en-US"/>
          </w:rPr>
          <w:t>xu hướng</w:t>
        </w:r>
      </w:ins>
      <w:ins w:id="44" w:author="Kyo" w:date="2011-12-16T22:43:00Z">
        <w:r>
          <w:rPr>
            <w:lang w:val="en-US"/>
          </w:rPr>
          <w:t xml:space="preserve"> </w:t>
        </w:r>
      </w:ins>
      <w:ins w:id="45" w:author="Kyo" w:date="2011-12-16T22:44:00Z">
        <w:r>
          <w:rPr>
            <w:lang w:val="en-US"/>
          </w:rPr>
          <w:t>của việc tổ chức và lưu trữ thông ti</w:t>
        </w:r>
      </w:ins>
      <w:ins w:id="46" w:author="Kyo" w:date="2011-12-16T22:50:00Z">
        <w:r>
          <w:rPr>
            <w:lang w:val="en-US"/>
          </w:rPr>
          <w:t>n</w:t>
        </w:r>
      </w:ins>
      <w:ins w:id="47" w:author="Kyo" w:date="2011-12-16T22:46:00Z">
        <w:r>
          <w:rPr>
            <w:lang w:val="en-US"/>
          </w:rPr>
          <w:t xml:space="preserve">, thì sự </w:t>
        </w:r>
      </w:ins>
      <w:ins w:id="48" w:author="Kyo" w:date="2011-12-16T22:51:00Z">
        <w:r>
          <w:rPr>
            <w:lang w:val="en-US"/>
          </w:rPr>
          <w:t>ra đời</w:t>
        </w:r>
      </w:ins>
      <w:ins w:id="49" w:author="Kyo" w:date="2011-12-16T22:46:00Z">
        <w:r>
          <w:rPr>
            <w:lang w:val="en-US"/>
          </w:rPr>
          <w:t xml:space="preserve"> của tag đã giải quyết được vấn đề làm sao lưu trữ thông tin </w:t>
        </w:r>
      </w:ins>
      <w:ins w:id="50" w:author="Kyo" w:date="2011-12-16T22:48:00Z">
        <w:r>
          <w:rPr>
            <w:lang w:val="en-US"/>
          </w:rPr>
          <w:t xml:space="preserve">một </w:t>
        </w:r>
      </w:ins>
      <w:ins w:id="51" w:author="Kyo" w:date="2011-12-16T22:51:00Z">
        <w:r w:rsidR="000A2156">
          <w:rPr>
            <w:lang w:val="en-US"/>
          </w:rPr>
          <w:t xml:space="preserve">cách </w:t>
        </w:r>
      </w:ins>
      <w:ins w:id="52" w:author="Kyo" w:date="2011-12-16T22:46:00Z">
        <w:r>
          <w:rPr>
            <w:lang w:val="en-US"/>
          </w:rPr>
          <w:t>đơn giản và linh hoạt</w:t>
        </w:r>
      </w:ins>
      <w:ins w:id="53" w:author="Kyo" w:date="2011-12-16T22:52:00Z">
        <w:r w:rsidR="008646AB">
          <w:rPr>
            <w:lang w:val="en-US"/>
          </w:rPr>
          <w:t xml:space="preserve">, qua đó </w:t>
        </w:r>
      </w:ins>
      <w:ins w:id="54" w:author="Kyo" w:date="2011-12-16T22:51:00Z">
        <w:r w:rsidR="008646AB">
          <w:rPr>
            <w:lang w:val="en-US"/>
          </w:rPr>
          <w:t xml:space="preserve">giúp </w:t>
        </w:r>
      </w:ins>
      <w:ins w:id="55" w:author="Kyo" w:date="2011-12-16T22:52:00Z">
        <w:r w:rsidR="008646AB">
          <w:rPr>
            <w:lang w:val="en-US"/>
          </w:rPr>
          <w:t xml:space="preserve">cho việc </w:t>
        </w:r>
      </w:ins>
      <w:ins w:id="56" w:author="Kyo" w:date="2011-12-16T22:51:00Z">
        <w:r w:rsidR="008646AB">
          <w:rPr>
            <w:lang w:val="en-US"/>
          </w:rPr>
          <w:t>tìm kiếm và so kh</w:t>
        </w:r>
      </w:ins>
      <w:ins w:id="57" w:author="Kyo" w:date="2011-12-16T22:52:00Z">
        <w:r w:rsidR="008646AB">
          <w:rPr>
            <w:lang w:val="en-US"/>
          </w:rPr>
          <w:t>ớp thông tin dễ dàng hơn.</w:t>
        </w:r>
      </w:ins>
    </w:p>
    <w:p w:rsidR="0083478F" w:rsidRDefault="0083478F" w:rsidP="0083478F">
      <w:pPr>
        <w:pStyle w:val="Heading3"/>
        <w:rPr>
          <w:lang w:val="en-US"/>
        </w:rPr>
      </w:pPr>
      <w:bookmarkStart w:id="58" w:name="_Ref311363212"/>
      <w:bookmarkStart w:id="59" w:name="_Toc311738008"/>
      <w:bookmarkEnd w:id="38"/>
      <w:r>
        <w:rPr>
          <w:lang w:val="en-US"/>
        </w:rPr>
        <w:t>Taxonomy</w:t>
      </w:r>
      <w:bookmarkEnd w:id="58"/>
      <w:bookmarkEnd w:id="59"/>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w:t>
      </w:r>
      <w:r w:rsidR="00DF7A97">
        <w:rPr>
          <w:lang w:val="en-US"/>
        </w:rPr>
        <w:t>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3"/>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w:t>
      </w:r>
      <w:r w:rsidRPr="00D9781D">
        <w:rPr>
          <w:lang w:val="en-US"/>
        </w:rPr>
        <w:lastRenderedPageBreak/>
        <w:t xml:space="preserve">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329B552F" wp14:editId="0C1FAA0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60" w:name="_Toc311802039"/>
      <w:r>
        <w:t xml:space="preserve">Hình </w:t>
      </w:r>
      <w:r>
        <w:fldChar w:fldCharType="begin"/>
      </w:r>
      <w:r>
        <w:instrText xml:space="preserve"> SEQ Hình \* ARABIC </w:instrText>
      </w:r>
      <w:r>
        <w:fldChar w:fldCharType="separate"/>
      </w:r>
      <w:r w:rsidR="00680BEE">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60"/>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35CB23CA" wp14:editId="4D28D44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61" w:name="_Toc311802040"/>
      <w:r>
        <w:t xml:space="preserve">Hình </w:t>
      </w:r>
      <w:r>
        <w:fldChar w:fldCharType="begin"/>
      </w:r>
      <w:r>
        <w:instrText xml:space="preserve"> SEQ Hình \* ARABIC </w:instrText>
      </w:r>
      <w:r>
        <w:fldChar w:fldCharType="separate"/>
      </w:r>
      <w:r w:rsidR="00680BEE">
        <w:t>2</w:t>
      </w:r>
      <w:r>
        <w:fldChar w:fldCharType="end"/>
      </w:r>
      <w:r>
        <w:rPr>
          <w:lang w:val="en-US"/>
        </w:rPr>
        <w:t>. Ví dụ về flat taxonomy</w:t>
      </w:r>
      <w:bookmarkEnd w:id="61"/>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drawing>
          <wp:inline distT="0" distB="0" distL="0" distR="0" wp14:anchorId="32645DBE" wp14:editId="4F6D137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62" w:name="_Toc311802041"/>
      <w:r>
        <w:t xml:space="preserve">Hình </w:t>
      </w:r>
      <w:r>
        <w:fldChar w:fldCharType="begin"/>
      </w:r>
      <w:r>
        <w:instrText xml:space="preserve"> SEQ Hình \* ARABIC </w:instrText>
      </w:r>
      <w:r>
        <w:fldChar w:fldCharType="separate"/>
      </w:r>
      <w:r w:rsidR="00680BEE">
        <w:t>3</w:t>
      </w:r>
      <w:r>
        <w:fldChar w:fldCharType="end"/>
      </w:r>
      <w:r>
        <w:rPr>
          <w:lang w:val="en-US"/>
        </w:rPr>
        <w:t>. Ví dụ về h</w:t>
      </w:r>
      <w:r w:rsidRPr="00767664">
        <w:rPr>
          <w:lang w:val="en-US"/>
        </w:rPr>
        <w:t>ierarchical taxonomy</w:t>
      </w:r>
      <w:bookmarkEnd w:id="62"/>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2690CD72" wp14:editId="1C2642A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63" w:name="_Toc311802042"/>
      <w:r>
        <w:t xml:space="preserve">Hình </w:t>
      </w:r>
      <w:r>
        <w:fldChar w:fldCharType="begin"/>
      </w:r>
      <w:r>
        <w:instrText xml:space="preserve"> SEQ Hình \* ARABIC </w:instrText>
      </w:r>
      <w:r>
        <w:fldChar w:fldCharType="separate"/>
      </w:r>
      <w:r w:rsidR="00680BEE">
        <w:t>4</w:t>
      </w:r>
      <w:r>
        <w:fldChar w:fldCharType="end"/>
      </w:r>
      <w:r>
        <w:rPr>
          <w:lang w:val="en-US"/>
        </w:rPr>
        <w:t>. Ví dụ về faceted taxonomy</w:t>
      </w:r>
      <w:bookmarkEnd w:id="63"/>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02D75836" wp14:editId="1A5FBFC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64" w:name="_Toc311802043"/>
      <w:r>
        <w:t xml:space="preserve">Hình </w:t>
      </w:r>
      <w:r>
        <w:fldChar w:fldCharType="begin"/>
      </w:r>
      <w:r>
        <w:instrText xml:space="preserve"> SEQ Hình \* ARABIC </w:instrText>
      </w:r>
      <w:r>
        <w:fldChar w:fldCharType="separate"/>
      </w:r>
      <w:r w:rsidR="00680BEE">
        <w:t>5</w:t>
      </w:r>
      <w:r>
        <w:fldChar w:fldCharType="end"/>
      </w:r>
      <w:r>
        <w:rPr>
          <w:lang w:val="en-US"/>
        </w:rPr>
        <w:t>. Ví dụ về network taxonomy</w:t>
      </w:r>
      <w:bookmarkEnd w:id="64"/>
    </w:p>
    <w:p w:rsidR="003E698C" w:rsidRDefault="003E698C" w:rsidP="00AB15E0">
      <w:pPr>
        <w:pStyle w:val="Heading3"/>
        <w:rPr>
          <w:lang w:val="en-US"/>
        </w:rPr>
      </w:pPr>
      <w:bookmarkStart w:id="65" w:name="_Ref311361408"/>
      <w:bookmarkStart w:id="66" w:name="_Ref311633682"/>
      <w:bookmarkStart w:id="67" w:name="_Ref311633848"/>
      <w:bookmarkStart w:id="68" w:name="_Ref311633856"/>
      <w:bookmarkStart w:id="69" w:name="_Toc311738009"/>
      <w:r>
        <w:rPr>
          <w:lang w:val="en-US"/>
        </w:rPr>
        <w:t>Độ tương quan giữa các tag</w:t>
      </w:r>
      <w:bookmarkEnd w:id="65"/>
      <w:bookmarkEnd w:id="66"/>
      <w:bookmarkEnd w:id="67"/>
      <w:bookmarkEnd w:id="68"/>
      <w:bookmarkEnd w:id="69"/>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70" w:name="_Ref311361377"/>
      <w:bookmarkStart w:id="71" w:name="_Toc311738010"/>
      <w:r>
        <w:rPr>
          <w:lang w:val="en-US"/>
        </w:rPr>
        <w:t>Kết hợp so khớp tag và độ tương quan giữa các tag</w:t>
      </w:r>
      <w:bookmarkEnd w:id="70"/>
      <w:bookmarkEnd w:id="71"/>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72" w:name="_Ref309898155"/>
      <w:bookmarkStart w:id="73" w:name="_Toc311738011"/>
      <w:r>
        <w:rPr>
          <w:lang w:val="en-US"/>
        </w:rPr>
        <w:t>Cây quyết định</w:t>
      </w:r>
      <w:bookmarkEnd w:id="72"/>
      <w:bookmarkEnd w:id="73"/>
    </w:p>
    <w:p w:rsidR="00B31B98" w:rsidRPr="00B31B98" w:rsidRDefault="00B31B98" w:rsidP="00B31B98">
      <w:pPr>
        <w:rPr>
          <w:lang w:val="en-US"/>
        </w:rPr>
      </w:pPr>
      <w:commentRangeStart w:id="74"/>
      <w:r>
        <w:rPr>
          <w:lang w:val="en-US"/>
        </w:rPr>
        <w:t>Tại sao sử dụng cây</w:t>
      </w:r>
      <w:commentRangeEnd w:id="74"/>
      <w:r>
        <w:rPr>
          <w:rStyle w:val="CommentReference"/>
        </w:rPr>
        <w:commentReference w:id="74"/>
      </w:r>
    </w:p>
    <w:p w:rsidR="000E527A" w:rsidRDefault="000E527A" w:rsidP="000E527A">
      <w:pPr>
        <w:pStyle w:val="Heading4"/>
      </w:pPr>
      <w:bookmarkStart w:id="75" w:name="_Ref306103292"/>
      <w:r>
        <w:t>Giới thiệu về cây quyết định</w:t>
      </w:r>
      <w:bookmarkEnd w:id="75"/>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76"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77" w:name="_Ref306099706"/>
      <w:bookmarkStart w:id="78" w:name="_Ref306099554"/>
      <w:bookmarkStart w:id="79" w:name="_Toc311802026"/>
      <w:bookmarkEnd w:id="76"/>
      <w:r>
        <w:t xml:space="preserve">Bảng </w:t>
      </w:r>
      <w:r>
        <w:fldChar w:fldCharType="begin"/>
      </w:r>
      <w:r>
        <w:instrText xml:space="preserve"> SEQ Bảng \* ARABIC </w:instrText>
      </w:r>
      <w:r>
        <w:fldChar w:fldCharType="separate"/>
      </w:r>
      <w:r w:rsidR="00C06B1C">
        <w:t>1</w:t>
      </w:r>
      <w:r>
        <w:fldChar w:fldCharType="end"/>
      </w:r>
      <w:bookmarkEnd w:id="77"/>
      <w:r>
        <w:t xml:space="preserve">. </w:t>
      </w:r>
      <w:bookmarkStart w:id="80" w:name="_Ref306099713"/>
      <w:r>
        <w:t>Ví dụ bảng dữ liệu lựa chọn phương tiện di chuyển</w:t>
      </w:r>
      <w:bookmarkEnd w:id="78"/>
      <w:bookmarkEnd w:id="79"/>
      <w:bookmarkEnd w:id="80"/>
    </w:p>
    <w:p w:rsidR="000E527A" w:rsidRDefault="000E527A" w:rsidP="000E527A">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664DC715" wp14:editId="50DB5688">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81" w:name="_Ref306103906"/>
      <w:bookmarkStart w:id="82" w:name="_Ref306103887"/>
      <w:bookmarkStart w:id="83" w:name="_Toc311802044"/>
      <w:r>
        <w:t xml:space="preserve">Hình </w:t>
      </w:r>
      <w:r>
        <w:fldChar w:fldCharType="begin"/>
      </w:r>
      <w:r>
        <w:instrText xml:space="preserve"> SEQ Hình \* ARABIC </w:instrText>
      </w:r>
      <w:r>
        <w:fldChar w:fldCharType="separate"/>
      </w:r>
      <w:r w:rsidR="00680BEE">
        <w:t>6</w:t>
      </w:r>
      <w:r>
        <w:fldChar w:fldCharType="end"/>
      </w:r>
      <w:bookmarkEnd w:id="81"/>
      <w:r>
        <w:t>. Ví dụ về cây quyết định</w:t>
      </w:r>
      <w:bookmarkEnd w:id="82"/>
      <w:bookmarkEnd w:id="83"/>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lastRenderedPageBreak/>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84" w:name="_Ref306104924"/>
      <w:bookmarkStart w:id="85" w:name="_Toc311802027"/>
      <w:r>
        <w:t xml:space="preserve">Bảng </w:t>
      </w:r>
      <w:r>
        <w:fldChar w:fldCharType="begin"/>
      </w:r>
      <w:r>
        <w:instrText xml:space="preserve"> SEQ Bảng \* ARABIC </w:instrText>
      </w:r>
      <w:r>
        <w:fldChar w:fldCharType="separate"/>
      </w:r>
      <w:r w:rsidR="00C06B1C">
        <w:t>2</w:t>
      </w:r>
      <w:r>
        <w:fldChar w:fldCharType="end"/>
      </w:r>
      <w:bookmarkEnd w:id="84"/>
      <w:r>
        <w:rPr>
          <w:lang w:val="en-US"/>
        </w:rPr>
        <w:t>. Ví dụ về bảng dữ liệu cần dự đoán phương tiện di chuyển</w:t>
      </w:r>
      <w:bookmarkEnd w:id="85"/>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86"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86"/>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87" w:name="_Ref306374185"/>
      <w:r>
        <w:rPr>
          <w:lang w:val="en-US"/>
        </w:rPr>
        <w:t>Một số độ đo thông dụng</w:t>
      </w:r>
      <w:bookmarkEnd w:id="87"/>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88" w:name="OLE_LINK5"/>
      <w:bookmarkStart w:id="8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88"/>
    <w:bookmarkEnd w:id="89"/>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90" w:name="OLE_LINK7"/>
      <w:bookmarkStart w:id="9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90"/>
      <w:bookmarkEnd w:id="91"/>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92" w:name="OLE_LINK3"/>
      <w:bookmarkStart w:id="93" w:name="OLE_LINK4"/>
      <m:oMathPara>
        <m:oMathParaPr>
          <m:jc m:val="left"/>
        </m:oMathParaPr>
        <m:oMath>
          <m:r>
            <w:rPr>
              <w:rFonts w:ascii="Cambria Math" w:hAnsi="Cambria Math" w:cs="Times New Roman"/>
              <w:lang w:val="en-US"/>
            </w:rPr>
            <w:lastRenderedPageBreak/>
            <m:t>Entropy=</m:t>
          </m:r>
          <w:bookmarkEnd w:id="92"/>
          <w:bookmarkEnd w:id="9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94" w:name="OLE_LINK11"/>
          <w:bookmarkStart w:id="9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94"/>
          <w:bookmarkEnd w:id="9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09937A73" wp14:editId="79CD357C">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9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96"/>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5089E097" wp14:editId="5479D52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9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97"/>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98" w:name="_Ref306633886"/>
      <w:r>
        <w:rPr>
          <w:lang w:val="en-US"/>
        </w:rPr>
        <w:t>Lần lặp đầu tiên</w:t>
      </w:r>
      <w:bookmarkEnd w:id="98"/>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99" w:name="OLE_LINK1"/>
      <w:bookmarkStart w:id="100" w:name="OLE_LINK2"/>
      <w:r>
        <w:rPr>
          <w:lang w:val="en-US"/>
        </w:rPr>
        <w:t>S</w:t>
      </w:r>
      <w:r w:rsidRPr="003F6EA9">
        <w:rPr>
          <w:vertAlign w:val="subscript"/>
          <w:lang w:val="en-US"/>
        </w:rPr>
        <w:t>i</w:t>
      </w:r>
      <w:bookmarkEnd w:id="99"/>
      <w:bookmarkEnd w:id="100"/>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60F2F9E8" wp14:editId="646A10B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101" w:name="_Toc311802045"/>
      <w:r>
        <w:t xml:space="preserve">Hình </w:t>
      </w:r>
      <w:r>
        <w:fldChar w:fldCharType="begin"/>
      </w:r>
      <w:r>
        <w:instrText xml:space="preserve"> SEQ Hình \* ARABIC </w:instrText>
      </w:r>
      <w:r>
        <w:fldChar w:fldCharType="separate"/>
      </w:r>
      <w:r w:rsidR="00680BEE">
        <w:t>7</w:t>
      </w:r>
      <w:r>
        <w:fldChar w:fldCharType="end"/>
      </w:r>
      <w:r>
        <w:rPr>
          <w:lang w:val="en-US"/>
        </w:rPr>
        <w:t>. Phân chia bảng D thành những tập con S</w:t>
      </w:r>
      <w:r>
        <w:rPr>
          <w:vertAlign w:val="subscript"/>
          <w:lang w:val="en-US"/>
        </w:rPr>
        <w:t>i</w:t>
      </w:r>
      <w:bookmarkEnd w:id="101"/>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w:t>
      </w:r>
      <w:r w:rsidRPr="00A32979">
        <w:rPr>
          <w:lang w:val="en-US"/>
        </w:rPr>
        <w:lastRenderedPageBreak/>
        <w:t>“Transportation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54106212" wp14:editId="138F36B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102" w:name="_Toc311802046"/>
      <w:r>
        <w:lastRenderedPageBreak/>
        <w:t xml:space="preserve">Hình </w:t>
      </w:r>
      <w:r>
        <w:fldChar w:fldCharType="begin"/>
      </w:r>
      <w:r>
        <w:instrText xml:space="preserve"> SEQ Hình \* ARABIC </w:instrText>
      </w:r>
      <w:r>
        <w:fldChar w:fldCharType="separate"/>
      </w:r>
      <w:r w:rsidR="00680BEE">
        <w:t>8</w:t>
      </w:r>
      <w:r>
        <w:fldChar w:fldCharType="end"/>
      </w:r>
      <w:r>
        <w:rPr>
          <w:lang w:val="en-US"/>
        </w:rPr>
        <w:t>. Phân chia S</w:t>
      </w:r>
      <w:r>
        <w:rPr>
          <w:vertAlign w:val="subscript"/>
          <w:lang w:val="en-US"/>
        </w:rPr>
        <w:t>i</w:t>
      </w:r>
      <w:r>
        <w:rPr>
          <w:lang w:val="en-US"/>
        </w:rPr>
        <w:t xml:space="preserve"> dựa vào phân lớp</w:t>
      </w:r>
      <w:bookmarkEnd w:id="102"/>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drawing>
          <wp:inline distT="0" distB="0" distL="0" distR="0" wp14:anchorId="7832CCB7" wp14:editId="4FE4783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103" w:name="_Toc311802047"/>
      <w:r>
        <w:t xml:space="preserve">Hình </w:t>
      </w:r>
      <w:r>
        <w:fldChar w:fldCharType="begin"/>
      </w:r>
      <w:r>
        <w:instrText xml:space="preserve"> SEQ Hình \* ARABIC </w:instrText>
      </w:r>
      <w:r>
        <w:fldChar w:fldCharType="separate"/>
      </w:r>
      <w:r w:rsidR="00680BEE">
        <w:t>9</w:t>
      </w:r>
      <w:r>
        <w:fldChar w:fldCharType="end"/>
      </w:r>
      <w:r>
        <w:rPr>
          <w:lang w:val="en-US"/>
        </w:rPr>
        <w:t>. Độ lợi thông tin thuộc tính Travel cost/Km</w:t>
      </w:r>
      <w:bookmarkEnd w:id="103"/>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w:t>
      </w:r>
      <w:r w:rsidRPr="00CA783E">
        <w:lastRenderedPageBreak/>
        <w:t xml:space="preserve">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104" w:name="OLE_LINK9"/>
      <w:bookmarkStart w:id="10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104"/>
      <w:bookmarkEnd w:id="105"/>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106"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106"/>
    </w:p>
    <w:p w:rsidR="000E527A" w:rsidRDefault="000E527A" w:rsidP="000E527A">
      <w:pPr>
        <w:pStyle w:val="ListParagraph"/>
        <w:numPr>
          <w:ilvl w:val="0"/>
          <w:numId w:val="19"/>
        </w:numPr>
        <w:rPr>
          <w:lang w:val="en-US"/>
        </w:rPr>
      </w:pPr>
      <w:r>
        <w:rPr>
          <w:lang w:val="en-US"/>
        </w:rPr>
        <w:lastRenderedPageBreak/>
        <w:t>Chúng ta thực hiện lần lượt cho các thuộc tính còn lại của bảng D: “Gender”, “Car ownership” và “Income level”</w:t>
      </w:r>
    </w:p>
    <w:p w:rsidR="000E527A" w:rsidRDefault="000E527A" w:rsidP="000E527A">
      <w:pPr>
        <w:keepNext/>
      </w:pPr>
      <w:r w:rsidRPr="00755F28">
        <w:rPr>
          <w:lang w:val="en-US"/>
        </w:rPr>
        <w:drawing>
          <wp:inline distT="0" distB="0" distL="0" distR="0" wp14:anchorId="0AE40FC7" wp14:editId="6A3DF133">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107" w:name="_Toc311802048"/>
      <w:r>
        <w:t xml:space="preserve">Hình </w:t>
      </w:r>
      <w:r>
        <w:fldChar w:fldCharType="begin"/>
      </w:r>
      <w:r>
        <w:instrText xml:space="preserve"> SEQ Hình \* ARABIC </w:instrText>
      </w:r>
      <w:r>
        <w:fldChar w:fldCharType="separate"/>
      </w:r>
      <w:r w:rsidR="00680BEE">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107"/>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 xml:space="preserve">Bảng dưới đây sẽ cho chúng ta thấy độ lợi thông tin cho tất cả 4 thuộc tính trong bảng D. Chúng ta không cần tính “Impurity degree” dựa trên cả 3 độ đo </w:t>
      </w:r>
      <w:r>
        <w:rPr>
          <w:lang w:val="en-US"/>
        </w:rPr>
        <w:lastRenderedPageBreak/>
        <w:t>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108"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108"/>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655B1C4C" wp14:editId="7359899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109" w:name="_Toc311802049"/>
      <w:r>
        <w:t xml:space="preserve">Hình </w:t>
      </w:r>
      <w:r>
        <w:fldChar w:fldCharType="begin"/>
      </w:r>
      <w:r>
        <w:instrText xml:space="preserve"> SEQ Hình \* ARABIC </w:instrText>
      </w:r>
      <w:r>
        <w:fldChar w:fldCharType="separate"/>
      </w:r>
      <w:r w:rsidR="00680BEE">
        <w:t>11</w:t>
      </w:r>
      <w:r>
        <w:fldChar w:fldCharType="end"/>
      </w:r>
      <w:r>
        <w:rPr>
          <w:lang w:val="en-US"/>
        </w:rPr>
        <w:t>. Node gốc của cây quyết định sau lần lặp đầu tiên</w:t>
      </w:r>
      <w:bookmarkEnd w:id="109"/>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4D005AF8" wp14:editId="21AEB25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110" w:name="_Toc311802050"/>
      <w:r>
        <w:t xml:space="preserve">Hình </w:t>
      </w:r>
      <w:r>
        <w:fldChar w:fldCharType="begin"/>
      </w:r>
      <w:r>
        <w:instrText xml:space="preserve"> SEQ Hình \* ARABIC </w:instrText>
      </w:r>
      <w:r>
        <w:fldChar w:fldCharType="separate"/>
      </w:r>
      <w:r w:rsidR="00680BEE">
        <w:t>12</w:t>
      </w:r>
      <w:r>
        <w:fldChar w:fldCharType="end"/>
      </w:r>
      <w:r>
        <w:rPr>
          <w:lang w:val="en-US"/>
        </w:rPr>
        <w:t>. Bảng D được phân chia sau lần lặp đầu tiên</w:t>
      </w:r>
      <w:bookmarkEnd w:id="110"/>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5FC69B4" wp14:editId="7F6FFDC5">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111" w:name="_Toc311802051"/>
      <w:r>
        <w:t xml:space="preserve">Hình </w:t>
      </w:r>
      <w:r>
        <w:fldChar w:fldCharType="begin"/>
      </w:r>
      <w:r>
        <w:instrText xml:space="preserve"> SEQ Hình \* ARABIC </w:instrText>
      </w:r>
      <w:r>
        <w:fldChar w:fldCharType="separate"/>
      </w:r>
      <w:r w:rsidR="00680BEE">
        <w:t>13</w:t>
      </w:r>
      <w:r>
        <w:fldChar w:fldCharType="end"/>
      </w:r>
      <w:r>
        <w:rPr>
          <w:lang w:val="en-US"/>
        </w:rPr>
        <w:t>. Cây quyết định sau lần lặp đầu tiên</w:t>
      </w:r>
      <w:bookmarkEnd w:id="111"/>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0667778A" wp14:editId="4A619E1B">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112" w:name="_Toc311802052"/>
      <w:r>
        <w:t xml:space="preserve">Hình </w:t>
      </w:r>
      <w:r>
        <w:fldChar w:fldCharType="begin"/>
      </w:r>
      <w:r>
        <w:instrText xml:space="preserve"> SEQ Hình \* ARABIC </w:instrText>
      </w:r>
      <w:r>
        <w:fldChar w:fldCharType="separate"/>
      </w:r>
      <w:r w:rsidR="00680BEE">
        <w:t>14</w:t>
      </w:r>
      <w:r>
        <w:fldChar w:fldCharType="end"/>
      </w:r>
      <w:r>
        <w:rPr>
          <w:lang w:val="en-US"/>
        </w:rPr>
        <w:t>. Dữ liệu cho lần phân lớp thứ 2</w:t>
      </w:r>
      <w:bookmarkEnd w:id="112"/>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1DFB5BC2" wp14:editId="4EFBF52C">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113" w:name="_Toc311802053"/>
      <w:r>
        <w:t xml:space="preserve">Hình </w:t>
      </w:r>
      <w:r>
        <w:fldChar w:fldCharType="begin"/>
      </w:r>
      <w:r>
        <w:instrText xml:space="preserve"> SEQ Hình \* ARABIC </w:instrText>
      </w:r>
      <w:r>
        <w:fldChar w:fldCharType="separate"/>
      </w:r>
      <w:r w:rsidR="00680BEE">
        <w:t>15</w:t>
      </w:r>
      <w:r>
        <w:fldChar w:fldCharType="end"/>
      </w:r>
      <w:r>
        <w:rPr>
          <w:lang w:val="en-US"/>
        </w:rPr>
        <w:t>. Tính Impurity degree cho lần phân lớp thứ 2</w:t>
      </w:r>
      <w:bookmarkEnd w:id="113"/>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32F96EB4" wp14:editId="2618C170">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114" w:name="_Toc311802054"/>
      <w:r>
        <w:t xml:space="preserve">Hình </w:t>
      </w:r>
      <w:r>
        <w:fldChar w:fldCharType="begin"/>
      </w:r>
      <w:r>
        <w:instrText xml:space="preserve"> SEQ Hình \* ARABIC </w:instrText>
      </w:r>
      <w:r>
        <w:fldChar w:fldCharType="separate"/>
      </w:r>
      <w:r w:rsidR="00680BEE">
        <w:t>16</w:t>
      </w:r>
      <w:r>
        <w:fldChar w:fldCharType="end"/>
      </w:r>
      <w:r>
        <w:rPr>
          <w:lang w:val="en-US"/>
        </w:rPr>
        <w:t>. Tính Impurity degree các thuộc tính cho lần phân lớp thứ 2</w:t>
      </w:r>
      <w:bookmarkEnd w:id="114"/>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1EC1BB8F" wp14:editId="09451693">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115" w:name="_Toc311802055"/>
      <w:r>
        <w:t xml:space="preserve">Hình </w:t>
      </w:r>
      <w:r>
        <w:fldChar w:fldCharType="begin"/>
      </w:r>
      <w:r>
        <w:instrText xml:space="preserve"> SEQ Hình \* ARABIC </w:instrText>
      </w:r>
      <w:r>
        <w:fldChar w:fldCharType="separate"/>
      </w:r>
      <w:r w:rsidR="00680BEE">
        <w:t>17</w:t>
      </w:r>
      <w:r>
        <w:fldChar w:fldCharType="end"/>
      </w:r>
      <w:r>
        <w:rPr>
          <w:lang w:val="en-US"/>
        </w:rPr>
        <w:t>. Bảng dữ liệu sau khi chia theo phân lớp Gender</w:t>
      </w:r>
      <w:bookmarkEnd w:id="115"/>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3A7FACAA" wp14:editId="4F0FD67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116" w:name="_Toc311802056"/>
      <w:r>
        <w:t xml:space="preserve">Hình </w:t>
      </w:r>
      <w:r>
        <w:fldChar w:fldCharType="begin"/>
      </w:r>
      <w:r>
        <w:instrText xml:space="preserve"> SEQ Hình \* ARABIC </w:instrText>
      </w:r>
      <w:r>
        <w:fldChar w:fldCharType="separate"/>
      </w:r>
      <w:r w:rsidR="00680BEE">
        <w:t>18</w:t>
      </w:r>
      <w:r>
        <w:fldChar w:fldCharType="end"/>
      </w:r>
      <w:r>
        <w:rPr>
          <w:lang w:val="en-US"/>
        </w:rPr>
        <w:t>. Cây quyết định sau lần phân lớp thứ 2</w:t>
      </w:r>
      <w:bookmarkEnd w:id="116"/>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2DA4665B" wp14:editId="16F78EF2">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117"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117"/>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233A43E" wp14:editId="0230BF8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118" w:name="_Toc311802057"/>
      <w:r>
        <w:t xml:space="preserve">Hình </w:t>
      </w:r>
      <w:r>
        <w:fldChar w:fldCharType="begin"/>
      </w:r>
      <w:r>
        <w:instrText xml:space="preserve"> SEQ Hình \* ARABIC </w:instrText>
      </w:r>
      <w:r>
        <w:fldChar w:fldCharType="separate"/>
      </w:r>
      <w:r w:rsidR="00680BEE">
        <w:t>19</w:t>
      </w:r>
      <w:r>
        <w:fldChar w:fldCharType="end"/>
      </w:r>
      <w:r>
        <w:rPr>
          <w:lang w:val="en-US"/>
        </w:rPr>
        <w:t>. Cây quyết định đầy đủ sau 3 lần phân lớp</w:t>
      </w:r>
      <w:bookmarkEnd w:id="118"/>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055D72" w:rsidP="009E4FA7">
      <w:pPr>
        <w:pStyle w:val="Heading2"/>
        <w:rPr>
          <w:lang w:val="en-US"/>
        </w:rPr>
      </w:pPr>
      <w:commentRangeStart w:id="119"/>
      <w:r>
        <w:rPr>
          <w:lang w:val="en-US"/>
        </w:rPr>
        <w:t>Xây dựng kiến trúc dễ dàng mở rộng, đảm bảo hiệu năng và dễ sử dụng</w:t>
      </w:r>
      <w:commentRangeEnd w:id="119"/>
      <w:r w:rsidR="00B31B98">
        <w:rPr>
          <w:rStyle w:val="CommentReference"/>
          <w:rFonts w:eastAsiaTheme="minorHAnsi" w:cstheme="minorBidi"/>
          <w:b w:val="0"/>
          <w:bCs w:val="0"/>
          <w:color w:val="auto"/>
        </w:rPr>
        <w:commentReference w:id="119"/>
      </w:r>
    </w:p>
    <w:p w:rsidR="00F62648" w:rsidRPr="00F62648" w:rsidRDefault="00055D72" w:rsidP="00055D72">
      <w:pPr>
        <w:ind w:firstLine="576"/>
        <w:rPr>
          <w:lang w:val="en-US"/>
        </w:rPr>
      </w:pPr>
      <w:r>
        <w:rPr>
          <w:lang w:val="en-US"/>
        </w:rPr>
        <w:t>Để xây dựng kiến trúc đáp ứng được nhu cầu nói trên, nhóm chúng tôi áp dụng một số lý thuyết về kiến trúc phần mềm sau đây:</w:t>
      </w:r>
    </w:p>
    <w:p w:rsidR="009E4FA7" w:rsidRDefault="009E4FA7" w:rsidP="009E4FA7">
      <w:pPr>
        <w:pStyle w:val="Heading3"/>
        <w:rPr>
          <w:lang w:val="en-US"/>
        </w:rPr>
      </w:pPr>
      <w:r>
        <w:rPr>
          <w:lang w:val="en-US"/>
        </w:rPr>
        <w:t>Một số lý thuyết cơ bản OOP Design</w:t>
      </w:r>
    </w:p>
    <w:p w:rsidR="00552BEC" w:rsidRPr="00552BEC" w:rsidRDefault="00552BEC" w:rsidP="00552BEC">
      <w:pPr>
        <w:rPr>
          <w:lang w:val="en-US"/>
        </w:rPr>
      </w:pPr>
    </w:p>
    <w:p w:rsidR="009E4FA7" w:rsidRDefault="009E4FA7" w:rsidP="009E4FA7">
      <w:pPr>
        <w:pStyle w:val="Heading3"/>
        <w:rPr>
          <w:lang w:val="en-US"/>
        </w:rPr>
      </w:pPr>
      <w:r>
        <w:rPr>
          <w:lang w:val="en-US"/>
        </w:rPr>
        <w:t>4+1 Architecture View Model</w:t>
      </w:r>
    </w:p>
    <w:p w:rsidR="00680BEE" w:rsidRDefault="009E4FA7" w:rsidP="00680BEE">
      <w:pPr>
        <w:keepNext/>
      </w:pPr>
      <w:r>
        <w:rPr>
          <w:lang w:val="en-US"/>
        </w:rPr>
        <w:drawing>
          <wp:inline distT="0" distB="0" distL="0" distR="0" wp14:anchorId="23318D0B" wp14:editId="3EFCAC66">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120" w:name="_Toc311802058"/>
      <w:r>
        <w:t xml:space="preserve">Hình </w:t>
      </w:r>
      <w:r>
        <w:fldChar w:fldCharType="begin"/>
      </w:r>
      <w:r>
        <w:instrText xml:space="preserve"> SEQ Hình \* ARABIC </w:instrText>
      </w:r>
      <w:r>
        <w:fldChar w:fldCharType="separate"/>
      </w:r>
      <w:r>
        <w:t>20</w:t>
      </w:r>
      <w:r>
        <w:fldChar w:fldCharType="end"/>
      </w:r>
      <w:r>
        <w:rPr>
          <w:lang w:val="en-US"/>
        </w:rPr>
        <w:t xml:space="preserve">. 4+1 </w:t>
      </w:r>
      <w:r w:rsidR="005A3F47">
        <w:rPr>
          <w:lang w:val="en-US"/>
        </w:rPr>
        <w:t xml:space="preserve">Architecture </w:t>
      </w:r>
      <w:r>
        <w:rPr>
          <w:lang w:val="en-US"/>
        </w:rPr>
        <w:t>View Model</w:t>
      </w:r>
      <w:bookmarkEnd w:id="120"/>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lastRenderedPageBreak/>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lastRenderedPageBreak/>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r>
        <w:rPr>
          <w:i/>
          <w:iCs/>
          <w:szCs w:val="26"/>
        </w:rPr>
        <w:t xml:space="preserve">Related Artifacts: </w:t>
      </w:r>
      <w:r>
        <w:rPr>
          <w:szCs w:val="26"/>
        </w:rPr>
        <w:t xml:space="preserve">Implementation model, components </w:t>
      </w:r>
      <w:r w:rsidR="009E4FA7" w:rsidRPr="00077FD0">
        <w:rPr>
          <w:lang w:val="en-US"/>
        </w:rPr>
        <w:t>Framework Design Guidelines</w:t>
      </w:r>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r w:rsidRPr="00077FD0">
        <w:rPr>
          <w:lang w:val="en-US"/>
        </w:rPr>
        <w:t>Design Patterns</w:t>
      </w:r>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2B79C9">
      <w:pPr>
        <w:pStyle w:val="ListParagraph"/>
        <w:numPr>
          <w:ilvl w:val="0"/>
          <w:numId w:val="47"/>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2B79C9">
      <w:pPr>
        <w:pStyle w:val="ListParagraph"/>
        <w:numPr>
          <w:ilvl w:val="0"/>
          <w:numId w:val="47"/>
        </w:numPr>
        <w:ind w:left="0" w:firstLine="360"/>
        <w:rPr>
          <w:lang w:val="en-US"/>
        </w:rPr>
      </w:pPr>
      <w:r w:rsidRPr="00781490">
        <w:rPr>
          <w:lang w:val="en-US"/>
        </w:rPr>
        <w:t>Là biện pháp tái sử dụng tri thức các chuyên gia phần mềm.</w:t>
      </w:r>
    </w:p>
    <w:p w:rsidR="00781490" w:rsidRPr="00781490" w:rsidRDefault="00781490" w:rsidP="002B79C9">
      <w:pPr>
        <w:pStyle w:val="ListParagraph"/>
        <w:numPr>
          <w:ilvl w:val="0"/>
          <w:numId w:val="47"/>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2B79C9">
      <w:pPr>
        <w:pStyle w:val="ListParagraph"/>
        <w:numPr>
          <w:ilvl w:val="0"/>
          <w:numId w:val="47"/>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lastRenderedPageBreak/>
        <w:t>Khả năng ứng dụng của design pattern</w:t>
      </w:r>
    </w:p>
    <w:p w:rsidR="00C80036" w:rsidRPr="00E54130" w:rsidRDefault="00C80036" w:rsidP="002B79C9">
      <w:pPr>
        <w:pStyle w:val="ListParagraph"/>
        <w:numPr>
          <w:ilvl w:val="0"/>
          <w:numId w:val="47"/>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2B79C9">
      <w:pPr>
        <w:pStyle w:val="ListParagraph"/>
        <w:numPr>
          <w:ilvl w:val="0"/>
          <w:numId w:val="47"/>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2B79C9">
      <w:pPr>
        <w:pStyle w:val="ListParagraph"/>
        <w:numPr>
          <w:ilvl w:val="0"/>
          <w:numId w:val="47"/>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2B79C9">
      <w:pPr>
        <w:pStyle w:val="ListParagraph"/>
        <w:numPr>
          <w:ilvl w:val="0"/>
          <w:numId w:val="47"/>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2B79C9">
      <w:pPr>
        <w:pStyle w:val="ListParagraph"/>
        <w:numPr>
          <w:ilvl w:val="0"/>
          <w:numId w:val="47"/>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2B79C9">
      <w:pPr>
        <w:pStyle w:val="ListParagraph"/>
        <w:numPr>
          <w:ilvl w:val="0"/>
          <w:numId w:val="47"/>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2B79C9">
      <w:pPr>
        <w:pStyle w:val="ListParagraph"/>
        <w:numPr>
          <w:ilvl w:val="0"/>
          <w:numId w:val="47"/>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2B79C9">
      <w:pPr>
        <w:pStyle w:val="ListParagraph"/>
        <w:numPr>
          <w:ilvl w:val="0"/>
          <w:numId w:val="46"/>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2B79C9">
      <w:pPr>
        <w:pStyle w:val="ListParagraph"/>
        <w:numPr>
          <w:ilvl w:val="0"/>
          <w:numId w:val="46"/>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2B79C9">
      <w:pPr>
        <w:pStyle w:val="ListParagraph"/>
        <w:numPr>
          <w:ilvl w:val="0"/>
          <w:numId w:val="46"/>
        </w:numPr>
        <w:ind w:left="0" w:firstLine="360"/>
        <w:rPr>
          <w:lang w:val="en-US"/>
        </w:rPr>
      </w:pPr>
      <w:r w:rsidRPr="002B79C9">
        <w:rPr>
          <w:b/>
          <w:lang w:val="en-US"/>
        </w:rPr>
        <w:lastRenderedPageBreak/>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2B79C9">
      <w:pPr>
        <w:pStyle w:val="ListParagraph"/>
        <w:numPr>
          <w:ilvl w:val="0"/>
          <w:numId w:val="46"/>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2B79C9">
      <w:pPr>
        <w:pStyle w:val="ListParagraph"/>
        <w:numPr>
          <w:ilvl w:val="0"/>
          <w:numId w:val="46"/>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2B79C9">
      <w:pPr>
        <w:pStyle w:val="ListParagraph"/>
        <w:numPr>
          <w:ilvl w:val="0"/>
          <w:numId w:val="46"/>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21" w:name="_Ref310943415"/>
      <w:bookmarkStart w:id="122" w:name="_Ref310943432"/>
      <w:bookmarkStart w:id="123" w:name="_Toc311738013"/>
      <w:r>
        <w:rPr>
          <w:lang w:val="en-US"/>
        </w:rPr>
        <w:t>Nhóm Creational patterns</w:t>
      </w:r>
    </w:p>
    <w:p w:rsidR="00C80036" w:rsidRDefault="00A652E2" w:rsidP="002B79C9">
      <w:pPr>
        <w:pStyle w:val="ListParagraph"/>
        <w:numPr>
          <w:ilvl w:val="0"/>
          <w:numId w:val="46"/>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2B79C9">
      <w:pPr>
        <w:pStyle w:val="ListParagraph"/>
        <w:numPr>
          <w:ilvl w:val="0"/>
          <w:numId w:val="46"/>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2B79C9">
      <w:pPr>
        <w:pStyle w:val="ListParagraph"/>
        <w:numPr>
          <w:ilvl w:val="0"/>
          <w:numId w:val="46"/>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2B79C9">
      <w:pPr>
        <w:pStyle w:val="ListParagraph"/>
        <w:numPr>
          <w:ilvl w:val="0"/>
          <w:numId w:val="46"/>
        </w:numPr>
        <w:ind w:left="0" w:firstLine="360"/>
        <w:rPr>
          <w:lang w:val="en-US"/>
        </w:rPr>
      </w:pPr>
      <w:r>
        <w:rPr>
          <w:lang w:val="en-US"/>
        </w:rPr>
        <w:t>Object creational patterns truyền quá trình khởi tạo đối tượng cho một đối tượng khác.</w:t>
      </w:r>
    </w:p>
    <w:p w:rsidR="0085789D" w:rsidRDefault="0085789D" w:rsidP="002B79C9">
      <w:pPr>
        <w:pStyle w:val="ListParagraph"/>
        <w:numPr>
          <w:ilvl w:val="0"/>
          <w:numId w:val="46"/>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2B79C9">
      <w:pPr>
        <w:pStyle w:val="ListParagraph"/>
        <w:numPr>
          <w:ilvl w:val="0"/>
          <w:numId w:val="46"/>
        </w:numPr>
        <w:ind w:left="0" w:firstLine="360"/>
        <w:rPr>
          <w:lang w:val="en-US"/>
        </w:rPr>
      </w:pPr>
      <w:r>
        <w:rPr>
          <w:lang w:val="en-US"/>
        </w:rPr>
        <w:t>Nhóm behavioral tập trung vào giải thuật và sự phân bố công việc giữa các object.</w:t>
      </w:r>
    </w:p>
    <w:p w:rsidR="0022559D" w:rsidRDefault="0022559D" w:rsidP="002B79C9">
      <w:pPr>
        <w:pStyle w:val="ListParagraph"/>
        <w:numPr>
          <w:ilvl w:val="0"/>
          <w:numId w:val="46"/>
        </w:numPr>
        <w:ind w:left="0" w:firstLine="360"/>
        <w:rPr>
          <w:lang w:val="en-US"/>
        </w:rPr>
      </w:pPr>
      <w:r>
        <w:rPr>
          <w:lang w:val="en-US"/>
        </w:rPr>
        <w:lastRenderedPageBreak/>
        <w:t>Behavioral class patterns sử dụng kế thừa để chuyển giao thao tác giữa các class.</w:t>
      </w:r>
    </w:p>
    <w:p w:rsidR="0022559D" w:rsidRPr="0022559D" w:rsidRDefault="0022559D" w:rsidP="002B79C9">
      <w:pPr>
        <w:pStyle w:val="ListParagraph"/>
        <w:numPr>
          <w:ilvl w:val="0"/>
          <w:numId w:val="46"/>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2B79C9">
      <w:pPr>
        <w:pStyle w:val="ListParagraph"/>
        <w:numPr>
          <w:ilvl w:val="0"/>
          <w:numId w:val="46"/>
        </w:numPr>
        <w:ind w:left="0" w:firstLine="360"/>
        <w:rPr>
          <w:lang w:val="en-US"/>
        </w:rPr>
      </w:pPr>
      <w:r>
        <w:rPr>
          <w:lang w:val="en-US"/>
        </w:rPr>
        <w:t>Behavioral patterns bao gồm Chain of Responsibility, Template method, Strategy, Command, State, Observer</w:t>
      </w:r>
    </w:p>
    <w:p w:rsidR="00401A58" w:rsidRPr="00401A58" w:rsidDel="00F914AA" w:rsidRDefault="00401A58" w:rsidP="00401A58">
      <w:pPr>
        <w:pStyle w:val="Heading2"/>
        <w:rPr>
          <w:lang w:val="en-US"/>
        </w:rPr>
      </w:pPr>
      <w:moveFromRangeStart w:id="124" w:author="Kyo" w:date="2011-12-16T23:26:00Z" w:name="move311841338"/>
      <w:moveFrom w:id="125" w:author="Kyo" w:date="2011-12-16T23:26:00Z">
        <w:r w:rsidDel="00F914AA">
          <w:rPr>
            <w:lang w:val="en-US"/>
          </w:rPr>
          <w:t>Lưu trữ thông tin dưới dạng cây là tiền đề cho việc lưu trữ thông tin của kiến trúc</w:t>
        </w:r>
      </w:moveFrom>
    </w:p>
    <w:moveFromRangeEnd w:id="124"/>
    <w:p w:rsidR="00A11C19" w:rsidRDefault="00BB6632" w:rsidP="00A11C19">
      <w:pPr>
        <w:pStyle w:val="Heading1"/>
        <w:rPr>
          <w:lang w:val="en-US"/>
        </w:rPr>
      </w:pPr>
      <w:r>
        <w:rPr>
          <w:lang w:val="en-US"/>
        </w:rPr>
        <w:t>Giải quyết bài toán kiến trúc</w:t>
      </w:r>
      <w:bookmarkEnd w:id="121"/>
      <w:bookmarkEnd w:id="122"/>
      <w:bookmarkEnd w:id="123"/>
    </w:p>
    <w:p w:rsidR="00A11C19" w:rsidRDefault="003E698C" w:rsidP="003E698C">
      <w:pPr>
        <w:pStyle w:val="Heading2"/>
        <w:rPr>
          <w:lang w:val="en-US"/>
        </w:rPr>
      </w:pPr>
      <w:bookmarkStart w:id="126" w:name="_Ref311633974"/>
      <w:bookmarkStart w:id="127" w:name="_Ref311633977"/>
      <w:bookmarkStart w:id="128" w:name="_Toc311738014"/>
      <w:r>
        <w:rPr>
          <w:lang w:val="en-US"/>
        </w:rPr>
        <w:t xml:space="preserve">Áp dụng </w:t>
      </w:r>
      <w:r w:rsidR="001D6BBE">
        <w:rPr>
          <w:lang w:val="en-US"/>
        </w:rPr>
        <w:t>lý thuyết và phương pháp</w:t>
      </w:r>
      <w:r w:rsidR="002373EA">
        <w:rPr>
          <w:lang w:val="en-US"/>
        </w:rPr>
        <w:t xml:space="preserve"> vào bài toán</w:t>
      </w:r>
      <w:bookmarkEnd w:id="126"/>
      <w:bookmarkEnd w:id="127"/>
      <w:bookmarkEnd w:id="128"/>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bookmarkStart w:id="129" w:name="_GoBack"/>
      <w:bookmarkEnd w:id="129"/>
    </w:p>
    <w:p w:rsidR="00F32A68" w:rsidRDefault="00F32A68" w:rsidP="00F32A68">
      <w:pPr>
        <w:pStyle w:val="Heading3"/>
        <w:rPr>
          <w:lang w:val="en-US"/>
        </w:rPr>
      </w:pPr>
      <w:bookmarkStart w:id="130" w:name="_Toc311738015"/>
      <w:r>
        <w:rPr>
          <w:lang w:val="en-US"/>
        </w:rPr>
        <w:t>Áp dụng tag và taxonomy</w:t>
      </w:r>
      <w:bookmarkEnd w:id="130"/>
    </w:p>
    <w:p w:rsidR="009E1CEA" w:rsidRDefault="009E1CEA" w:rsidP="009E1CEA">
      <w:pPr>
        <w:ind w:firstLine="720"/>
        <w:rPr>
          <w:lang w:val="en-US"/>
        </w:rPr>
      </w:pPr>
      <w:bookmarkStart w:id="131" w:name="_Toc311738016"/>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9E1CEA" w:rsidRDefault="009E1CEA" w:rsidP="009E1CEA">
      <w:pPr>
        <w:keepNext/>
        <w:ind w:firstLine="720"/>
      </w:pPr>
      <w:r>
        <w:rPr>
          <w:lang w:val="en-US"/>
        </w:rPr>
        <w:lastRenderedPageBreak/>
        <w:drawing>
          <wp:inline distT="0" distB="0" distL="0" distR="0" wp14:anchorId="7E6EA7E2" wp14:editId="762B795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32" w:name="_Toc311802059"/>
      <w:r>
        <w:t xml:space="preserve">Hình </w:t>
      </w:r>
      <w:r>
        <w:fldChar w:fldCharType="begin"/>
      </w:r>
      <w:r>
        <w:instrText xml:space="preserve"> SEQ Hình \* ARABIC </w:instrText>
      </w:r>
      <w:r>
        <w:fldChar w:fldCharType="separate"/>
      </w:r>
      <w:r w:rsidR="00680BEE">
        <w:t>21</w:t>
      </w:r>
      <w:r>
        <w:fldChar w:fldCharType="end"/>
      </w:r>
      <w:r>
        <w:rPr>
          <w:lang w:val="en-US"/>
        </w:rPr>
        <w:t>. Mô hình tổ chức thông tin theo tag kết hợp taxonomy</w:t>
      </w:r>
      <w:bookmarkEnd w:id="132"/>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7CDB028D" wp14:editId="78FDD67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33" w:name="_Toc311802060"/>
      <w:r>
        <w:t xml:space="preserve">Hình </w:t>
      </w:r>
      <w:r>
        <w:fldChar w:fldCharType="begin"/>
      </w:r>
      <w:r>
        <w:instrText xml:space="preserve"> SEQ Hình \* ARABIC </w:instrText>
      </w:r>
      <w:r>
        <w:fldChar w:fldCharType="separate"/>
      </w:r>
      <w:r w:rsidR="00680BEE">
        <w:t>22</w:t>
      </w:r>
      <w:r>
        <w:fldChar w:fldCharType="end"/>
      </w:r>
      <w:r>
        <w:rPr>
          <w:lang w:val="en-US"/>
        </w:rPr>
        <w:t>. Ví dụ tổ chức thông tin theo tag kết hợp taxonomy</w:t>
      </w:r>
      <w:bookmarkEnd w:id="133"/>
    </w:p>
    <w:p w:rsidR="009E1CEA" w:rsidRDefault="009E1CEA" w:rsidP="009E1CEA">
      <w:pPr>
        <w:ind w:firstLine="720"/>
        <w:rPr>
          <w:lang w:val="en-US"/>
        </w:rPr>
      </w:pPr>
    </w:p>
    <w:p w:rsidR="009E1CEA" w:rsidRDefault="009E1CEA" w:rsidP="009E1CEA">
      <w:pPr>
        <w:ind w:firstLine="720"/>
        <w:rPr>
          <w:lang w:val="en-US"/>
        </w:rPr>
      </w:pPr>
      <w:r>
        <w:rPr>
          <w:lang w:val="en-US"/>
        </w:rPr>
        <w:t xml:space="preserve">Kiến trúc còn hỗ trợ actor quy định trọng số (Weight) cho mỗi tag nhằm thể hiện mức độ quan trọng giữa các tiêu chí yêu cầu khi thực hiện so khớp với đối tượng </w:t>
      </w:r>
      <w:r>
        <w:rPr>
          <w:lang w:val="en-US"/>
        </w:rPr>
        <w:lastRenderedPageBreak/>
        <w:t>“sản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r>
        <w:rPr>
          <w:lang w:val="en-US"/>
        </w:rPr>
        <w:t>Áp dụng độ tương quan giữa các tag</w:t>
      </w:r>
      <w:r w:rsidR="00F3128E">
        <w:rPr>
          <w:lang w:val="en-US"/>
        </w:rPr>
        <w:t xml:space="preserve"> vào việc so khớp</w:t>
      </w:r>
      <w:bookmarkEnd w:id="131"/>
      <w:r w:rsidR="00F3128E">
        <w:rPr>
          <w:lang w:val="en-US"/>
        </w:rPr>
        <w:t xml:space="preserve"> </w:t>
      </w:r>
    </w:p>
    <w:p w:rsidR="009E758A" w:rsidRDefault="009E758A" w:rsidP="009E758A">
      <w:pPr>
        <w:ind w:firstLine="720"/>
        <w:rPr>
          <w:lang w:val="en-US"/>
        </w:rPr>
      </w:pPr>
      <w:bookmarkStart w:id="134" w:name="_Toc311738017"/>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3D19FEE1" wp14:editId="2953E19F">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r>
        <w:t xml:space="preserve">Hình </w:t>
      </w:r>
      <w:r>
        <w:fldChar w:fldCharType="begin"/>
      </w:r>
      <w:r>
        <w:instrText xml:space="preserve"> SEQ Hình \* ARABIC </w:instrText>
      </w:r>
      <w:r>
        <w:fldChar w:fldCharType="separate"/>
      </w:r>
      <w:r>
        <w:t>23</w:t>
      </w:r>
      <w:r>
        <w:fldChar w:fldCharType="end"/>
      </w:r>
      <w:r>
        <w:rPr>
          <w:lang w:val="en-US"/>
        </w:rPr>
        <w:t>. Cấu trúc bảng mức độ tương quan SimilarTerm</w:t>
      </w:r>
    </w:p>
    <w:p w:rsidR="009E758A" w:rsidRDefault="009E758A" w:rsidP="009E758A">
      <w:pPr>
        <w:ind w:firstLine="720"/>
        <w:rPr>
          <w:lang w:val="en-US"/>
        </w:rPr>
      </w:pPr>
      <w:r>
        <w:rPr>
          <w:lang w:val="en-US"/>
        </w:rPr>
        <w:t xml:space="preserve">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w:t>
      </w:r>
      <w:r>
        <w:rPr>
          <w:lang w:val="en-US"/>
        </w:rPr>
        <w:lastRenderedPageBreak/>
        <w:t>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35"/>
      <w:r>
        <w:rPr>
          <w:lang w:val="en-US"/>
        </w:rPr>
        <w:t>Công thức tính mức độ so khớp</w:t>
      </w:r>
    </w:p>
    <w:p w:rsidR="001E3188" w:rsidRDefault="001E3188" w:rsidP="009E758A">
      <w:pPr>
        <w:ind w:firstLine="720"/>
        <w:rPr>
          <w:lang w:val="en-US"/>
        </w:rPr>
      </w:pPr>
      <w:r>
        <w:rPr>
          <w:lang w:val="en-US"/>
        </w:rPr>
        <w:t>Tính dễ mở rộng</w:t>
      </w:r>
      <w:commentRangeEnd w:id="135"/>
      <w:r w:rsidR="00B31B98">
        <w:rPr>
          <w:rStyle w:val="CommentReference"/>
        </w:rPr>
        <w:commentReference w:id="135"/>
      </w:r>
    </w:p>
    <w:p w:rsidR="00254F61" w:rsidRDefault="00254F61" w:rsidP="00254F61">
      <w:pPr>
        <w:pStyle w:val="Heading3"/>
        <w:rPr>
          <w:lang w:val="en-US"/>
        </w:rPr>
      </w:pPr>
      <w:r>
        <w:rPr>
          <w:lang w:val="en-US"/>
        </w:rPr>
        <w:t>Áp dụng cây quyết định</w:t>
      </w:r>
      <w:bookmarkEnd w:id="134"/>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1203491C" wp14:editId="2318816E">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36" w:name="_Toc311802061"/>
      <w:r>
        <w:t xml:space="preserve">Hình </w:t>
      </w:r>
      <w:r>
        <w:fldChar w:fldCharType="begin"/>
      </w:r>
      <w:r>
        <w:instrText xml:space="preserve"> SEQ Hình \* ARABIC </w:instrText>
      </w:r>
      <w:r>
        <w:fldChar w:fldCharType="separate"/>
      </w:r>
      <w:r w:rsidR="00680BEE">
        <w:t>23</w:t>
      </w:r>
      <w:r>
        <w:fldChar w:fldCharType="end"/>
      </w:r>
      <w:r>
        <w:rPr>
          <w:lang w:val="en-US"/>
        </w:rPr>
        <w:t>. Cấu trúc cây quyết định khi sử dụng MS Analysis Services API</w:t>
      </w:r>
      <w:r>
        <w:rPr>
          <w:rStyle w:val="FootnoteReference"/>
          <w:lang w:val="en-US"/>
        </w:rPr>
        <w:footnoteReference w:id="7"/>
      </w:r>
      <w:bookmarkEnd w:id="136"/>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7E2A0CA8" wp14:editId="2E3495F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37" w:name="_Toc311802062"/>
      <w:r>
        <w:t xml:space="preserve">Hình </w:t>
      </w:r>
      <w:r>
        <w:fldChar w:fldCharType="begin"/>
      </w:r>
      <w:r>
        <w:instrText xml:space="preserve"> SEQ Hình \* ARABIC </w:instrText>
      </w:r>
      <w:r>
        <w:fldChar w:fldCharType="separate"/>
      </w:r>
      <w:r w:rsidR="00680BEE">
        <w:t>24</w:t>
      </w:r>
      <w:r>
        <w:fldChar w:fldCharType="end"/>
      </w:r>
      <w:r>
        <w:rPr>
          <w:lang w:val="en-US"/>
        </w:rPr>
        <w:t>. Dữ liệu nhập xuất khi sử dụng MS Analysis Services API</w:t>
      </w:r>
      <w:bookmarkEnd w:id="137"/>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38"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38"/>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39"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39"/>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326A3E8F" wp14:editId="30EECA45">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40" w:name="_Toc311802063"/>
      <w:r>
        <w:t xml:space="preserve">Hình </w:t>
      </w:r>
      <w:r>
        <w:fldChar w:fldCharType="begin"/>
      </w:r>
      <w:r>
        <w:instrText xml:space="preserve"> SEQ Hình \* ARABIC </w:instrText>
      </w:r>
      <w:r>
        <w:fldChar w:fldCharType="separate"/>
      </w:r>
      <w:r w:rsidR="00680BEE">
        <w:t>25</w:t>
      </w:r>
      <w:r>
        <w:fldChar w:fldCharType="end"/>
      </w:r>
      <w:r>
        <w:rPr>
          <w:lang w:val="en-US"/>
        </w:rPr>
        <w:t>. Dữ liệu đầu vào và đầu ra của Decision Tree Engine</w:t>
      </w:r>
      <w:bookmarkEnd w:id="140"/>
    </w:p>
    <w:p w:rsidR="00AC0774" w:rsidRDefault="007166B2" w:rsidP="00AC0774">
      <w:pPr>
        <w:keepNext/>
        <w:jc w:val="center"/>
      </w:pPr>
      <w:r>
        <w:rPr>
          <w:lang w:val="en-US"/>
        </w:rPr>
        <w:lastRenderedPageBreak/>
        <w:drawing>
          <wp:inline distT="0" distB="0" distL="0" distR="0" wp14:anchorId="53D27622" wp14:editId="4C0AD19D">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41" w:name="_Toc311802064"/>
      <w:r>
        <w:t xml:space="preserve">Hình </w:t>
      </w:r>
      <w:r>
        <w:fldChar w:fldCharType="begin"/>
      </w:r>
      <w:r>
        <w:instrText xml:space="preserve"> SEQ Hình \* ARABIC </w:instrText>
      </w:r>
      <w:r>
        <w:fldChar w:fldCharType="separate"/>
      </w:r>
      <w:r w:rsidR="00680BEE">
        <w:t>26</w:t>
      </w:r>
      <w:r>
        <w:fldChar w:fldCharType="end"/>
      </w:r>
      <w:r>
        <w:rPr>
          <w:lang w:val="en-US"/>
        </w:rPr>
        <w:t>. Tiến trình xây dựng cây quyết định của kiến trúc</w:t>
      </w:r>
      <w:bookmarkEnd w:id="141"/>
    </w:p>
    <w:p w:rsidR="00AC0774" w:rsidRPr="00AC0774" w:rsidRDefault="00AC0774" w:rsidP="00AC0774">
      <w:pPr>
        <w:rPr>
          <w:lang w:val="en-US"/>
        </w:rPr>
      </w:pPr>
    </w:p>
    <w:p w:rsidR="00825D19" w:rsidRDefault="00FA438F" w:rsidP="00825D19">
      <w:pPr>
        <w:keepNext/>
      </w:pPr>
      <w:r>
        <w:rPr>
          <w:lang w:val="en-US"/>
        </w:rPr>
        <w:drawing>
          <wp:inline distT="0" distB="0" distL="0" distR="0" wp14:anchorId="56185704" wp14:editId="7ECF0C44">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42" w:name="_Toc311802065"/>
      <w:r>
        <w:t xml:space="preserve">Hình </w:t>
      </w:r>
      <w:r>
        <w:fldChar w:fldCharType="begin"/>
      </w:r>
      <w:r>
        <w:instrText xml:space="preserve"> SEQ Hình \* ARABIC </w:instrText>
      </w:r>
      <w:r>
        <w:fldChar w:fldCharType="separate"/>
      </w:r>
      <w:r w:rsidR="00680BEE">
        <w:t>27</w:t>
      </w:r>
      <w:r>
        <w:fldChar w:fldCharType="end"/>
      </w:r>
      <w:r>
        <w:rPr>
          <w:lang w:val="en-US"/>
        </w:rPr>
        <w:t xml:space="preserve">. </w:t>
      </w:r>
      <w:r w:rsidR="0006657E">
        <w:rPr>
          <w:lang w:val="en-US"/>
        </w:rPr>
        <w:t>Cấu trúc b</w:t>
      </w:r>
      <w:r>
        <w:rPr>
          <w:lang w:val="en-US"/>
        </w:rPr>
        <w:t>ảng DecisionTreeNode và DecisionTreeNodeDistribution</w:t>
      </w:r>
      <w:bookmarkEnd w:id="142"/>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43" w:name="_Ref311732414"/>
      <w:bookmarkStart w:id="144" w:name="_Ref311732407"/>
      <w:bookmarkStart w:id="145" w:name="_Toc311802034"/>
      <w:r>
        <w:t xml:space="preserve">Bảng </w:t>
      </w:r>
      <w:r>
        <w:fldChar w:fldCharType="begin"/>
      </w:r>
      <w:r>
        <w:instrText xml:space="preserve"> SEQ Bảng \* ARABIC </w:instrText>
      </w:r>
      <w:r>
        <w:fldChar w:fldCharType="separate"/>
      </w:r>
      <w:r w:rsidR="00C06B1C">
        <w:t>9</w:t>
      </w:r>
      <w:r>
        <w:fldChar w:fldCharType="end"/>
      </w:r>
      <w:bookmarkEnd w:id="143"/>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44"/>
      <w:bookmarkEnd w:id="145"/>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46"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46"/>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47" w:name="_Toc311738018"/>
      <w:commentRangeStart w:id="148"/>
      <w:r>
        <w:rPr>
          <w:lang w:val="en-US"/>
        </w:rPr>
        <w:t>Áp dụng kiến trúc phần mềm vào bài toán</w:t>
      </w:r>
      <w:bookmarkEnd w:id="147"/>
      <w:commentRangeEnd w:id="148"/>
      <w:r w:rsidR="00B31B98">
        <w:rPr>
          <w:rStyle w:val="CommentReference"/>
          <w:rFonts w:eastAsiaTheme="minorHAnsi" w:cstheme="minorBidi"/>
          <w:b w:val="0"/>
          <w:bCs w:val="0"/>
          <w:color w:val="auto"/>
        </w:rPr>
        <w:commentReference w:id="148"/>
      </w:r>
    </w:p>
    <w:p w:rsidR="002373EA" w:rsidRPr="002373EA" w:rsidRDefault="002373EA" w:rsidP="002373EA">
      <w:pPr>
        <w:rPr>
          <w:lang w:val="en-US"/>
        </w:rPr>
      </w:pPr>
    </w:p>
    <w:p w:rsidR="003E698C" w:rsidRDefault="003E698C" w:rsidP="003E698C">
      <w:pPr>
        <w:pStyle w:val="Heading2"/>
        <w:rPr>
          <w:lang w:val="en-US"/>
        </w:rPr>
      </w:pPr>
      <w:bookmarkStart w:id="149" w:name="_Toc311738019"/>
      <w:r w:rsidRPr="008C5F46">
        <w:rPr>
          <w:lang w:val="en-US"/>
        </w:rPr>
        <w:t>Đánh giá kiến trúc</w:t>
      </w:r>
      <w:bookmarkEnd w:id="149"/>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50" w:name="_Toc311738020"/>
      <w:r>
        <w:rPr>
          <w:lang w:val="en-US"/>
        </w:rPr>
        <w:t>Áp dụng giải pháp vào bài toán Job Zoom</w:t>
      </w:r>
      <w:bookmarkEnd w:id="150"/>
    </w:p>
    <w:p w:rsidR="00A51802" w:rsidRDefault="00A51802" w:rsidP="00A51802">
      <w:pPr>
        <w:pStyle w:val="Heading2"/>
        <w:rPr>
          <w:lang w:val="en-US"/>
        </w:rPr>
      </w:pPr>
      <w:bookmarkStart w:id="151" w:name="_Toc311738021"/>
      <w:r>
        <w:rPr>
          <w:lang w:val="en-US"/>
        </w:rPr>
        <w:t>Thực trạng các website tuyển dụng hiện nay</w:t>
      </w:r>
      <w:bookmarkEnd w:id="151"/>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52" w:name="_Toc311738022"/>
      <w:r w:rsidRPr="00287AE6">
        <w:rPr>
          <w:lang w:val="en-US"/>
        </w:rPr>
        <w:t>Những vấn đề Job Zoom cần giải quyết</w:t>
      </w:r>
      <w:bookmarkEnd w:id="152"/>
    </w:p>
    <w:p w:rsidR="002E55B1" w:rsidRDefault="002E55B1" w:rsidP="002E55B1">
      <w:pPr>
        <w:pStyle w:val="Heading3"/>
        <w:rPr>
          <w:lang w:val="en-US"/>
        </w:rPr>
      </w:pPr>
      <w:bookmarkStart w:id="153" w:name="_Toc311738023"/>
      <w:r>
        <w:rPr>
          <w:lang w:val="en-US"/>
        </w:rPr>
        <w:t>Vấn đề</w:t>
      </w:r>
      <w:r w:rsidRPr="003E741F">
        <w:rPr>
          <w:lang w:val="en-US"/>
        </w:rPr>
        <w:t xml:space="preserve"> 1: Hỗ trợ người dùng viết CV theo ngành nghề.</w:t>
      </w:r>
      <w:bookmarkEnd w:id="153"/>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54"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54"/>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55" w:name="_Toc311738025"/>
      <w:r>
        <w:rPr>
          <w:lang w:val="en-US"/>
        </w:rPr>
        <w:t xml:space="preserve">Vấn đề 3: </w:t>
      </w:r>
      <w:r w:rsidR="00503014">
        <w:rPr>
          <w:lang w:val="en-US"/>
        </w:rPr>
        <w:t>So khớp hồ sơ ứng viên với yêu cầu tuyển dụng</w:t>
      </w:r>
      <w:bookmarkEnd w:id="155"/>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56" w:name="_Toc311738026"/>
      <w:r>
        <w:rPr>
          <w:lang w:val="en-US"/>
        </w:rPr>
        <w:lastRenderedPageBreak/>
        <w:t>Kết quả mong muốn</w:t>
      </w:r>
      <w:bookmarkEnd w:id="156"/>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57" w:name="_Toc311738027"/>
      <w:r>
        <w:rPr>
          <w:lang w:val="en-US"/>
        </w:rPr>
        <w:t xml:space="preserve">Giải quyết </w:t>
      </w:r>
      <w:r w:rsidR="00B85DBC">
        <w:rPr>
          <w:lang w:val="en-US"/>
        </w:rPr>
        <w:t>những vấn đề trong Job Zoom</w:t>
      </w:r>
      <w:bookmarkEnd w:id="157"/>
    </w:p>
    <w:p w:rsidR="00307326" w:rsidRDefault="00307326" w:rsidP="00307326">
      <w:pPr>
        <w:pStyle w:val="Heading2"/>
        <w:rPr>
          <w:lang w:val="en-US"/>
        </w:rPr>
      </w:pPr>
      <w:bookmarkStart w:id="158" w:name="_Toc311738028"/>
      <w:r>
        <w:rPr>
          <w:lang w:val="en-US"/>
        </w:rPr>
        <w:t xml:space="preserve">Khái quát phương pháp giải quyết </w:t>
      </w:r>
      <w:r w:rsidR="0052696B">
        <w:rPr>
          <w:lang w:val="en-US"/>
        </w:rPr>
        <w:t>vấn đề</w:t>
      </w:r>
      <w:bookmarkEnd w:id="158"/>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59" w:name="_Toc311738029"/>
      <w:r>
        <w:rPr>
          <w:lang w:val="en-US"/>
        </w:rPr>
        <w:t>Ứng dụng lưu trữ dưới dạng tag kết hợp taxonomy</w:t>
      </w:r>
      <w:bookmarkEnd w:id="159"/>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60" w:name="_Toc311738030"/>
      <w:r>
        <w:rPr>
          <w:lang w:val="en-US"/>
        </w:rPr>
        <w:lastRenderedPageBreak/>
        <w:t>Ứng dụng hệ thống so khớp kết hợp mức độ tương quan</w:t>
      </w:r>
      <w:bookmarkEnd w:id="160"/>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61" w:name="_Toc311738031"/>
      <w:bookmarkEnd w:id="14"/>
      <w:bookmarkEnd w:id="15"/>
      <w:r>
        <w:t>Ứng dụng cây quyết định</w:t>
      </w:r>
      <w:bookmarkEnd w:id="161"/>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62"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62"/>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63"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63"/>
    </w:p>
    <w:p w:rsidR="00462AE2" w:rsidRDefault="00102DBA" w:rsidP="00462AE2">
      <w:pPr>
        <w:pStyle w:val="Heading1"/>
        <w:rPr>
          <w:lang w:val="en-US"/>
        </w:rPr>
      </w:pPr>
      <w:bookmarkStart w:id="164" w:name="_Toc311738033"/>
      <w:commentRangeStart w:id="165"/>
      <w:r>
        <w:rPr>
          <w:lang w:val="en-US"/>
        </w:rPr>
        <w:t>Kiến trúc cổng thông tin tìm việc JobZoom</w:t>
      </w:r>
      <w:bookmarkEnd w:id="164"/>
      <w:commentRangeEnd w:id="165"/>
      <w:r w:rsidR="0077244A">
        <w:rPr>
          <w:rStyle w:val="CommentReference"/>
          <w:rFonts w:eastAsiaTheme="minorHAnsi" w:cstheme="minorBidi"/>
          <w:b w:val="0"/>
          <w:bCs w:val="0"/>
          <w:color w:val="auto"/>
        </w:rPr>
        <w:commentReference w:id="165"/>
      </w:r>
    </w:p>
    <w:p w:rsidR="00102DBA" w:rsidRDefault="00102DBA" w:rsidP="00462AE2">
      <w:pPr>
        <w:pStyle w:val="Heading2"/>
        <w:rPr>
          <w:lang w:val="en-US"/>
        </w:rPr>
      </w:pPr>
      <w:bookmarkStart w:id="166" w:name="_Toc311738034"/>
      <w:r>
        <w:rPr>
          <w:lang w:val="en-US"/>
        </w:rPr>
        <w:t>Điều kiện ra đời</w:t>
      </w:r>
      <w:bookmarkEnd w:id="166"/>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67" w:name="_Toc310954208"/>
      <w:bookmarkStart w:id="168" w:name="_Toc311738040"/>
      <w:r>
        <w:rPr>
          <w:lang w:val="en-US"/>
        </w:rPr>
        <w:t xml:space="preserve">Kiến trúc </w:t>
      </w:r>
      <w:r w:rsidR="004524EB">
        <w:rPr>
          <w:lang w:val="en-US"/>
        </w:rPr>
        <w:t xml:space="preserve">JobZoom </w:t>
      </w:r>
      <w:r>
        <w:rPr>
          <w:lang w:val="en-US"/>
        </w:rPr>
        <w:t>framework</w:t>
      </w:r>
      <w:bookmarkEnd w:id="167"/>
    </w:p>
    <w:p w:rsidR="004B0C9E" w:rsidRDefault="004B0C9E" w:rsidP="004B0C9E">
      <w:pPr>
        <w:pStyle w:val="Heading3"/>
        <w:rPr>
          <w:lang w:val="en-US"/>
        </w:rPr>
      </w:pPr>
      <w:bookmarkStart w:id="169" w:name="_Toc310954209"/>
      <w:r>
        <w:rPr>
          <w:lang w:val="en-US"/>
        </w:rPr>
        <w:t>Kiến trúc tổng quan framework</w:t>
      </w:r>
      <w:bookmarkEnd w:id="169"/>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r>
        <w:rPr>
          <w:lang w:val="en-US"/>
        </w:rPr>
        <w:lastRenderedPageBreak/>
        <w:t>Kiến trúc thông tin linh hoạt</w:t>
      </w:r>
    </w:p>
    <w:p w:rsidR="004B0C9E" w:rsidRDefault="004B0C9E" w:rsidP="004B0C9E">
      <w:pPr>
        <w:pStyle w:val="Heading3"/>
        <w:rPr>
          <w:lang w:val="en-US"/>
        </w:rPr>
      </w:pPr>
      <w:r>
        <w:rPr>
          <w:lang w:val="en-US"/>
        </w:rPr>
        <w:t>Taxonomy</w:t>
      </w:r>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2" o:title=""/>
          </v:shape>
          <o:OLEObject Type="Embed" ProgID="Visio.Drawing.11" ShapeID="_x0000_i1025" DrawAspect="Content" ObjectID="_1385583925" r:id="rId53"/>
        </w:object>
      </w:r>
    </w:p>
    <w:p w:rsidR="004B0C9E" w:rsidRPr="00FF620A" w:rsidRDefault="004B0C9E" w:rsidP="004B0C9E">
      <w:pPr>
        <w:rPr>
          <w:lang w:val="en-US"/>
        </w:rPr>
      </w:pPr>
    </w:p>
    <w:p w:rsidR="004B0C9E" w:rsidRPr="00377E22" w:rsidRDefault="004B0C9E" w:rsidP="004B0C9E">
      <w:pPr>
        <w:pStyle w:val="Heading3"/>
        <w:rPr>
          <w:lang w:val="en-US"/>
        </w:rPr>
      </w:pPr>
      <w:r>
        <w:rPr>
          <w:lang w:val="en-US"/>
        </w:rPr>
        <w:t>Hệ thống so khớp (Matching tool) kết hợp độ tương quan giữa các tag</w:t>
      </w:r>
    </w:p>
    <w:p w:rsidR="004B0C9E" w:rsidRDefault="004B0C9E" w:rsidP="004B0C9E">
      <w:pPr>
        <w:pStyle w:val="Heading3"/>
        <w:rPr>
          <w:lang w:val="en-US"/>
        </w:rPr>
      </w:pPr>
      <w:bookmarkStart w:id="170" w:name="_Toc310954211"/>
      <w:r>
        <w:rPr>
          <w:lang w:val="en-US"/>
        </w:rPr>
        <w:t>Data mining</w:t>
      </w:r>
      <w:bookmarkEnd w:id="170"/>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bookmarkEnd w:id="168"/>
    </w:p>
    <w:p w:rsidR="00412F46" w:rsidRDefault="00412F46" w:rsidP="00A51802">
      <w:pPr>
        <w:pStyle w:val="Heading2"/>
        <w:rPr>
          <w:lang w:val="en-US"/>
        </w:rPr>
      </w:pPr>
      <w:bookmarkStart w:id="171" w:name="_Toc311738046"/>
      <w:r>
        <w:rPr>
          <w:lang w:val="en-US"/>
        </w:rPr>
        <w:t xml:space="preserve">So sánh Job Zoom với các website </w:t>
      </w:r>
      <w:r w:rsidR="00604CFE">
        <w:rPr>
          <w:lang w:val="en-US"/>
        </w:rPr>
        <w:t>tìm việc</w:t>
      </w:r>
      <w:r>
        <w:rPr>
          <w:lang w:val="en-US"/>
        </w:rPr>
        <w:t xml:space="preserve"> hiện tại</w:t>
      </w:r>
      <w:bookmarkEnd w:id="171"/>
    </w:p>
    <w:p w:rsidR="00AD6505" w:rsidRDefault="00AD6505" w:rsidP="00AD6505">
      <w:pPr>
        <w:ind w:firstLine="576"/>
        <w:rPr>
          <w:lang w:val="en-US"/>
        </w:rPr>
      </w:pPr>
      <w:bookmarkStart w:id="172" w:name="_Toc311738035"/>
      <w:r>
        <w:rPr>
          <w:lang w:val="en-US"/>
        </w:rPr>
        <w:t>Mô hình kiến trúc khắc phục những điểm yếu của các website tìm việc hiện có</w:t>
      </w:r>
      <w:bookmarkEnd w:id="172"/>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73"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73"/>
    </w:p>
    <w:p w:rsidR="002D613D" w:rsidRDefault="00AE3181" w:rsidP="00A00BAF">
      <w:pPr>
        <w:pStyle w:val="Heading1"/>
        <w:rPr>
          <w:lang w:val="en-US"/>
        </w:rPr>
      </w:pPr>
      <w:bookmarkStart w:id="174" w:name="_Toc311738047"/>
      <w:r>
        <w:rPr>
          <w:lang w:val="en-US"/>
        </w:rPr>
        <w:t>Đánh giá và hướng phát triển</w:t>
      </w:r>
      <w:bookmarkEnd w:id="174"/>
    </w:p>
    <w:p w:rsidR="00A00BAF" w:rsidRDefault="003241E3" w:rsidP="00A00BAF">
      <w:pPr>
        <w:pStyle w:val="Heading2"/>
        <w:rPr>
          <w:lang w:val="en-US"/>
        </w:rPr>
      </w:pPr>
      <w:bookmarkStart w:id="175" w:name="_Toc311738048"/>
      <w:r>
        <w:rPr>
          <w:lang w:val="en-US"/>
        </w:rPr>
        <w:t>Những điểm làm được</w:t>
      </w:r>
      <w:bookmarkEnd w:id="175"/>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76" w:name="_Toc311738049"/>
      <w:r>
        <w:rPr>
          <w:lang w:val="en-US"/>
        </w:rPr>
        <w:t>Những điểm hạn chế</w:t>
      </w:r>
      <w:bookmarkEnd w:id="176"/>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77" w:name="_Toc311738050"/>
      <w:r>
        <w:rPr>
          <w:lang w:val="en-US"/>
        </w:rPr>
        <w:t>Hướng phát triển</w:t>
      </w:r>
      <w:bookmarkEnd w:id="177"/>
    </w:p>
    <w:p w:rsidR="00C3472C" w:rsidRDefault="00C3472C" w:rsidP="00C3472C">
      <w:pPr>
        <w:pStyle w:val="Heading3"/>
        <w:rPr>
          <w:lang w:val="en-US"/>
        </w:rPr>
      </w:pPr>
      <w:bookmarkStart w:id="178" w:name="_Toc311738051"/>
      <w:r>
        <w:rPr>
          <w:lang w:val="en-US"/>
        </w:rPr>
        <w:t>Xác thực độ tin cậy của CV</w:t>
      </w:r>
      <w:r w:rsidR="007F4587">
        <w:rPr>
          <w:lang w:val="en-US"/>
        </w:rPr>
        <w:t xml:space="preserve"> và yêu cầu tuyển dụng</w:t>
      </w:r>
      <w:bookmarkEnd w:id="178"/>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79" w:name="_Toc311738052"/>
      <w:r>
        <w:rPr>
          <w:lang w:val="en-US"/>
        </w:rPr>
        <w:t xml:space="preserve">Phát triển </w:t>
      </w:r>
      <w:r w:rsidR="00A00BAF">
        <w:rPr>
          <w:lang w:val="en-US"/>
        </w:rPr>
        <w:t>Sema</w:t>
      </w:r>
      <w:r>
        <w:rPr>
          <w:lang w:val="en-US"/>
        </w:rPr>
        <w:t>n</w:t>
      </w:r>
      <w:r w:rsidR="00A00BAF">
        <w:rPr>
          <w:lang w:val="en-US"/>
        </w:rPr>
        <w:t>tic web</w:t>
      </w:r>
      <w:bookmarkEnd w:id="179"/>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80"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0"/>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81" w:name="_Toc311738054"/>
      <w:r>
        <w:rPr>
          <w:lang w:val="en-US"/>
        </w:rPr>
        <w:t xml:space="preserve">Phân </w:t>
      </w:r>
      <w:r w:rsidR="00EE0C9A">
        <w:rPr>
          <w:lang w:val="en-US"/>
        </w:rPr>
        <w:t>tán</w:t>
      </w:r>
      <w:r>
        <w:rPr>
          <w:lang w:val="en-US"/>
        </w:rPr>
        <w:t xml:space="preserve"> dữ liệu</w:t>
      </w:r>
      <w:bookmarkEnd w:id="181"/>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82" w:name="_Toc311738055"/>
      <w:r>
        <w:rPr>
          <w:lang w:val="en-US"/>
        </w:rPr>
        <w:lastRenderedPageBreak/>
        <w:t>Công cụ hỗ trợ lựa chọn ứng viên</w:t>
      </w:r>
      <w:bookmarkEnd w:id="182"/>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83" w:name="_Toc311738056"/>
      <w:r>
        <w:rPr>
          <w:lang w:val="en-US"/>
        </w:rPr>
        <w:t>Thu thập thông tin việc làm tự động</w:t>
      </w:r>
      <w:bookmarkEnd w:id="183"/>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84" w:name="_Toc311738057"/>
      <w:r>
        <w:rPr>
          <w:lang w:val="en-US"/>
        </w:rPr>
        <w:t>Áp dụng quy trình tuyển dụng vào hệ thống</w:t>
      </w:r>
      <w:bookmarkEnd w:id="184"/>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85" w:name="_Toc311738058"/>
      <w:r w:rsidRPr="008A0DFE">
        <w:rPr>
          <w:rStyle w:val="Heading1Char"/>
          <w:b w:val="0"/>
          <w:bCs/>
          <w:noProof w:val="0"/>
          <w:sz w:val="48"/>
          <w:lang w:val="en-US"/>
        </w:rPr>
        <w:lastRenderedPageBreak/>
        <w:t>TÀI LIỆU THAM KHẢO</w:t>
      </w:r>
      <w:bookmarkEnd w:id="185"/>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lastRenderedPageBreak/>
        <w:t>[16]</w:t>
      </w:r>
    </w:p>
    <w:p w:rsidR="00A60ECE" w:rsidRPr="00A60ECE" w:rsidRDefault="00A60ECE" w:rsidP="00A60ECE">
      <w:pPr>
        <w:pStyle w:val="gachDauDong"/>
        <w:numPr>
          <w:ilvl w:val="0"/>
          <w:numId w:val="0"/>
        </w:numPr>
        <w:rPr>
          <w:szCs w:val="26"/>
        </w:rPr>
      </w:pPr>
      <w:r w:rsidRPr="00A60ECE">
        <w:rPr>
          <w:szCs w:val="26"/>
        </w:rPr>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54"/>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4" w:author="Trung Hieu" w:date="2011-12-16T17:16:00Z" w:initials="TH">
    <w:p w:rsidR="00B55A16" w:rsidRPr="00B31B98" w:rsidRDefault="00B55A16">
      <w:pPr>
        <w:pStyle w:val="CommentText"/>
        <w:rPr>
          <w:lang w:val="en-US"/>
        </w:rPr>
      </w:pPr>
      <w:r>
        <w:rPr>
          <w:rStyle w:val="CommentReference"/>
        </w:rPr>
        <w:annotationRef/>
      </w:r>
      <w:r>
        <w:rPr>
          <w:lang w:val="en-US"/>
        </w:rPr>
        <w:t>Hiu</w:t>
      </w:r>
    </w:p>
  </w:comment>
  <w:comment w:id="119" w:author="Trung Hieu" w:date="2011-12-16T17:15:00Z" w:initials="TH">
    <w:p w:rsidR="00B55A16" w:rsidRPr="00B31B98" w:rsidRDefault="00B55A16">
      <w:pPr>
        <w:pStyle w:val="CommentText"/>
        <w:rPr>
          <w:lang w:val="en-US"/>
        </w:rPr>
      </w:pPr>
      <w:r>
        <w:rPr>
          <w:rStyle w:val="CommentReference"/>
        </w:rPr>
        <w:annotationRef/>
      </w:r>
      <w:r>
        <w:rPr>
          <w:lang w:val="en-US"/>
        </w:rPr>
        <w:t>Phúc</w:t>
      </w:r>
    </w:p>
  </w:comment>
  <w:comment w:id="135" w:author="Trung Hieu" w:date="2011-12-16T17:15:00Z" w:initials="TH">
    <w:p w:rsidR="00B55A16" w:rsidRPr="00B31B98" w:rsidRDefault="00B55A16">
      <w:pPr>
        <w:pStyle w:val="CommentText"/>
        <w:rPr>
          <w:lang w:val="en-US"/>
        </w:rPr>
      </w:pPr>
      <w:r>
        <w:rPr>
          <w:rStyle w:val="CommentReference"/>
        </w:rPr>
        <w:annotationRef/>
      </w:r>
      <w:r>
        <w:rPr>
          <w:lang w:val="en-US"/>
        </w:rPr>
        <w:t>Nguyên</w:t>
      </w:r>
    </w:p>
  </w:comment>
  <w:comment w:id="148" w:author="Trung Hieu" w:date="2011-12-16T17:14:00Z" w:initials="TH">
    <w:p w:rsidR="00B55A16" w:rsidRPr="00B31B98" w:rsidRDefault="00B55A16">
      <w:pPr>
        <w:pStyle w:val="CommentText"/>
        <w:rPr>
          <w:lang w:val="en-US"/>
        </w:rPr>
      </w:pPr>
      <w:r>
        <w:rPr>
          <w:rStyle w:val="CommentReference"/>
        </w:rPr>
        <w:annotationRef/>
      </w:r>
      <w:r>
        <w:rPr>
          <w:lang w:val="en-US"/>
        </w:rPr>
        <w:t>Phúc</w:t>
      </w:r>
    </w:p>
  </w:comment>
  <w:comment w:id="165" w:author="Trung Hieu" w:date="2011-12-16T17:14:00Z" w:initials="TH">
    <w:p w:rsidR="00B55A16" w:rsidRPr="0077244A" w:rsidRDefault="00B55A16">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1A9" w:rsidRDefault="006821A9" w:rsidP="00897824">
      <w:pPr>
        <w:spacing w:line="240" w:lineRule="auto"/>
      </w:pPr>
      <w:r>
        <w:separator/>
      </w:r>
    </w:p>
  </w:endnote>
  <w:endnote w:type="continuationSeparator" w:id="0">
    <w:p w:rsidR="006821A9" w:rsidRDefault="006821A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Times">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B55A16">
      <w:tc>
        <w:tcPr>
          <w:tcW w:w="500" w:type="pct"/>
          <w:tcBorders>
            <w:top w:val="single" w:sz="4" w:space="0" w:color="943634" w:themeColor="accent2" w:themeShade="BF"/>
          </w:tcBorders>
          <w:shd w:val="clear" w:color="auto" w:fill="943634" w:themeFill="accent2" w:themeFillShade="BF"/>
        </w:tcPr>
        <w:p w:rsidR="00B55A16" w:rsidRDefault="00B55A16">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B55A16" w:rsidRDefault="00B55A16">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B55A16" w:rsidRDefault="00B55A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55A16">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B55A16" w:rsidRDefault="00B55A16"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B55A16" w:rsidRDefault="00B55A16">
          <w:pPr>
            <w:pStyle w:val="Header"/>
            <w:rPr>
              <w:color w:val="FFFFFF" w:themeColor="background1"/>
            </w:rPr>
          </w:pPr>
          <w:r>
            <w:rPr>
              <w:noProof w:val="0"/>
            </w:rPr>
            <w:fldChar w:fldCharType="begin"/>
          </w:r>
          <w:r>
            <w:instrText xml:space="preserve"> PAGE   \* MERGEFORMAT </w:instrText>
          </w:r>
          <w:r>
            <w:rPr>
              <w:noProof w:val="0"/>
            </w:rPr>
            <w:fldChar w:fldCharType="separate"/>
          </w:r>
          <w:r w:rsidR="00DB1404" w:rsidRPr="00DB1404">
            <w:rPr>
              <w:color w:val="FFFFFF" w:themeColor="background1"/>
            </w:rPr>
            <w:t>xi</w:t>
          </w:r>
          <w:r>
            <w:rPr>
              <w:color w:val="FFFFFF" w:themeColor="background1"/>
            </w:rPr>
            <w:fldChar w:fldCharType="end"/>
          </w:r>
        </w:p>
      </w:tc>
    </w:tr>
  </w:tbl>
  <w:p w:rsidR="00B55A16" w:rsidRDefault="00B55A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B55A16">
      <w:tc>
        <w:tcPr>
          <w:tcW w:w="4500" w:type="pct"/>
          <w:tcBorders>
            <w:top w:val="single" w:sz="4" w:space="0" w:color="000000" w:themeColor="text1"/>
          </w:tcBorders>
        </w:tcPr>
        <w:p w:rsidR="00B55A16" w:rsidRDefault="006821A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B55A16">
                <w:rPr>
                  <w:lang w:val="en-US"/>
                </w:rPr>
                <w:t xml:space="preserve">Xây dựng kiến trúc cổng thông tin tìm việc </w:t>
              </w:r>
            </w:sdtContent>
          </w:sdt>
          <w:r w:rsidR="00B55A16">
            <w:t xml:space="preserve">| </w:t>
          </w:r>
          <w:r w:rsidR="00B55A16">
            <w:fldChar w:fldCharType="begin"/>
          </w:r>
          <w:r w:rsidR="00B55A16">
            <w:instrText xml:space="preserve"> STYLEREF  "1"  </w:instrText>
          </w:r>
          <w:r w:rsidR="00B55A16">
            <w:fldChar w:fldCharType="separate"/>
          </w:r>
          <w:r w:rsidR="00E945F3">
            <w:t>Giải quyết bài toán kiến trúc</w:t>
          </w:r>
          <w:r w:rsidR="00B55A16">
            <w:fldChar w:fldCharType="end"/>
          </w:r>
        </w:p>
      </w:tc>
      <w:tc>
        <w:tcPr>
          <w:tcW w:w="500" w:type="pct"/>
          <w:tcBorders>
            <w:top w:val="single" w:sz="4" w:space="0" w:color="C0504D" w:themeColor="accent2"/>
          </w:tcBorders>
          <w:shd w:val="clear" w:color="auto" w:fill="943634" w:themeFill="accent2" w:themeFillShade="BF"/>
        </w:tcPr>
        <w:p w:rsidR="00B55A16" w:rsidRDefault="00B55A16">
          <w:pPr>
            <w:pStyle w:val="Header"/>
            <w:rPr>
              <w:color w:val="FFFFFF" w:themeColor="background1"/>
            </w:rPr>
          </w:pPr>
          <w:r>
            <w:rPr>
              <w:noProof w:val="0"/>
            </w:rPr>
            <w:fldChar w:fldCharType="begin"/>
          </w:r>
          <w:r>
            <w:instrText xml:space="preserve"> PAGE   \* MERGEFORMAT </w:instrText>
          </w:r>
          <w:r>
            <w:rPr>
              <w:noProof w:val="0"/>
            </w:rPr>
            <w:fldChar w:fldCharType="separate"/>
          </w:r>
          <w:r w:rsidR="00E945F3" w:rsidRPr="00E945F3">
            <w:rPr>
              <w:color w:val="FFFFFF" w:themeColor="background1"/>
            </w:rPr>
            <w:t>38</w:t>
          </w:r>
          <w:r>
            <w:rPr>
              <w:color w:val="FFFFFF" w:themeColor="background1"/>
            </w:rPr>
            <w:fldChar w:fldCharType="end"/>
          </w:r>
        </w:p>
      </w:tc>
    </w:tr>
  </w:tbl>
  <w:p w:rsidR="00B55A16" w:rsidRDefault="00B55A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1A9" w:rsidRDefault="006821A9" w:rsidP="00897824">
      <w:pPr>
        <w:spacing w:line="240" w:lineRule="auto"/>
      </w:pPr>
      <w:r>
        <w:separator/>
      </w:r>
    </w:p>
  </w:footnote>
  <w:footnote w:type="continuationSeparator" w:id="0">
    <w:p w:rsidR="006821A9" w:rsidRDefault="006821A9" w:rsidP="00897824">
      <w:pPr>
        <w:spacing w:line="240" w:lineRule="auto"/>
      </w:pPr>
      <w:r>
        <w:continuationSeparator/>
      </w:r>
    </w:p>
  </w:footnote>
  <w:footnote w:id="1">
    <w:p w:rsidR="00B55A16" w:rsidRPr="006511B4" w:rsidRDefault="00B55A16">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B55A16" w:rsidRPr="00847D31" w:rsidRDefault="00B55A16"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DF7A97" w:rsidRPr="00AA66C8" w:rsidRDefault="00DF7A97"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B55A16" w:rsidRPr="001377F4" w:rsidRDefault="00B55A16" w:rsidP="0083478F">
      <w:pPr>
        <w:pStyle w:val="FootnoteText"/>
        <w:rPr>
          <w:lang w:val="en-US"/>
        </w:rPr>
      </w:pPr>
      <w:r>
        <w:rPr>
          <w:rStyle w:val="FootnoteReference"/>
        </w:rPr>
        <w:footnoteRef/>
      </w:r>
      <w:r>
        <w:t xml:space="preserve"> </w:t>
      </w:r>
      <w:r>
        <w:rPr>
          <w:lang w:val="en-US"/>
        </w:rPr>
        <w:t>Tài liệu tham khảo [15]</w:t>
      </w:r>
    </w:p>
  </w:footnote>
  <w:footnote w:id="5">
    <w:p w:rsidR="00B55A16" w:rsidRPr="001377F4" w:rsidRDefault="00B55A16" w:rsidP="0083478F">
      <w:pPr>
        <w:pStyle w:val="FootnoteText"/>
        <w:rPr>
          <w:lang w:val="en-US"/>
        </w:rPr>
      </w:pPr>
      <w:r>
        <w:rPr>
          <w:rStyle w:val="FootnoteReference"/>
        </w:rPr>
        <w:footnoteRef/>
      </w:r>
      <w:r>
        <w:t xml:space="preserve"> </w:t>
      </w:r>
      <w:r>
        <w:rPr>
          <w:lang w:val="en-US"/>
        </w:rPr>
        <w:t>Tài liệu tham khảo [13]</w:t>
      </w:r>
    </w:p>
  </w:footnote>
  <w:footnote w:id="6">
    <w:p w:rsidR="00B55A16" w:rsidRPr="001377F4" w:rsidRDefault="00B55A16" w:rsidP="0083478F">
      <w:pPr>
        <w:pStyle w:val="FootnoteText"/>
        <w:rPr>
          <w:lang w:val="en-US"/>
        </w:rPr>
      </w:pPr>
      <w:r>
        <w:rPr>
          <w:rStyle w:val="FootnoteReference"/>
        </w:rPr>
        <w:footnoteRef/>
      </w:r>
      <w:r>
        <w:t xml:space="preserve"> </w:t>
      </w:r>
      <w:r>
        <w:rPr>
          <w:lang w:val="en-US"/>
        </w:rPr>
        <w:t>Tài liệu tham khảo [14]</w:t>
      </w:r>
    </w:p>
  </w:footnote>
  <w:footnote w:id="7">
    <w:p w:rsidR="00B55A16" w:rsidRPr="009D1029" w:rsidRDefault="00B55A16">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B55A16" w:rsidRPr="00DD4EF6" w:rsidRDefault="00B55A16" w:rsidP="00FE1AFD">
      <w:pPr>
        <w:pStyle w:val="FootnoteText"/>
        <w:rPr>
          <w:lang w:val="en-US"/>
        </w:rPr>
      </w:pPr>
      <w:r>
        <w:rPr>
          <w:rStyle w:val="FootnoteReference"/>
        </w:rPr>
        <w:footnoteRef/>
      </w:r>
      <w:r>
        <w:t xml:space="preserve"> </w:t>
      </w:r>
      <w:r w:rsidRPr="00926DAA">
        <w:t>http://www.internetworldstats.com/stats.htm</w:t>
      </w:r>
    </w:p>
  </w:footnote>
  <w:footnote w:id="9">
    <w:p w:rsidR="00B55A16" w:rsidRPr="00C47A81" w:rsidRDefault="00B55A16" w:rsidP="00FE1AFD">
      <w:pPr>
        <w:pStyle w:val="FootnoteText"/>
        <w:rPr>
          <w:lang w:val="en-US"/>
        </w:rPr>
      </w:pPr>
      <w:r>
        <w:rPr>
          <w:rStyle w:val="FootnoteReference"/>
        </w:rPr>
        <w:footnoteRef/>
      </w:r>
      <w:r>
        <w:t xml:space="preserve"> </w:t>
      </w:r>
      <w:r w:rsidRPr="00C47A81">
        <w:t>http://www.internetworldstats.com/asia.htm#vn</w:t>
      </w:r>
    </w:p>
  </w:footnote>
  <w:footnote w:id="10">
    <w:p w:rsidR="00B55A16" w:rsidRPr="009C4DB3" w:rsidRDefault="00B55A16">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B55A16" w:rsidRPr="00F3066B" w:rsidRDefault="00B55A16">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A16" w:rsidRDefault="006821A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B55A16">
          <w:rPr>
            <w:rFonts w:asciiTheme="majorHAnsi" w:eastAsiaTheme="majorEastAsia" w:hAnsiTheme="majorHAnsi" w:cstheme="majorBidi"/>
            <w:color w:val="4F81BD" w:themeColor="accent1"/>
            <w:sz w:val="24"/>
            <w:lang w:val="en-US"/>
          </w:rPr>
          <w:t>TRƯỜNG ĐẠI HỌC HOA SEN</w:t>
        </w:r>
      </w:sdtContent>
    </w:sdt>
    <w:r w:rsidR="00B55A16">
      <w:rPr>
        <w:rFonts w:asciiTheme="majorHAnsi" w:eastAsiaTheme="majorEastAsia" w:hAnsiTheme="majorHAnsi" w:cstheme="majorBidi"/>
        <w:color w:val="4F81BD" w:themeColor="accent1"/>
        <w:sz w:val="24"/>
      </w:rPr>
      <w:t xml:space="preserve"> </w:t>
    </w:r>
    <w:r w:rsidR="00B55A16">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B55A16">
          <w:rPr>
            <w:rFonts w:asciiTheme="majorHAnsi" w:eastAsiaTheme="majorEastAsia" w:hAnsiTheme="majorHAnsi" w:cstheme="majorBidi"/>
            <w:color w:val="4F81BD" w:themeColor="accent1"/>
            <w:sz w:val="24"/>
            <w:lang w:val="en-US"/>
          </w:rPr>
          <w:t>KHOÁ LUẬN TỐT NGHIỆP</w:t>
        </w:r>
      </w:sdtContent>
    </w:sdt>
  </w:p>
  <w:p w:rsidR="00B55A16" w:rsidRPr="00513DD1" w:rsidRDefault="006821A9">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C64333"/>
    <w:multiLevelType w:val="hybridMultilevel"/>
    <w:tmpl w:val="90A218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45D2B"/>
    <w:multiLevelType w:val="hybridMultilevel"/>
    <w:tmpl w:val="FF2E4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987793"/>
    <w:multiLevelType w:val="hybridMultilevel"/>
    <w:tmpl w:val="359AB6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F0414"/>
    <w:multiLevelType w:val="hybridMultilevel"/>
    <w:tmpl w:val="4EF8E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8"/>
  </w:num>
  <w:num w:numId="4">
    <w:abstractNumId w:val="33"/>
  </w:num>
  <w:num w:numId="5">
    <w:abstractNumId w:val="31"/>
  </w:num>
  <w:num w:numId="6">
    <w:abstractNumId w:val="35"/>
  </w:num>
  <w:num w:numId="7">
    <w:abstractNumId w:val="23"/>
  </w:num>
  <w:num w:numId="8">
    <w:abstractNumId w:val="27"/>
  </w:num>
  <w:num w:numId="9">
    <w:abstractNumId w:val="30"/>
  </w:num>
  <w:num w:numId="10">
    <w:abstractNumId w:val="21"/>
  </w:num>
  <w:num w:numId="11">
    <w:abstractNumId w:val="22"/>
  </w:num>
  <w:num w:numId="12">
    <w:abstractNumId w:val="11"/>
  </w:num>
  <w:num w:numId="13">
    <w:abstractNumId w:val="9"/>
  </w:num>
  <w:num w:numId="14">
    <w:abstractNumId w:val="5"/>
  </w:num>
  <w:num w:numId="15">
    <w:abstractNumId w:val="36"/>
  </w:num>
  <w:num w:numId="16">
    <w:abstractNumId w:val="6"/>
  </w:num>
  <w:num w:numId="17">
    <w:abstractNumId w:val="1"/>
  </w:num>
  <w:num w:numId="18">
    <w:abstractNumId w:val="2"/>
  </w:num>
  <w:num w:numId="19">
    <w:abstractNumId w:val="32"/>
  </w:num>
  <w:num w:numId="20">
    <w:abstractNumId w:val="17"/>
  </w:num>
  <w:num w:numId="21">
    <w:abstractNumId w:val="37"/>
  </w:num>
  <w:num w:numId="22">
    <w:abstractNumId w:val="13"/>
  </w:num>
  <w:num w:numId="23">
    <w:abstractNumId w:val="29"/>
  </w:num>
  <w:num w:numId="24">
    <w:abstractNumId w:val="15"/>
  </w:num>
  <w:num w:numId="25">
    <w:abstractNumId w:val="16"/>
  </w:num>
  <w:num w:numId="26">
    <w:abstractNumId w:val="26"/>
  </w:num>
  <w:num w:numId="27">
    <w:abstractNumId w:val="26"/>
  </w:num>
  <w:num w:numId="28">
    <w:abstractNumId w:val="26"/>
  </w:num>
  <w:num w:numId="29">
    <w:abstractNumId w:val="24"/>
  </w:num>
  <w:num w:numId="30">
    <w:abstractNumId w:val="0"/>
  </w:num>
  <w:num w:numId="31">
    <w:abstractNumId w:val="34"/>
  </w:num>
  <w:num w:numId="32">
    <w:abstractNumId w:val="26"/>
  </w:num>
  <w:num w:numId="33">
    <w:abstractNumId w:val="20"/>
  </w:num>
  <w:num w:numId="34">
    <w:abstractNumId w:val="28"/>
  </w:num>
  <w:num w:numId="35">
    <w:abstractNumId w:val="26"/>
  </w:num>
  <w:num w:numId="36">
    <w:abstractNumId w:val="26"/>
  </w:num>
  <w:num w:numId="37">
    <w:abstractNumId w:val="10"/>
  </w:num>
  <w:num w:numId="38">
    <w:abstractNumId w:val="4"/>
  </w:num>
  <w:num w:numId="39">
    <w:abstractNumId w:val="3"/>
  </w:num>
  <w:num w:numId="40">
    <w:abstractNumId w:val="26"/>
  </w:num>
  <w:num w:numId="41">
    <w:abstractNumId w:val="26"/>
  </w:num>
  <w:num w:numId="42">
    <w:abstractNumId w:val="26"/>
  </w:num>
  <w:num w:numId="43">
    <w:abstractNumId w:val="7"/>
  </w:num>
  <w:num w:numId="44">
    <w:abstractNumId w:val="19"/>
  </w:num>
  <w:num w:numId="45">
    <w:abstractNumId w:val="8"/>
  </w:num>
  <w:num w:numId="46">
    <w:abstractNumId w:val="14"/>
  </w:num>
  <w:num w:numId="47">
    <w:abstractNumId w:val="25"/>
  </w:num>
  <w:num w:numId="48">
    <w:abstractNumId w:val="26"/>
  </w:num>
  <w:num w:numId="49">
    <w:abstractNumId w:val="26"/>
  </w:num>
  <w:num w:numId="5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657E"/>
    <w:rsid w:val="00072ECD"/>
    <w:rsid w:val="00073FCD"/>
    <w:rsid w:val="00074AC4"/>
    <w:rsid w:val="000776C1"/>
    <w:rsid w:val="00084CB0"/>
    <w:rsid w:val="00086C94"/>
    <w:rsid w:val="00090199"/>
    <w:rsid w:val="0009253B"/>
    <w:rsid w:val="000926CB"/>
    <w:rsid w:val="000947FE"/>
    <w:rsid w:val="000A2156"/>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2A36"/>
    <w:rsid w:val="0012276C"/>
    <w:rsid w:val="00127F17"/>
    <w:rsid w:val="00130841"/>
    <w:rsid w:val="00131F9F"/>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0AF6"/>
    <w:rsid w:val="001C1A64"/>
    <w:rsid w:val="001C1FAD"/>
    <w:rsid w:val="001D09F2"/>
    <w:rsid w:val="001D2CEB"/>
    <w:rsid w:val="001D34EA"/>
    <w:rsid w:val="001D5E83"/>
    <w:rsid w:val="001D6BBE"/>
    <w:rsid w:val="001E1813"/>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1151"/>
    <w:rsid w:val="0031137A"/>
    <w:rsid w:val="00314C0C"/>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22557"/>
    <w:rsid w:val="00425174"/>
    <w:rsid w:val="00431B13"/>
    <w:rsid w:val="00431E21"/>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53D5"/>
    <w:rsid w:val="00480C9D"/>
    <w:rsid w:val="00482A76"/>
    <w:rsid w:val="0048680E"/>
    <w:rsid w:val="00486BE1"/>
    <w:rsid w:val="0048771F"/>
    <w:rsid w:val="00487BAA"/>
    <w:rsid w:val="00492DFF"/>
    <w:rsid w:val="004A136C"/>
    <w:rsid w:val="004A31FE"/>
    <w:rsid w:val="004A5C47"/>
    <w:rsid w:val="004A6E73"/>
    <w:rsid w:val="004B0C9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4228"/>
    <w:rsid w:val="005B6404"/>
    <w:rsid w:val="005B7B74"/>
    <w:rsid w:val="005C1261"/>
    <w:rsid w:val="005C301C"/>
    <w:rsid w:val="005C683B"/>
    <w:rsid w:val="005D0CFA"/>
    <w:rsid w:val="005D117D"/>
    <w:rsid w:val="005D1EF3"/>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57A82"/>
    <w:rsid w:val="006608EA"/>
    <w:rsid w:val="0066199B"/>
    <w:rsid w:val="0066343A"/>
    <w:rsid w:val="00664A33"/>
    <w:rsid w:val="00664E20"/>
    <w:rsid w:val="0066555E"/>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29A3"/>
    <w:rsid w:val="006D3397"/>
    <w:rsid w:val="006D3F91"/>
    <w:rsid w:val="006D46A8"/>
    <w:rsid w:val="006D4BA5"/>
    <w:rsid w:val="006D5C02"/>
    <w:rsid w:val="006D5E4A"/>
    <w:rsid w:val="006D614F"/>
    <w:rsid w:val="006E0673"/>
    <w:rsid w:val="006F1847"/>
    <w:rsid w:val="006F2085"/>
    <w:rsid w:val="006F2A61"/>
    <w:rsid w:val="006F7677"/>
    <w:rsid w:val="007005CA"/>
    <w:rsid w:val="00701AC5"/>
    <w:rsid w:val="007055A7"/>
    <w:rsid w:val="007055D0"/>
    <w:rsid w:val="00705D2F"/>
    <w:rsid w:val="007064A0"/>
    <w:rsid w:val="00707CA3"/>
    <w:rsid w:val="007101D5"/>
    <w:rsid w:val="007166B2"/>
    <w:rsid w:val="007173CE"/>
    <w:rsid w:val="00717F52"/>
    <w:rsid w:val="0072059F"/>
    <w:rsid w:val="00721BEF"/>
    <w:rsid w:val="00723B26"/>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B120D"/>
    <w:rsid w:val="007C417A"/>
    <w:rsid w:val="007C59B0"/>
    <w:rsid w:val="007C6574"/>
    <w:rsid w:val="007C7659"/>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6981"/>
    <w:rsid w:val="008475CA"/>
    <w:rsid w:val="00847D31"/>
    <w:rsid w:val="008515B9"/>
    <w:rsid w:val="00852829"/>
    <w:rsid w:val="008567F3"/>
    <w:rsid w:val="0085789D"/>
    <w:rsid w:val="008646AB"/>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03770"/>
    <w:rsid w:val="009119ED"/>
    <w:rsid w:val="009133BB"/>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1CEA"/>
    <w:rsid w:val="009E40AA"/>
    <w:rsid w:val="009E4FA7"/>
    <w:rsid w:val="009E6530"/>
    <w:rsid w:val="009E758A"/>
    <w:rsid w:val="009F0DCC"/>
    <w:rsid w:val="009F2418"/>
    <w:rsid w:val="009F4BCE"/>
    <w:rsid w:val="009F60BA"/>
    <w:rsid w:val="009F725F"/>
    <w:rsid w:val="00A0075B"/>
    <w:rsid w:val="00A00BAF"/>
    <w:rsid w:val="00A037C7"/>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D765B"/>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0C2D"/>
    <w:rsid w:val="00C01520"/>
    <w:rsid w:val="00C01C3F"/>
    <w:rsid w:val="00C05CDA"/>
    <w:rsid w:val="00C06B1C"/>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90E1F"/>
    <w:rsid w:val="00C916A2"/>
    <w:rsid w:val="00C962F5"/>
    <w:rsid w:val="00C9664B"/>
    <w:rsid w:val="00C967E9"/>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51517"/>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8CB"/>
    <w:rsid w:val="00DC0988"/>
    <w:rsid w:val="00DD42AE"/>
    <w:rsid w:val="00DD4EF6"/>
    <w:rsid w:val="00DD6180"/>
    <w:rsid w:val="00DD71FE"/>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7DEB"/>
    <w:rsid w:val="00E23B58"/>
    <w:rsid w:val="00E241C2"/>
    <w:rsid w:val="00E2551F"/>
    <w:rsid w:val="00E315E7"/>
    <w:rsid w:val="00E33A7C"/>
    <w:rsid w:val="00E4178D"/>
    <w:rsid w:val="00E435AF"/>
    <w:rsid w:val="00E44649"/>
    <w:rsid w:val="00E449D9"/>
    <w:rsid w:val="00E46A99"/>
    <w:rsid w:val="00E54130"/>
    <w:rsid w:val="00E560CA"/>
    <w:rsid w:val="00E565D9"/>
    <w:rsid w:val="00E62711"/>
    <w:rsid w:val="00E647DF"/>
    <w:rsid w:val="00E6563A"/>
    <w:rsid w:val="00E6577A"/>
    <w:rsid w:val="00E73F39"/>
    <w:rsid w:val="00E759F9"/>
    <w:rsid w:val="00E81B55"/>
    <w:rsid w:val="00E850E0"/>
    <w:rsid w:val="00E9283E"/>
    <w:rsid w:val="00E92F4D"/>
    <w:rsid w:val="00E93E27"/>
    <w:rsid w:val="00E945F3"/>
    <w:rsid w:val="00E94B5A"/>
    <w:rsid w:val="00EA02B8"/>
    <w:rsid w:val="00EA25BA"/>
    <w:rsid w:val="00EA62CD"/>
    <w:rsid w:val="00EA7267"/>
    <w:rsid w:val="00EB1A19"/>
    <w:rsid w:val="00EB31D9"/>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41C0"/>
    <w:rsid w:val="00F472FF"/>
    <w:rsid w:val="00F523BD"/>
    <w:rsid w:val="00F535D3"/>
    <w:rsid w:val="00F600CF"/>
    <w:rsid w:val="00F605EB"/>
    <w:rsid w:val="00F62648"/>
    <w:rsid w:val="00F62D9C"/>
    <w:rsid w:val="00F62F58"/>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3.wdp"/><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20.emf"/><Relationship Id="rId38" Type="http://schemas.microsoft.com/office/2007/relationships/hdphoto" Target="media/hdphoto1.wdp"/><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microsoft.com/office/2007/relationships/hdphoto" Target="media/hdphoto2.wdp"/><Relationship Id="rId45" Type="http://schemas.openxmlformats.org/officeDocument/2006/relationships/image" Target="media/image29.png"/><Relationship Id="rId53"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2.emf"/><Relationship Id="rId10" Type="http://schemas.openxmlformats.org/officeDocument/2006/relationships/image" Target="media/image1.wmf"/><Relationship Id="rId19" Type="http://schemas.openxmlformats.org/officeDocument/2006/relationships/comments" Target="comments.xml"/><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27.png"/><Relationship Id="rId48" Type="http://schemas.microsoft.com/office/2007/relationships/hdphoto" Target="media/hdphoto4.wdp"/><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1B76AA-37DC-4082-BB96-FFB005E06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8940</TotalTime>
  <Pages>79</Pages>
  <Words>15310</Words>
  <Characters>87268</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102374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691</cp:revision>
  <dcterms:created xsi:type="dcterms:W3CDTF">2011-10-04T06:57:00Z</dcterms:created>
  <dcterms:modified xsi:type="dcterms:W3CDTF">2011-12-16T16:39:00Z</dcterms:modified>
  <cp:contentStatus>Not finished</cp:contentStatus>
</cp:coreProperties>
</file>