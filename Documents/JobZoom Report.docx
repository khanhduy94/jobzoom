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2B51C1"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2B51C1"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2B51C1">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2B51C1">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2B51C1">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2B51C1">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2B51C1">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2B51C1">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101A48" w:rsidP="00775358">
      <w:pPr>
        <w:pStyle w:val="Heading1"/>
        <w:rPr>
          <w:lang w:val="en-US"/>
        </w:rPr>
      </w:pPr>
      <w:r>
        <w:rPr>
          <w:lang w:val="en-US"/>
        </w:rPr>
        <w:t>Nền tảng xây dựng kiến trúc</w:t>
      </w:r>
    </w:p>
    <w:p w:rsidR="00101A48" w:rsidRDefault="00101A48" w:rsidP="00C638D1">
      <w:pPr>
        <w:pStyle w:val="Heading2"/>
        <w:rPr>
          <w:lang w:val="en-US"/>
        </w:rPr>
      </w:pPr>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r w:rsidR="003900E4">
        <w:rPr>
          <w:lang w:val="en-US"/>
        </w:rPr>
        <w:t xml:space="preserve">Sau đó, </w:t>
      </w:r>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r w:rsidR="00903770">
        <w:rPr>
          <w:lang w:val="en-US"/>
        </w:rPr>
        <w:t xml:space="preserve">Vì vậy, </w:t>
      </w:r>
      <w:r w:rsidR="00D920E4">
        <w:rPr>
          <w:lang w:val="en-US"/>
        </w:rPr>
        <w:t xml:space="preserve">Blog đã ra đời 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C90E1F" w:rsidRDefault="002338BA" w:rsidP="00DB1404">
      <w:pPr>
        <w:ind w:firstLine="720"/>
        <w:rPr>
          <w:lang w:val="en-US"/>
        </w:rPr>
      </w:pPr>
      <w:r>
        <w:rPr>
          <w:lang w:val="en-US"/>
        </w:rPr>
        <w:t>Tóm lại</w:t>
      </w:r>
      <w:r w:rsidR="00C90E1F">
        <w:rPr>
          <w:lang w:val="en-US"/>
        </w:rPr>
        <w:t xml:space="preserve">, xu hướng lưu trữ thông tin được lưu trữ dưới </w:t>
      </w:r>
      <w:r w:rsidR="00C90E1F" w:rsidRPr="00C90E1F">
        <w:rPr>
          <w:i/>
          <w:lang w:val="en-US"/>
        </w:rPr>
        <w:t>dạng phi cấu trúc</w:t>
      </w:r>
      <w:r w:rsidR="00C90E1F">
        <w:rPr>
          <w:lang w:val="en-US"/>
        </w:rPr>
        <w:t xml:space="preserve"> - dữ liệu thô và không có sự phân loại sẽ dần dần chuyển sang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lang w:val="en-US"/>
        </w:rPr>
        <w:t xml:space="preserve">, có sự phân loại rõ ràng. Từ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i/>
          <w:lang w:val="en-US"/>
        </w:rPr>
        <w:t xml:space="preserve"> </w:t>
      </w:r>
      <w:r w:rsidR="00C90E1F" w:rsidRPr="00C90E1F">
        <w:rPr>
          <w:lang w:val="en-US"/>
        </w:rPr>
        <w:t>này</w:t>
      </w:r>
      <w:r w:rsidR="00C90E1F">
        <w:rPr>
          <w:lang w:val="en-US"/>
        </w:rPr>
        <w:t xml:space="preserve"> thông tin lại được trở về dạng phi cấu trúc tuy nhiên ở một mức độ cao hơn, có sự phân loại bằng tag nhưng chưa thể hiện mức độ tương quan giữa các tag ấy và lưu trữ thông tin dưới </w:t>
      </w:r>
      <w:r w:rsidR="00C90E1F" w:rsidRPr="00C90E1F">
        <w:rPr>
          <w:i/>
          <w:lang w:val="en-US"/>
        </w:rPr>
        <w:t>dạng có cấu trúc cây</w:t>
      </w:r>
      <w:r w:rsidR="00C90E1F">
        <w:rPr>
          <w:lang w:val="en-US"/>
        </w:rPr>
        <w:t xml:space="preserve"> đã giúp giải quyết các khuyết điểm trên, giúp cho việc lưu trữ thông tin trở nên linh hoạt cùng như giúp cho việc phân loại và so khớp giữa các đối tượng trở nên dễ dàng hơn</w:t>
      </w:r>
      <w:r>
        <w:rPr>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r>
        <w:rPr>
          <w:lang w:val="en-US"/>
        </w:rPr>
        <w:t>Nhu cầu so khớp thông tin ngày càng nhiều</w:t>
      </w:r>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r w:rsidR="00CA3AA5">
        <w:rPr>
          <w:lang w:val="en-US"/>
        </w:rPr>
        <w:t xml:space="preserve"> </w:t>
      </w:r>
    </w:p>
    <w:p w:rsidR="00E94B5A" w:rsidRPr="00E94B5A" w:rsidRDefault="00CA3AA5" w:rsidP="00E94B5A">
      <w:pPr>
        <w:rPr>
          <w:lang w:val="en-US"/>
        </w:rPr>
      </w:pPr>
      <w:r>
        <w:rPr>
          <w:lang w:val="en-US"/>
        </w:rPr>
        <w:tab/>
      </w:r>
    </w:p>
    <w:p w:rsidR="00F34B67" w:rsidRDefault="00F34B67" w:rsidP="00F34B67">
      <w:pPr>
        <w:pStyle w:val="Heading2"/>
        <w:rPr>
          <w:lang w:val="en-US"/>
        </w:rPr>
      </w:pPr>
      <w:r>
        <w:rPr>
          <w:lang w:val="en-US"/>
        </w:rPr>
        <w:lastRenderedPageBreak/>
        <w:t>Khi nào thông tin có thể so khớp được với nhau</w:t>
      </w:r>
    </w:p>
    <w:p w:rsidR="005D28E9" w:rsidRPr="005D28E9" w:rsidRDefault="005D28E9" w:rsidP="005D28E9">
      <w:pPr>
        <w:rPr>
          <w:lang w:val="en-US"/>
        </w:rPr>
      </w:pPr>
    </w:p>
    <w:p w:rsidR="00F914AA" w:rsidRDefault="00F914AA" w:rsidP="00F914AA">
      <w:pPr>
        <w:pStyle w:val="Heading2"/>
        <w:rPr>
          <w:lang w:val="en-US"/>
        </w:rPr>
      </w:pPr>
      <w:r>
        <w:rPr>
          <w:lang w:val="en-US"/>
        </w:rPr>
        <w:t>Lưu trữ thông tin dưới dạng cây là tiền đề cho việc lưu trữ thông tin của kiến trúc</w:t>
      </w:r>
    </w:p>
    <w:p w:rsidR="00CA3AA5" w:rsidRPr="00CA3AA5" w:rsidRDefault="00CA3AA5" w:rsidP="00CA3AA5">
      <w:pPr>
        <w:rPr>
          <w:lang w:val="en-US"/>
        </w:rPr>
      </w:pPr>
    </w:p>
    <w:p w:rsidR="00C638D1" w:rsidRDefault="00F74FDD" w:rsidP="00C638D1">
      <w:pPr>
        <w:pStyle w:val="Heading2"/>
        <w:rPr>
          <w:lang w:val="en-US"/>
        </w:rPr>
      </w:pPr>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lastRenderedPageBreak/>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r>
        <w:rPr>
          <w:lang w:val="en-US"/>
        </w:rPr>
        <w:t>Các vấn đề cần giải quyết khi thực hiện kiến trúc lưu trữ và so khớp thông tin</w:t>
      </w:r>
    </w:p>
    <w:p w:rsidR="005D28E9" w:rsidRPr="005D28E9" w:rsidRDefault="005D28E9" w:rsidP="005D28E9">
      <w:pPr>
        <w:rPr>
          <w:lang w:val="en-US"/>
        </w:rPr>
      </w:pPr>
    </w:p>
    <w:p w:rsidR="003E698C" w:rsidRDefault="00347997" w:rsidP="003E698C">
      <w:pPr>
        <w:pStyle w:val="Heading2"/>
        <w:rPr>
          <w:lang w:val="en-US"/>
        </w:rPr>
      </w:pPr>
      <w:r>
        <w:rPr>
          <w:lang w:val="en-US"/>
        </w:rPr>
        <w:t>Lý thuyết và phương pháp xây dựng kiến trúc lưu trữ và so khớp thông tin</w:t>
      </w:r>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F62648">
      <w:pPr>
        <w:pStyle w:val="ListParagraph"/>
        <w:numPr>
          <w:ilvl w:val="0"/>
          <w:numId w:val="33"/>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F62648">
      <w:pPr>
        <w:pStyle w:val="ListParagraph"/>
        <w:numPr>
          <w:ilvl w:val="0"/>
          <w:numId w:val="33"/>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F62648">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F62648">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20" w:name="_Ref311361423"/>
      <w:bookmarkStart w:id="21" w:name="_Toc311738007"/>
      <w:bookmarkStart w:id="22" w:name="_Ref311361472"/>
      <w:r>
        <w:rPr>
          <w:lang w:val="en-US"/>
        </w:rPr>
        <w:t>Tag</w:t>
      </w:r>
      <w:bookmarkEnd w:id="20"/>
      <w:bookmarkEnd w:id="21"/>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lastRenderedPageBreak/>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83478F" w:rsidRDefault="0083478F" w:rsidP="0083478F">
      <w:pPr>
        <w:pStyle w:val="Heading3"/>
        <w:rPr>
          <w:lang w:val="en-US"/>
        </w:rPr>
      </w:pPr>
      <w:bookmarkStart w:id="23" w:name="_Ref311363212"/>
      <w:bookmarkStart w:id="24" w:name="_Toc311738008"/>
      <w:bookmarkEnd w:id="22"/>
      <w:r>
        <w:rPr>
          <w:lang w:val="en-US"/>
        </w:rPr>
        <w:t>Taxonomy</w:t>
      </w:r>
      <w:bookmarkEnd w:id="23"/>
      <w:bookmarkEnd w:id="24"/>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lastRenderedPageBreak/>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5E5C4FCB" wp14:editId="166E0E51">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5"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5"/>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ml:space="preserve">. xây dựng taxonomy hỗ trợ việc tóm tắt tự </w:t>
      </w:r>
      <w:r w:rsidRPr="006E0673">
        <w:rPr>
          <w:lang w:val="en-US"/>
        </w:rPr>
        <w:lastRenderedPageBreak/>
        <w:t>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727FEAA" wp14:editId="74616CF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26"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26"/>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lastRenderedPageBreak/>
        <w:drawing>
          <wp:inline distT="0" distB="0" distL="0" distR="0" wp14:anchorId="589D2155" wp14:editId="1F149452">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27"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27"/>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738ACA7A" wp14:editId="2E86AF78">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28"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28"/>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 xml:space="preserve">Network taxonomy là một cấu trúc mạng, mỗi node có thể có nhiều node cha. Mỗi node trong network taxonomy có thể liên kết đến một node bất kỳ. Với network </w:t>
      </w:r>
      <w:r>
        <w:rPr>
          <w:lang w:val="en-US"/>
        </w:rPr>
        <w:lastRenderedPageBreak/>
        <w:t>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00065FE5" wp14:editId="0F998AB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29"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29"/>
    </w:p>
    <w:p w:rsidR="003E698C" w:rsidRDefault="003E698C" w:rsidP="00AB15E0">
      <w:pPr>
        <w:pStyle w:val="Heading3"/>
        <w:rPr>
          <w:lang w:val="en-US"/>
        </w:rPr>
      </w:pPr>
      <w:bookmarkStart w:id="30" w:name="_Ref311361408"/>
      <w:bookmarkStart w:id="31" w:name="_Ref311633682"/>
      <w:bookmarkStart w:id="32" w:name="_Ref311633848"/>
      <w:bookmarkStart w:id="33" w:name="_Ref311633856"/>
      <w:bookmarkStart w:id="34" w:name="_Toc311738009"/>
      <w:r>
        <w:rPr>
          <w:lang w:val="en-US"/>
        </w:rPr>
        <w:t>Độ tương quan giữa các tag</w:t>
      </w:r>
      <w:bookmarkEnd w:id="30"/>
      <w:bookmarkEnd w:id="31"/>
      <w:bookmarkEnd w:id="32"/>
      <w:bookmarkEnd w:id="33"/>
      <w:bookmarkEnd w:id="34"/>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5" w:name="_Ref311361377"/>
      <w:bookmarkStart w:id="36" w:name="_Toc311738010"/>
      <w:r>
        <w:rPr>
          <w:lang w:val="en-US"/>
        </w:rPr>
        <w:lastRenderedPageBreak/>
        <w:t>Kết hợp so khớp tag và độ tương quan giữa các tag</w:t>
      </w:r>
      <w:bookmarkEnd w:id="35"/>
      <w:bookmarkEnd w:id="36"/>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37" w:name="_Ref309898155"/>
      <w:bookmarkStart w:id="38" w:name="_Toc311738011"/>
      <w:r>
        <w:rPr>
          <w:lang w:val="en-US"/>
        </w:rPr>
        <w:t>Cây quyết định</w:t>
      </w:r>
      <w:bookmarkEnd w:id="37"/>
      <w:bookmarkEnd w:id="38"/>
    </w:p>
    <w:p w:rsidR="00B31B98" w:rsidRPr="00B31B98" w:rsidRDefault="00B31B98" w:rsidP="00B31B98">
      <w:pPr>
        <w:rPr>
          <w:lang w:val="en-US"/>
        </w:rPr>
      </w:pPr>
      <w:commentRangeStart w:id="39"/>
      <w:r>
        <w:rPr>
          <w:lang w:val="en-US"/>
        </w:rPr>
        <w:t>Tại sao sử dụng cây</w:t>
      </w:r>
      <w:commentRangeEnd w:id="39"/>
      <w:r>
        <w:rPr>
          <w:rStyle w:val="CommentReference"/>
        </w:rPr>
        <w:commentReference w:id="39"/>
      </w:r>
    </w:p>
    <w:p w:rsidR="000E527A" w:rsidRDefault="000E527A" w:rsidP="000E527A">
      <w:pPr>
        <w:pStyle w:val="Heading4"/>
      </w:pPr>
      <w:bookmarkStart w:id="40" w:name="_Ref306103292"/>
      <w:r>
        <w:t>Giới thiệu về cây quyết định</w:t>
      </w:r>
      <w:bookmarkEnd w:id="40"/>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1"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2" w:name="_Ref306099706"/>
      <w:bookmarkStart w:id="43" w:name="_Ref306099554"/>
      <w:bookmarkStart w:id="44" w:name="_Toc311802026"/>
      <w:bookmarkEnd w:id="41"/>
      <w:r>
        <w:t xml:space="preserve">Bảng </w:t>
      </w:r>
      <w:r>
        <w:fldChar w:fldCharType="begin"/>
      </w:r>
      <w:r>
        <w:instrText xml:space="preserve"> SEQ Bảng \* ARABIC </w:instrText>
      </w:r>
      <w:r>
        <w:fldChar w:fldCharType="separate"/>
      </w:r>
      <w:r w:rsidR="00C06B1C">
        <w:t>1</w:t>
      </w:r>
      <w:r>
        <w:fldChar w:fldCharType="end"/>
      </w:r>
      <w:bookmarkEnd w:id="42"/>
      <w:r>
        <w:t xml:space="preserve">. </w:t>
      </w:r>
      <w:bookmarkStart w:id="45" w:name="_Ref306099713"/>
      <w:r>
        <w:t>Ví dụ bảng dữ liệu lựa chọn phương tiện di chuyển</w:t>
      </w:r>
      <w:bookmarkEnd w:id="43"/>
      <w:bookmarkEnd w:id="44"/>
      <w:bookmarkEnd w:id="45"/>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106C577F" wp14:editId="2765544F">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6" w:name="_Ref306103906"/>
      <w:bookmarkStart w:id="47" w:name="_Ref306103887"/>
      <w:bookmarkStart w:id="48" w:name="_Toc311802044"/>
      <w:r>
        <w:t xml:space="preserve">Hình </w:t>
      </w:r>
      <w:r>
        <w:fldChar w:fldCharType="begin"/>
      </w:r>
      <w:r>
        <w:instrText xml:space="preserve"> SEQ Hình \* ARABIC </w:instrText>
      </w:r>
      <w:r>
        <w:fldChar w:fldCharType="separate"/>
      </w:r>
      <w:r w:rsidR="00680BEE">
        <w:t>6</w:t>
      </w:r>
      <w:r>
        <w:fldChar w:fldCharType="end"/>
      </w:r>
      <w:bookmarkEnd w:id="46"/>
      <w:r>
        <w:t>. Ví dụ về cây quyết định</w:t>
      </w:r>
      <w:bookmarkEnd w:id="47"/>
      <w:bookmarkEnd w:id="48"/>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49" w:name="_Ref306104924"/>
      <w:bookmarkStart w:id="50" w:name="_Toc311802027"/>
      <w:r>
        <w:t xml:space="preserve">Bảng </w:t>
      </w:r>
      <w:r>
        <w:fldChar w:fldCharType="begin"/>
      </w:r>
      <w:r>
        <w:instrText xml:space="preserve"> SEQ Bảng \* ARABIC </w:instrText>
      </w:r>
      <w:r>
        <w:fldChar w:fldCharType="separate"/>
      </w:r>
      <w:r w:rsidR="00C06B1C">
        <w:t>2</w:t>
      </w:r>
      <w:r>
        <w:fldChar w:fldCharType="end"/>
      </w:r>
      <w:bookmarkEnd w:id="49"/>
      <w:r>
        <w:rPr>
          <w:lang w:val="en-US"/>
        </w:rPr>
        <w:t>. Ví dụ về bảng dữ liệu cần dự đoán phương tiện di chuyển</w:t>
      </w:r>
      <w:bookmarkEnd w:id="50"/>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1"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1"/>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lastRenderedPageBreak/>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2" w:name="_Ref306374185"/>
      <w:r>
        <w:rPr>
          <w:lang w:val="en-US"/>
        </w:rPr>
        <w:t>Một số độ đo thông dụng</w:t>
      </w:r>
      <w:bookmarkEnd w:id="52"/>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3" w:name="OLE_LINK5"/>
      <w:bookmarkStart w:id="5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3"/>
    <w:bookmarkEnd w:id="54"/>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5" w:name="OLE_LINK7"/>
      <w:bookmarkStart w:id="5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5"/>
      <w:bookmarkEnd w:id="56"/>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57" w:name="OLE_LINK3"/>
      <w:bookmarkStart w:id="58" w:name="OLE_LINK4"/>
      <m:oMathPara>
        <m:oMathParaPr>
          <m:jc m:val="left"/>
        </m:oMathParaPr>
        <m:oMath>
          <m:r>
            <w:rPr>
              <w:rFonts w:ascii="Cambria Math" w:hAnsi="Cambria Math" w:cs="Times New Roman"/>
              <w:lang w:val="en-US"/>
            </w:rPr>
            <m:t>Entropy=</m:t>
          </m:r>
          <w:bookmarkEnd w:id="57"/>
          <w:bookmarkEnd w:id="5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59" w:name="OLE_LINK11"/>
          <w:bookmarkStart w:id="6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59"/>
          <w:bookmarkEnd w:id="6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756032AE" wp14:editId="06853EF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1"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1"/>
    </w:p>
    <w:p w:rsidR="000E527A" w:rsidRPr="00CA783E" w:rsidRDefault="000E527A" w:rsidP="000E527A">
      <w:pPr>
        <w:pStyle w:val="Heading5"/>
        <w:rPr>
          <w:lang w:val="en-US"/>
        </w:rPr>
      </w:pPr>
      <w:r w:rsidRPr="00CA783E">
        <w:rPr>
          <w:lang w:val="en-US"/>
        </w:rPr>
        <w:lastRenderedPageBreak/>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40CE3A77" wp14:editId="42A5B6CE">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2"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2"/>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3" w:name="_Ref306633886"/>
      <w:r>
        <w:rPr>
          <w:lang w:val="en-US"/>
        </w:rPr>
        <w:t>Lần lặp đầu tiên</w:t>
      </w:r>
      <w:bookmarkEnd w:id="63"/>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4" w:name="OLE_LINK1"/>
      <w:bookmarkStart w:id="65" w:name="OLE_LINK2"/>
      <w:r>
        <w:rPr>
          <w:lang w:val="en-US"/>
        </w:rPr>
        <w:t>S</w:t>
      </w:r>
      <w:r w:rsidRPr="003F6EA9">
        <w:rPr>
          <w:vertAlign w:val="subscript"/>
          <w:lang w:val="en-US"/>
        </w:rPr>
        <w:t>i</w:t>
      </w:r>
      <w:bookmarkEnd w:id="64"/>
      <w:bookmarkEnd w:id="65"/>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6A62D2ED" wp14:editId="6C42C2FC">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6"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66"/>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583F252C" wp14:editId="0981EAEB">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67" w:name="_Toc311802046"/>
      <w:r>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67"/>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581DFC5B" wp14:editId="116717B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68"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68"/>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69" w:name="OLE_LINK9"/>
      <w:bookmarkStart w:id="7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69"/>
      <w:bookmarkEnd w:id="70"/>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1"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1"/>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B06579F" wp14:editId="7D5C3DCF">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2"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2"/>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3"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3"/>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56BC203D" wp14:editId="0A2DAFB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4"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7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15B99927" wp14:editId="0C35391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5"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75"/>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70DB4173" wp14:editId="266AD7C8">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6"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76"/>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BE4E8FF" wp14:editId="47CB7A9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77"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77"/>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6429F74C" wp14:editId="39010AA8">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78"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78"/>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802A605" wp14:editId="18A8099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79"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79"/>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01850F1F" wp14:editId="68A1D84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0"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80"/>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23F1EDBD" wp14:editId="133A2C7A">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1"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81"/>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39C8FC5E" wp14:editId="6E8676E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2"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2"/>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78BF361" wp14:editId="0F048F1B">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3"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83"/>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055D72" w:rsidP="009E4FA7">
      <w:pPr>
        <w:pStyle w:val="Heading2"/>
        <w:rPr>
          <w:lang w:val="en-US"/>
        </w:rPr>
      </w:pPr>
      <w:commentRangeStart w:id="84"/>
      <w:r>
        <w:rPr>
          <w:lang w:val="en-US"/>
        </w:rPr>
        <w:t>Xây dựng kiến trúc dễ dàng mở rộng, đảm bảo hiệu năng và dễ sử dụng</w:t>
      </w:r>
      <w:commentRangeEnd w:id="84"/>
      <w:r w:rsidR="00B31B98">
        <w:rPr>
          <w:rStyle w:val="CommentReference"/>
          <w:rFonts w:eastAsiaTheme="minorHAnsi" w:cstheme="minorBidi"/>
          <w:b w:val="0"/>
          <w:bCs w:val="0"/>
          <w:color w:val="auto"/>
        </w:rPr>
        <w:commentReference w:id="84"/>
      </w:r>
    </w:p>
    <w:p w:rsidR="00F62648" w:rsidRPr="00F62648" w:rsidRDefault="00055D72" w:rsidP="00055D72">
      <w:pPr>
        <w:ind w:firstLine="576"/>
        <w:rPr>
          <w:lang w:val="en-US"/>
        </w:rPr>
      </w:pPr>
      <w:r>
        <w:rPr>
          <w:lang w:val="en-US"/>
        </w:rPr>
        <w:t>Để xây dựng kiến trúc đáp ứng được nhu cầu nói trên, nhóm chúng tôi áp dụng một số lý thuyết về kiến trúc phần mềm sau đây:</w:t>
      </w:r>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3CF2C17F" wp14:editId="47F5F1F0">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85"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85"/>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lastRenderedPageBreak/>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lastRenderedPageBreak/>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lastRenderedPageBreak/>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lastRenderedPageBreak/>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86" w:name="_Ref310943415"/>
      <w:bookmarkStart w:id="87" w:name="_Ref310943432"/>
      <w:bookmarkStart w:id="88"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lastRenderedPageBreak/>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r>
        <w:rPr>
          <w:lang w:val="en-US"/>
        </w:rPr>
        <w:t>Giải quyết bài toán kiến trúc</w:t>
      </w:r>
      <w:bookmarkEnd w:id="86"/>
      <w:bookmarkEnd w:id="87"/>
      <w:bookmarkEnd w:id="88"/>
    </w:p>
    <w:p w:rsidR="00A11C19" w:rsidRDefault="003E698C" w:rsidP="003E698C">
      <w:pPr>
        <w:pStyle w:val="Heading2"/>
        <w:rPr>
          <w:lang w:val="en-US"/>
        </w:rPr>
      </w:pPr>
      <w:bookmarkStart w:id="89" w:name="_Ref311633974"/>
      <w:bookmarkStart w:id="90" w:name="_Ref311633977"/>
      <w:bookmarkStart w:id="91" w:name="_Toc311738014"/>
      <w:r>
        <w:rPr>
          <w:lang w:val="en-US"/>
        </w:rPr>
        <w:t xml:space="preserve">Áp dụng </w:t>
      </w:r>
      <w:r w:rsidR="001D6BBE">
        <w:rPr>
          <w:lang w:val="en-US"/>
        </w:rPr>
        <w:t>lý thuyết và phương pháp</w:t>
      </w:r>
      <w:r w:rsidR="002373EA">
        <w:rPr>
          <w:lang w:val="en-US"/>
        </w:rPr>
        <w:t xml:space="preserve"> vào bài toán</w:t>
      </w:r>
      <w:bookmarkEnd w:id="89"/>
      <w:bookmarkEnd w:id="90"/>
      <w:bookmarkEnd w:id="91"/>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2" w:name="_Toc311738015"/>
      <w:r>
        <w:rPr>
          <w:lang w:val="en-US"/>
        </w:rPr>
        <w:t>Áp dụng tag và taxonomy</w:t>
      </w:r>
      <w:bookmarkEnd w:id="92"/>
    </w:p>
    <w:p w:rsidR="009B0671" w:rsidRDefault="009B0671" w:rsidP="009B0671">
      <w:pPr>
        <w:ind w:firstLine="720"/>
        <w:rPr>
          <w:ins w:id="93" w:author="Kyo" w:date="2011-12-17T13:00:00Z"/>
          <w:lang w:val="en-US"/>
        </w:rPr>
      </w:pPr>
      <w:bookmarkStart w:id="94" w:name="_Toc311738016"/>
      <w:ins w:id="95" w:author="Kyo" w:date="2011-12-17T13:00:00Z">
        <w:r>
          <w:rPr>
            <w:lang w:val="en-US"/>
          </w:rPr>
          <w:t xml:space="preserve">Theo xu hướng lưu trữ và tìm kiếm thông tin, từ sự tổ chức thông tin có cấu trúc thiếu tính linh động đến việc phá vỡ cấu trúc đó để lưu trữ thông tin dễ dàng và hợp lý hơn dưới dạng phi cấu trúc, cụ thể là Tag. Tuy nhiên, … kết hợp tag và taxonomy để xây dựng kiến trúc ….    </w:t>
        </w:r>
      </w:ins>
    </w:p>
    <w:p w:rsidR="009E1CEA" w:rsidRDefault="009B0671" w:rsidP="009E1CEA">
      <w:pPr>
        <w:ind w:firstLine="720"/>
        <w:rPr>
          <w:lang w:val="en-US"/>
        </w:rPr>
      </w:pPr>
      <w:ins w:id="96" w:author="Kyo" w:date="2011-12-17T13:00:00Z">
        <w:r>
          <w:rPr>
            <w:lang w:val="en-US"/>
          </w:rPr>
          <w:t>//</w:t>
        </w:r>
      </w:ins>
      <w:bookmarkStart w:id="97" w:name="_GoBack"/>
      <w:bookmarkEnd w:id="97"/>
      <w:r w:rsidR="009E1CEA">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sidR="009E1CEA">
        <w:rPr>
          <w:i/>
          <w:lang w:val="en-US"/>
        </w:rPr>
        <w:t>Tag</w:t>
      </w:r>
      <w:r w:rsidR="009E1CEA">
        <w:rPr>
          <w:lang w:val="en-US"/>
        </w:rPr>
        <w:t xml:space="preserve"> và </w:t>
      </w:r>
      <w:r w:rsidR="009E1CEA">
        <w:rPr>
          <w:i/>
          <w:lang w:val="en-US"/>
        </w:rPr>
        <w:t>Taxonomy</w:t>
      </w:r>
      <w:r w:rsidR="009E1CEA">
        <w:rPr>
          <w:lang w:val="en-US"/>
        </w:rPr>
        <w:t xml:space="preserve"> để giải quyết </w:t>
      </w:r>
      <w:r w:rsidR="009E1CEA">
        <w:rPr>
          <w:lang w:val="en-US"/>
        </w:rPr>
        <w:fldChar w:fldCharType="begin"/>
      </w:r>
      <w:r w:rsidR="009E1CEA">
        <w:rPr>
          <w:lang w:val="en-US"/>
        </w:rPr>
        <w:instrText xml:space="preserve"> REF _Ref311722199 \h </w:instrText>
      </w:r>
      <w:r w:rsidR="009E1CEA">
        <w:rPr>
          <w:lang w:val="en-US"/>
        </w:rPr>
      </w:r>
      <w:r w:rsidR="009E1CEA">
        <w:rPr>
          <w:lang w:val="en-US"/>
        </w:rPr>
        <w:fldChar w:fldCharType="separate"/>
      </w:r>
      <w:r w:rsidR="009E1CEA">
        <w:rPr>
          <w:lang w:val="en-US"/>
        </w:rPr>
        <w:t>Bài toán 1: Tổ chức thông tin và sự linh hoạt của hệ thống so khớp</w:t>
      </w:r>
      <w:r w:rsidR="009E1CEA">
        <w:rPr>
          <w:lang w:val="en-US"/>
        </w:rPr>
        <w:fldChar w:fldCharType="end"/>
      </w:r>
      <w:r w:rsidR="009E1CEA">
        <w:rPr>
          <w:lang w:val="en-US"/>
        </w:rPr>
        <w:t>.</w:t>
      </w:r>
    </w:p>
    <w:p w:rsidR="009E1CEA" w:rsidRDefault="009E1CEA" w:rsidP="009E1CEA">
      <w:pPr>
        <w:keepNext/>
        <w:ind w:firstLine="720"/>
      </w:pPr>
      <w:r>
        <w:rPr>
          <w:lang w:val="en-US"/>
        </w:rPr>
        <w:lastRenderedPageBreak/>
        <w:drawing>
          <wp:inline distT="0" distB="0" distL="0" distR="0" wp14:anchorId="02B7F2BE" wp14:editId="65E81200">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98"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98"/>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130785F0" wp14:editId="22A9FCF0">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99"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99"/>
    </w:p>
    <w:p w:rsidR="009E1CEA" w:rsidRDefault="009E1CEA" w:rsidP="009E1CEA">
      <w:pPr>
        <w:ind w:firstLine="720"/>
        <w:rPr>
          <w:lang w:val="en-US"/>
        </w:rPr>
      </w:pPr>
    </w:p>
    <w:p w:rsidR="009E1CEA" w:rsidRDefault="009E1CEA" w:rsidP="009E1CEA">
      <w:pPr>
        <w:ind w:firstLine="720"/>
        <w:rPr>
          <w:lang w:val="en-US"/>
        </w:rPr>
      </w:pPr>
      <w:r>
        <w:rPr>
          <w:lang w:val="en-US"/>
        </w:rPr>
        <w:t xml:space="preserve">Kiến trúc còn hỗ trợ actor quy định trọng số (Weight) cho mỗi tag nhằm thể hiện mức độ quan trọng giữa các tiêu chí yêu cầu khi thực hiện so khớp với đối tượng </w:t>
      </w:r>
      <w:r>
        <w:rPr>
          <w:lang w:val="en-US"/>
        </w:rPr>
        <w:lastRenderedPageBreak/>
        <w:t>“sản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t>Áp dụng độ tương quan giữa các tag</w:t>
      </w:r>
      <w:r w:rsidR="00F3128E">
        <w:rPr>
          <w:lang w:val="en-US"/>
        </w:rPr>
        <w:t xml:space="preserve"> vào việc so khớp</w:t>
      </w:r>
      <w:bookmarkEnd w:id="94"/>
      <w:r w:rsidR="00F3128E">
        <w:rPr>
          <w:lang w:val="en-US"/>
        </w:rPr>
        <w:t xml:space="preserve"> </w:t>
      </w:r>
    </w:p>
    <w:p w:rsidR="009E758A" w:rsidRDefault="009E758A" w:rsidP="009E758A">
      <w:pPr>
        <w:ind w:firstLine="720"/>
        <w:rPr>
          <w:lang w:val="en-US"/>
        </w:rPr>
      </w:pPr>
      <w:bookmarkStart w:id="100"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3D19FEE1" wp14:editId="2953E19F">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t xml:space="preserve">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w:t>
      </w:r>
      <w:r>
        <w:rPr>
          <w:lang w:val="en-US"/>
        </w:rPr>
        <w:lastRenderedPageBreak/>
        <w:t>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1"/>
      <w:r>
        <w:rPr>
          <w:lang w:val="en-US"/>
        </w:rPr>
        <w:t>Công thức tính mức độ so khớp</w:t>
      </w:r>
    </w:p>
    <w:p w:rsidR="001E3188" w:rsidRDefault="001E3188" w:rsidP="009E758A">
      <w:pPr>
        <w:ind w:firstLine="720"/>
        <w:rPr>
          <w:lang w:val="en-US"/>
        </w:rPr>
      </w:pPr>
      <w:r>
        <w:rPr>
          <w:lang w:val="en-US"/>
        </w:rPr>
        <w:t>Tính dễ mở rộng</w:t>
      </w:r>
      <w:commentRangeEnd w:id="101"/>
      <w:r w:rsidR="00B31B98">
        <w:rPr>
          <w:rStyle w:val="CommentReference"/>
        </w:rPr>
        <w:commentReference w:id="101"/>
      </w:r>
    </w:p>
    <w:p w:rsidR="00254F61" w:rsidRDefault="00254F61" w:rsidP="00254F61">
      <w:pPr>
        <w:pStyle w:val="Heading3"/>
        <w:rPr>
          <w:lang w:val="en-US"/>
        </w:rPr>
      </w:pPr>
      <w:r>
        <w:rPr>
          <w:lang w:val="en-US"/>
        </w:rPr>
        <w:t>Áp dụng cây quyết định</w:t>
      </w:r>
      <w:bookmarkEnd w:id="100"/>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1203491C" wp14:editId="2318816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02"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8"/>
      </w:r>
      <w:bookmarkEnd w:id="102"/>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7E2A0CA8" wp14:editId="2E3495F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3"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0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5"/>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6A3E8F" wp14:editId="30EECA45">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6"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06"/>
    </w:p>
    <w:p w:rsidR="00AC0774" w:rsidRDefault="007166B2" w:rsidP="00AC0774">
      <w:pPr>
        <w:keepNext/>
        <w:jc w:val="center"/>
      </w:pPr>
      <w:r>
        <w:rPr>
          <w:lang w:val="en-US"/>
        </w:rPr>
        <w:lastRenderedPageBreak/>
        <w:drawing>
          <wp:inline distT="0" distB="0" distL="0" distR="0" wp14:anchorId="53D27622" wp14:editId="4C0AD19D">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7"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07"/>
    </w:p>
    <w:p w:rsidR="00AC0774" w:rsidRPr="00AC0774" w:rsidRDefault="00AC0774" w:rsidP="00AC0774">
      <w:pPr>
        <w:rPr>
          <w:lang w:val="en-US"/>
        </w:rPr>
      </w:pPr>
    </w:p>
    <w:p w:rsidR="00825D19" w:rsidRDefault="00FA438F" w:rsidP="00825D19">
      <w:pPr>
        <w:keepNext/>
      </w:pPr>
      <w:r>
        <w:rPr>
          <w:lang w:val="en-US"/>
        </w:rPr>
        <w:drawing>
          <wp:inline distT="0" distB="0" distL="0" distR="0" wp14:anchorId="56185704" wp14:editId="7ECF0C44">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8"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08"/>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9" w:name="_Ref311732414"/>
      <w:bookmarkStart w:id="110" w:name="_Ref311732407"/>
      <w:bookmarkStart w:id="111" w:name="_Toc311802034"/>
      <w:r>
        <w:t xml:space="preserve">Bảng </w:t>
      </w:r>
      <w:r>
        <w:fldChar w:fldCharType="begin"/>
      </w:r>
      <w:r>
        <w:instrText xml:space="preserve"> SEQ Bảng \* ARABIC </w:instrText>
      </w:r>
      <w:r>
        <w:fldChar w:fldCharType="separate"/>
      </w:r>
      <w:r w:rsidR="00C06B1C">
        <w:t>9</w:t>
      </w:r>
      <w:r>
        <w:fldChar w:fldCharType="end"/>
      </w:r>
      <w:bookmarkEnd w:id="109"/>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10"/>
      <w:bookmarkEnd w:id="111"/>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12"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12"/>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3" w:name="_Toc311738018"/>
      <w:commentRangeStart w:id="114"/>
      <w:r>
        <w:rPr>
          <w:lang w:val="en-US"/>
        </w:rPr>
        <w:t>Áp dụng kiến trúc phần mềm vào bài toán</w:t>
      </w:r>
      <w:bookmarkEnd w:id="113"/>
      <w:commentRangeEnd w:id="114"/>
      <w:r w:rsidR="00B31B98">
        <w:rPr>
          <w:rStyle w:val="CommentReference"/>
          <w:rFonts w:eastAsiaTheme="minorHAnsi" w:cstheme="minorBidi"/>
          <w:b w:val="0"/>
          <w:bCs w:val="0"/>
          <w:color w:val="auto"/>
        </w:rPr>
        <w:commentReference w:id="114"/>
      </w:r>
    </w:p>
    <w:p w:rsidR="002373EA" w:rsidRPr="002373EA" w:rsidRDefault="002373EA" w:rsidP="002373EA">
      <w:pPr>
        <w:rPr>
          <w:lang w:val="en-US"/>
        </w:rPr>
      </w:pPr>
    </w:p>
    <w:p w:rsidR="003E698C" w:rsidRDefault="003E698C" w:rsidP="003E698C">
      <w:pPr>
        <w:pStyle w:val="Heading2"/>
        <w:rPr>
          <w:lang w:val="en-US"/>
        </w:rPr>
      </w:pPr>
      <w:bookmarkStart w:id="115" w:name="_Toc311738019"/>
      <w:r w:rsidRPr="008C5F46">
        <w:rPr>
          <w:lang w:val="en-US"/>
        </w:rPr>
        <w:t>Đánh giá kiến trúc</w:t>
      </w:r>
      <w:bookmarkEnd w:id="115"/>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6" w:name="_Toc311738020"/>
      <w:r>
        <w:rPr>
          <w:lang w:val="en-US"/>
        </w:rPr>
        <w:t>Áp dụng giải pháp vào bài toán Job Zoom</w:t>
      </w:r>
      <w:bookmarkEnd w:id="116"/>
    </w:p>
    <w:p w:rsidR="00A51802" w:rsidRDefault="00A51802" w:rsidP="00A51802">
      <w:pPr>
        <w:pStyle w:val="Heading2"/>
        <w:rPr>
          <w:lang w:val="en-US"/>
        </w:rPr>
      </w:pPr>
      <w:bookmarkStart w:id="117" w:name="_Toc311738021"/>
      <w:r>
        <w:rPr>
          <w:lang w:val="en-US"/>
        </w:rPr>
        <w:t>Thực trạng các website tuyển dụng hiện nay</w:t>
      </w:r>
      <w:bookmarkEnd w:id="117"/>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8" w:name="_Toc311738022"/>
      <w:r w:rsidRPr="00287AE6">
        <w:rPr>
          <w:lang w:val="en-US"/>
        </w:rPr>
        <w:t>Những vấn đề Job Zoom cần giải quyết</w:t>
      </w:r>
      <w:bookmarkEnd w:id="118"/>
    </w:p>
    <w:p w:rsidR="002E55B1" w:rsidRDefault="002E55B1" w:rsidP="002E55B1">
      <w:pPr>
        <w:pStyle w:val="Heading3"/>
        <w:rPr>
          <w:lang w:val="en-US"/>
        </w:rPr>
      </w:pPr>
      <w:bookmarkStart w:id="119" w:name="_Toc311738023"/>
      <w:r>
        <w:rPr>
          <w:lang w:val="en-US"/>
        </w:rPr>
        <w:t>Vấn đề</w:t>
      </w:r>
      <w:r w:rsidRPr="003E741F">
        <w:rPr>
          <w:lang w:val="en-US"/>
        </w:rPr>
        <w:t xml:space="preserve"> 1: Hỗ trợ người dùng viết CV theo ngành nghề.</w:t>
      </w:r>
      <w:bookmarkEnd w:id="119"/>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20"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0"/>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21" w:name="_Toc311738025"/>
      <w:r>
        <w:rPr>
          <w:lang w:val="en-US"/>
        </w:rPr>
        <w:t xml:space="preserve">Vấn đề 3: </w:t>
      </w:r>
      <w:r w:rsidR="00503014">
        <w:rPr>
          <w:lang w:val="en-US"/>
        </w:rPr>
        <w:t>So khớp hồ sơ ứng viên với yêu cầu tuyển dụng</w:t>
      </w:r>
      <w:bookmarkEnd w:id="121"/>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22" w:name="_Toc311738026"/>
      <w:r>
        <w:rPr>
          <w:lang w:val="en-US"/>
        </w:rPr>
        <w:lastRenderedPageBreak/>
        <w:t>Kết quả mong muốn</w:t>
      </w:r>
      <w:bookmarkEnd w:id="122"/>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23" w:name="_Toc311738027"/>
      <w:r>
        <w:rPr>
          <w:lang w:val="en-US"/>
        </w:rPr>
        <w:t xml:space="preserve">Giải quyết </w:t>
      </w:r>
      <w:r w:rsidR="00B85DBC">
        <w:rPr>
          <w:lang w:val="en-US"/>
        </w:rPr>
        <w:t>những vấn đề trong Job Zoom</w:t>
      </w:r>
      <w:bookmarkEnd w:id="123"/>
    </w:p>
    <w:p w:rsidR="00307326" w:rsidRDefault="00307326" w:rsidP="00307326">
      <w:pPr>
        <w:pStyle w:val="Heading2"/>
        <w:rPr>
          <w:lang w:val="en-US"/>
        </w:rPr>
      </w:pPr>
      <w:bookmarkStart w:id="124" w:name="_Toc311738028"/>
      <w:r>
        <w:rPr>
          <w:lang w:val="en-US"/>
        </w:rPr>
        <w:t xml:space="preserve">Khái quát phương pháp giải quyết </w:t>
      </w:r>
      <w:r w:rsidR="0052696B">
        <w:rPr>
          <w:lang w:val="en-US"/>
        </w:rPr>
        <w:t>vấn đề</w:t>
      </w:r>
      <w:bookmarkEnd w:id="124"/>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5" w:name="_Toc311738029"/>
      <w:r>
        <w:rPr>
          <w:lang w:val="en-US"/>
        </w:rPr>
        <w:t>Ứng dụng lưu trữ dưới dạng tag kết hợp taxonomy</w:t>
      </w:r>
      <w:bookmarkEnd w:id="125"/>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6" w:name="_Toc311738030"/>
      <w:r>
        <w:rPr>
          <w:lang w:val="en-US"/>
        </w:rPr>
        <w:lastRenderedPageBreak/>
        <w:t>Ứng dụng hệ thống so khớp kết hợp mức độ tương quan</w:t>
      </w:r>
      <w:bookmarkEnd w:id="126"/>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7" w:name="_Toc311738031"/>
      <w:bookmarkEnd w:id="14"/>
      <w:bookmarkEnd w:id="15"/>
      <w:r>
        <w:t>Ứng dụng cây quyết định</w:t>
      </w:r>
      <w:bookmarkEnd w:id="127"/>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8"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8"/>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9"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9"/>
    </w:p>
    <w:p w:rsidR="00462AE2" w:rsidRDefault="00102DBA" w:rsidP="00462AE2">
      <w:pPr>
        <w:pStyle w:val="Heading1"/>
        <w:rPr>
          <w:lang w:val="en-US"/>
        </w:rPr>
      </w:pPr>
      <w:bookmarkStart w:id="130" w:name="_Toc311738033"/>
      <w:commentRangeStart w:id="131"/>
      <w:r>
        <w:rPr>
          <w:lang w:val="en-US"/>
        </w:rPr>
        <w:t>Kiến trúc cổng thông tin tìm việc JobZoom</w:t>
      </w:r>
      <w:bookmarkEnd w:id="130"/>
      <w:commentRangeEnd w:id="131"/>
      <w:r w:rsidR="0077244A">
        <w:rPr>
          <w:rStyle w:val="CommentReference"/>
          <w:rFonts w:eastAsiaTheme="minorHAnsi" w:cstheme="minorBidi"/>
          <w:b w:val="0"/>
          <w:bCs w:val="0"/>
          <w:color w:val="auto"/>
        </w:rPr>
        <w:commentReference w:id="131"/>
      </w:r>
    </w:p>
    <w:p w:rsidR="00102DBA" w:rsidRDefault="00102DBA" w:rsidP="00462AE2">
      <w:pPr>
        <w:pStyle w:val="Heading2"/>
        <w:rPr>
          <w:lang w:val="en-US"/>
        </w:rPr>
      </w:pPr>
      <w:bookmarkStart w:id="132" w:name="_Toc311738034"/>
      <w:r>
        <w:rPr>
          <w:lang w:val="en-US"/>
        </w:rPr>
        <w:t>Điều kiện ra đời</w:t>
      </w:r>
      <w:bookmarkEnd w:id="132"/>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33" w:name="_Toc310954208"/>
      <w:bookmarkStart w:id="134" w:name="_Toc311738040"/>
      <w:r>
        <w:rPr>
          <w:lang w:val="en-US"/>
        </w:rPr>
        <w:t xml:space="preserve">Kiến trúc </w:t>
      </w:r>
      <w:r w:rsidR="004524EB">
        <w:rPr>
          <w:lang w:val="en-US"/>
        </w:rPr>
        <w:t xml:space="preserve">JobZoom </w:t>
      </w:r>
      <w:r>
        <w:rPr>
          <w:lang w:val="en-US"/>
        </w:rPr>
        <w:t>framework</w:t>
      </w:r>
      <w:bookmarkEnd w:id="133"/>
    </w:p>
    <w:p w:rsidR="004B0C9E" w:rsidRDefault="004B0C9E" w:rsidP="004B0C9E">
      <w:pPr>
        <w:pStyle w:val="Heading3"/>
        <w:rPr>
          <w:lang w:val="en-US"/>
        </w:rPr>
      </w:pPr>
      <w:bookmarkStart w:id="135" w:name="_Toc310954209"/>
      <w:r>
        <w:rPr>
          <w:lang w:val="en-US"/>
        </w:rPr>
        <w:t>Kiến trúc tổng quan framework</w:t>
      </w:r>
      <w:bookmarkEnd w:id="135"/>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2" o:title=""/>
          </v:shape>
          <o:OLEObject Type="Embed" ProgID="Visio.Drawing.11" ShapeID="_x0000_i1025" DrawAspect="Content" ObjectID="_1385631979" r:id="rId53"/>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36" w:name="_Toc310954211"/>
      <w:r>
        <w:rPr>
          <w:lang w:val="en-US"/>
        </w:rPr>
        <w:t>Data mining</w:t>
      </w:r>
      <w:bookmarkEnd w:id="136"/>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bookmarkEnd w:id="134"/>
    </w:p>
    <w:p w:rsidR="00412F46" w:rsidRDefault="00412F46" w:rsidP="00A51802">
      <w:pPr>
        <w:pStyle w:val="Heading2"/>
        <w:rPr>
          <w:lang w:val="en-US"/>
        </w:rPr>
      </w:pPr>
      <w:bookmarkStart w:id="137" w:name="_Toc311738046"/>
      <w:r>
        <w:rPr>
          <w:lang w:val="en-US"/>
        </w:rPr>
        <w:t xml:space="preserve">So sánh Job Zoom với các website </w:t>
      </w:r>
      <w:r w:rsidR="00604CFE">
        <w:rPr>
          <w:lang w:val="en-US"/>
        </w:rPr>
        <w:t>tìm việc</w:t>
      </w:r>
      <w:r>
        <w:rPr>
          <w:lang w:val="en-US"/>
        </w:rPr>
        <w:t xml:space="preserve"> hiện tại</w:t>
      </w:r>
      <w:bookmarkEnd w:id="137"/>
    </w:p>
    <w:p w:rsidR="00AD6505" w:rsidRDefault="00AD6505" w:rsidP="00AD6505">
      <w:pPr>
        <w:ind w:firstLine="576"/>
        <w:rPr>
          <w:lang w:val="en-US"/>
        </w:rPr>
      </w:pPr>
      <w:bookmarkStart w:id="138" w:name="_Toc311738035"/>
      <w:r>
        <w:rPr>
          <w:lang w:val="en-US"/>
        </w:rPr>
        <w:t>Mô hình kiến trúc khắc phục những điểm yếu của các website tìm việc hiện có</w:t>
      </w:r>
      <w:bookmarkEnd w:id="138"/>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39"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39"/>
    </w:p>
    <w:p w:rsidR="002D613D" w:rsidRDefault="00AE3181" w:rsidP="00A00BAF">
      <w:pPr>
        <w:pStyle w:val="Heading1"/>
        <w:rPr>
          <w:lang w:val="en-US"/>
        </w:rPr>
      </w:pPr>
      <w:bookmarkStart w:id="140" w:name="_Toc311738047"/>
      <w:r>
        <w:rPr>
          <w:lang w:val="en-US"/>
        </w:rPr>
        <w:t>Đánh giá và hướng phát triển</w:t>
      </w:r>
      <w:bookmarkEnd w:id="140"/>
    </w:p>
    <w:p w:rsidR="00A00BAF" w:rsidRDefault="003241E3" w:rsidP="00A00BAF">
      <w:pPr>
        <w:pStyle w:val="Heading2"/>
        <w:rPr>
          <w:lang w:val="en-US"/>
        </w:rPr>
      </w:pPr>
      <w:bookmarkStart w:id="141" w:name="_Toc311738048"/>
      <w:r>
        <w:rPr>
          <w:lang w:val="en-US"/>
        </w:rPr>
        <w:t>Những điểm làm được</w:t>
      </w:r>
      <w:bookmarkEnd w:id="141"/>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2" w:name="_Toc311738049"/>
      <w:r>
        <w:rPr>
          <w:lang w:val="en-US"/>
        </w:rPr>
        <w:t>Những điểm hạn chế</w:t>
      </w:r>
      <w:bookmarkEnd w:id="142"/>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3" w:name="_Toc311738050"/>
      <w:r>
        <w:rPr>
          <w:lang w:val="en-US"/>
        </w:rPr>
        <w:t>Hướng phát triển</w:t>
      </w:r>
      <w:bookmarkEnd w:id="143"/>
    </w:p>
    <w:p w:rsidR="00C3472C" w:rsidRDefault="00C3472C" w:rsidP="00C3472C">
      <w:pPr>
        <w:pStyle w:val="Heading3"/>
        <w:rPr>
          <w:lang w:val="en-US"/>
        </w:rPr>
      </w:pPr>
      <w:bookmarkStart w:id="144" w:name="_Toc311738051"/>
      <w:r>
        <w:rPr>
          <w:lang w:val="en-US"/>
        </w:rPr>
        <w:t>Xác thực độ tin cậy của CV</w:t>
      </w:r>
      <w:r w:rsidR="007F4587">
        <w:rPr>
          <w:lang w:val="en-US"/>
        </w:rPr>
        <w:t xml:space="preserve"> và yêu cầu tuyển dụng</w:t>
      </w:r>
      <w:bookmarkEnd w:id="144"/>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5" w:name="_Toc311738052"/>
      <w:r>
        <w:rPr>
          <w:lang w:val="en-US"/>
        </w:rPr>
        <w:t xml:space="preserve">Phát triển </w:t>
      </w:r>
      <w:r w:rsidR="00A00BAF">
        <w:rPr>
          <w:lang w:val="en-US"/>
        </w:rPr>
        <w:t>Sema</w:t>
      </w:r>
      <w:r>
        <w:rPr>
          <w:lang w:val="en-US"/>
        </w:rPr>
        <w:t>n</w:t>
      </w:r>
      <w:r w:rsidR="00A00BAF">
        <w:rPr>
          <w:lang w:val="en-US"/>
        </w:rPr>
        <w:t>tic web</w:t>
      </w:r>
      <w:bookmarkEnd w:id="145"/>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6"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6"/>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7" w:name="_Toc311738054"/>
      <w:r>
        <w:rPr>
          <w:lang w:val="en-US"/>
        </w:rPr>
        <w:t xml:space="preserve">Phân </w:t>
      </w:r>
      <w:r w:rsidR="00EE0C9A">
        <w:rPr>
          <w:lang w:val="en-US"/>
        </w:rPr>
        <w:t>tán</w:t>
      </w:r>
      <w:r>
        <w:rPr>
          <w:lang w:val="en-US"/>
        </w:rPr>
        <w:t xml:space="preserve"> dữ liệu</w:t>
      </w:r>
      <w:bookmarkEnd w:id="147"/>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8" w:name="_Toc311738055"/>
      <w:r>
        <w:rPr>
          <w:lang w:val="en-US"/>
        </w:rPr>
        <w:lastRenderedPageBreak/>
        <w:t>Công cụ hỗ trợ lựa chọn ứng viên</w:t>
      </w:r>
      <w:bookmarkEnd w:id="148"/>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9" w:name="_Toc311738056"/>
      <w:r>
        <w:rPr>
          <w:lang w:val="en-US"/>
        </w:rPr>
        <w:t>Thu thập thông tin việc làm tự động</w:t>
      </w:r>
      <w:bookmarkEnd w:id="149"/>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0" w:name="_Toc311738057"/>
      <w:r>
        <w:rPr>
          <w:lang w:val="en-US"/>
        </w:rPr>
        <w:t>Áp dụng quy trình tuyển dụng vào hệ thống</w:t>
      </w:r>
      <w:bookmarkEnd w:id="150"/>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1" w:name="_Toc311738058"/>
      <w:r w:rsidRPr="008A0DFE">
        <w:rPr>
          <w:rStyle w:val="Heading1Char"/>
          <w:b w:val="0"/>
          <w:bCs/>
          <w:noProof w:val="0"/>
          <w:sz w:val="48"/>
          <w:lang w:val="en-US"/>
        </w:rPr>
        <w:lastRenderedPageBreak/>
        <w:t>TÀI LIỆU THAM KHẢO</w:t>
      </w:r>
      <w:bookmarkEnd w:id="151"/>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4"/>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Trung Hieu" w:date="2011-12-16T17:16:00Z" w:initials="TH">
    <w:p w:rsidR="006C43B5" w:rsidRPr="00B31B98" w:rsidRDefault="006C43B5">
      <w:pPr>
        <w:pStyle w:val="CommentText"/>
        <w:rPr>
          <w:lang w:val="en-US"/>
        </w:rPr>
      </w:pPr>
      <w:r>
        <w:rPr>
          <w:rStyle w:val="CommentReference"/>
        </w:rPr>
        <w:annotationRef/>
      </w:r>
      <w:r>
        <w:rPr>
          <w:lang w:val="en-US"/>
        </w:rPr>
        <w:t>Hiu</w:t>
      </w:r>
    </w:p>
  </w:comment>
  <w:comment w:id="84" w:author="Trung Hieu" w:date="2011-12-16T17:15:00Z" w:initials="TH">
    <w:p w:rsidR="006C43B5" w:rsidRPr="00B31B98" w:rsidRDefault="006C43B5">
      <w:pPr>
        <w:pStyle w:val="CommentText"/>
        <w:rPr>
          <w:lang w:val="en-US"/>
        </w:rPr>
      </w:pPr>
      <w:r>
        <w:rPr>
          <w:rStyle w:val="CommentReference"/>
        </w:rPr>
        <w:annotationRef/>
      </w:r>
      <w:r>
        <w:rPr>
          <w:lang w:val="en-US"/>
        </w:rPr>
        <w:t>Phúc</w:t>
      </w:r>
    </w:p>
  </w:comment>
  <w:comment w:id="101" w:author="Trung Hieu" w:date="2011-12-16T17:15:00Z" w:initials="TH">
    <w:p w:rsidR="006C43B5" w:rsidRPr="00B31B98" w:rsidRDefault="006C43B5">
      <w:pPr>
        <w:pStyle w:val="CommentText"/>
        <w:rPr>
          <w:lang w:val="en-US"/>
        </w:rPr>
      </w:pPr>
      <w:r>
        <w:rPr>
          <w:rStyle w:val="CommentReference"/>
        </w:rPr>
        <w:annotationRef/>
      </w:r>
      <w:r>
        <w:rPr>
          <w:lang w:val="en-US"/>
        </w:rPr>
        <w:t>Nguyên</w:t>
      </w:r>
    </w:p>
  </w:comment>
  <w:comment w:id="114" w:author="Trung Hieu" w:date="2011-12-16T17:14:00Z" w:initials="TH">
    <w:p w:rsidR="006C43B5" w:rsidRPr="00B31B98" w:rsidRDefault="006C43B5">
      <w:pPr>
        <w:pStyle w:val="CommentText"/>
        <w:rPr>
          <w:lang w:val="en-US"/>
        </w:rPr>
      </w:pPr>
      <w:r>
        <w:rPr>
          <w:rStyle w:val="CommentReference"/>
        </w:rPr>
        <w:annotationRef/>
      </w:r>
      <w:r>
        <w:rPr>
          <w:lang w:val="en-US"/>
        </w:rPr>
        <w:t>Phúc</w:t>
      </w:r>
    </w:p>
  </w:comment>
  <w:comment w:id="131" w:author="Trung Hieu" w:date="2011-12-16T17:14:00Z" w:initials="TH">
    <w:p w:rsidR="006C43B5" w:rsidRPr="0077244A" w:rsidRDefault="006C43B5">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1C1" w:rsidRDefault="002B51C1" w:rsidP="00897824">
      <w:pPr>
        <w:spacing w:line="240" w:lineRule="auto"/>
      </w:pPr>
      <w:r>
        <w:separator/>
      </w:r>
    </w:p>
  </w:endnote>
  <w:endnote w:type="continuationSeparator" w:id="0">
    <w:p w:rsidR="002B51C1" w:rsidRDefault="002B51C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C43B5">
      <w:tc>
        <w:tcPr>
          <w:tcW w:w="500" w:type="pct"/>
          <w:tcBorders>
            <w:top w:val="single" w:sz="4" w:space="0" w:color="943634" w:themeColor="accent2" w:themeShade="BF"/>
          </w:tcBorders>
          <w:shd w:val="clear" w:color="auto" w:fill="943634" w:themeFill="accent2" w:themeFillShade="BF"/>
        </w:tcPr>
        <w:p w:rsidR="006C43B5" w:rsidRDefault="006C43B5">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6C43B5" w:rsidRDefault="006C43B5">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C43B5" w:rsidRDefault="006C43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C43B5">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C43B5" w:rsidRDefault="006C43B5"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C43B5" w:rsidRDefault="006C43B5">
          <w:pPr>
            <w:pStyle w:val="Header"/>
            <w:rPr>
              <w:color w:val="FFFFFF" w:themeColor="background1"/>
            </w:rPr>
          </w:pPr>
          <w:r>
            <w:rPr>
              <w:noProof w:val="0"/>
            </w:rPr>
            <w:fldChar w:fldCharType="begin"/>
          </w:r>
          <w:r>
            <w:instrText xml:space="preserve"> PAGE   \* MERGEFORMAT </w:instrText>
          </w:r>
          <w:r>
            <w:rPr>
              <w:noProof w:val="0"/>
            </w:rPr>
            <w:fldChar w:fldCharType="separate"/>
          </w:r>
          <w:r w:rsidR="005B5804" w:rsidRPr="005B5804">
            <w:rPr>
              <w:color w:val="FFFFFF" w:themeColor="background1"/>
            </w:rPr>
            <w:t>xi</w:t>
          </w:r>
          <w:r>
            <w:rPr>
              <w:color w:val="FFFFFF" w:themeColor="background1"/>
            </w:rPr>
            <w:fldChar w:fldCharType="end"/>
          </w:r>
        </w:p>
      </w:tc>
    </w:tr>
  </w:tbl>
  <w:p w:rsidR="006C43B5" w:rsidRDefault="006C43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C43B5">
      <w:tc>
        <w:tcPr>
          <w:tcW w:w="4500" w:type="pct"/>
          <w:tcBorders>
            <w:top w:val="single" w:sz="4" w:space="0" w:color="000000" w:themeColor="text1"/>
          </w:tcBorders>
        </w:tcPr>
        <w:p w:rsidR="006C43B5" w:rsidRDefault="002B51C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C43B5">
                <w:rPr>
                  <w:lang w:val="en-US"/>
                </w:rPr>
                <w:t xml:space="preserve">Xây dựng kiến trúc cổng thông tin tìm việc </w:t>
              </w:r>
            </w:sdtContent>
          </w:sdt>
          <w:r w:rsidR="006C43B5">
            <w:t xml:space="preserve">| </w:t>
          </w:r>
          <w:r w:rsidR="006C43B5">
            <w:fldChar w:fldCharType="begin"/>
          </w:r>
          <w:r w:rsidR="006C43B5">
            <w:instrText xml:space="preserve"> STYLEREF  "1"  </w:instrText>
          </w:r>
          <w:r w:rsidR="006C43B5">
            <w:fldChar w:fldCharType="separate"/>
          </w:r>
          <w:r w:rsidR="009B0671">
            <w:t>Giải quyết bài toán kiến trúc</w:t>
          </w:r>
          <w:r w:rsidR="006C43B5">
            <w:fldChar w:fldCharType="end"/>
          </w:r>
        </w:p>
      </w:tc>
      <w:tc>
        <w:tcPr>
          <w:tcW w:w="500" w:type="pct"/>
          <w:tcBorders>
            <w:top w:val="single" w:sz="4" w:space="0" w:color="C0504D" w:themeColor="accent2"/>
          </w:tcBorders>
          <w:shd w:val="clear" w:color="auto" w:fill="943634" w:themeFill="accent2" w:themeFillShade="BF"/>
        </w:tcPr>
        <w:p w:rsidR="006C43B5" w:rsidRDefault="006C43B5">
          <w:pPr>
            <w:pStyle w:val="Header"/>
            <w:rPr>
              <w:color w:val="FFFFFF" w:themeColor="background1"/>
            </w:rPr>
          </w:pPr>
          <w:r>
            <w:rPr>
              <w:noProof w:val="0"/>
            </w:rPr>
            <w:fldChar w:fldCharType="begin"/>
          </w:r>
          <w:r>
            <w:instrText xml:space="preserve"> PAGE   \* MERGEFORMAT </w:instrText>
          </w:r>
          <w:r>
            <w:rPr>
              <w:noProof w:val="0"/>
            </w:rPr>
            <w:fldChar w:fldCharType="separate"/>
          </w:r>
          <w:r w:rsidR="009B0671" w:rsidRPr="009B0671">
            <w:rPr>
              <w:color w:val="FFFFFF" w:themeColor="background1"/>
            </w:rPr>
            <w:t>41</w:t>
          </w:r>
          <w:r>
            <w:rPr>
              <w:color w:val="FFFFFF" w:themeColor="background1"/>
            </w:rPr>
            <w:fldChar w:fldCharType="end"/>
          </w:r>
        </w:p>
      </w:tc>
    </w:tr>
  </w:tbl>
  <w:p w:rsidR="006C43B5" w:rsidRDefault="006C43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1C1" w:rsidRDefault="002B51C1" w:rsidP="00897824">
      <w:pPr>
        <w:spacing w:line="240" w:lineRule="auto"/>
      </w:pPr>
      <w:r>
        <w:separator/>
      </w:r>
    </w:p>
  </w:footnote>
  <w:footnote w:type="continuationSeparator" w:id="0">
    <w:p w:rsidR="002B51C1" w:rsidRDefault="002B51C1" w:rsidP="00897824">
      <w:pPr>
        <w:spacing w:line="240" w:lineRule="auto"/>
      </w:pPr>
      <w:r>
        <w:continuationSeparator/>
      </w:r>
    </w:p>
  </w:footnote>
  <w:footnote w:id="1">
    <w:p w:rsidR="006C43B5" w:rsidRPr="006511B4" w:rsidRDefault="006C43B5">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C43B5" w:rsidRDefault="006C43B5" w:rsidP="005E55AD">
      <w:pPr>
        <w:pStyle w:val="FootnoteText"/>
        <w:rPr>
          <w:lang w:val="en-US"/>
        </w:rPr>
      </w:pPr>
      <w:r>
        <w:rPr>
          <w:rStyle w:val="FootnoteReference"/>
        </w:rPr>
        <w:footnoteRef/>
      </w:r>
      <w:r>
        <w:t xml:space="preserve"> http://www.internetworldstats.com/stats.htm</w:t>
      </w:r>
    </w:p>
  </w:footnote>
  <w:footnote w:id="3">
    <w:p w:rsidR="006C43B5" w:rsidRPr="00847D31" w:rsidRDefault="006C43B5"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6C43B5" w:rsidRPr="00AA66C8" w:rsidRDefault="006C43B5"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6C43B5" w:rsidRPr="001377F4" w:rsidRDefault="006C43B5" w:rsidP="0083478F">
      <w:pPr>
        <w:pStyle w:val="FootnoteText"/>
        <w:rPr>
          <w:lang w:val="en-US"/>
        </w:rPr>
      </w:pPr>
      <w:r>
        <w:rPr>
          <w:rStyle w:val="FootnoteReference"/>
        </w:rPr>
        <w:footnoteRef/>
      </w:r>
      <w:r>
        <w:t xml:space="preserve"> </w:t>
      </w:r>
      <w:r>
        <w:rPr>
          <w:lang w:val="en-US"/>
        </w:rPr>
        <w:t>Tài liệu tham khảo [15]</w:t>
      </w:r>
    </w:p>
  </w:footnote>
  <w:footnote w:id="6">
    <w:p w:rsidR="006C43B5" w:rsidRPr="001377F4" w:rsidRDefault="006C43B5" w:rsidP="0083478F">
      <w:pPr>
        <w:pStyle w:val="FootnoteText"/>
        <w:rPr>
          <w:lang w:val="en-US"/>
        </w:rPr>
      </w:pPr>
      <w:r>
        <w:rPr>
          <w:rStyle w:val="FootnoteReference"/>
        </w:rPr>
        <w:footnoteRef/>
      </w:r>
      <w:r>
        <w:t xml:space="preserve"> </w:t>
      </w:r>
      <w:r>
        <w:rPr>
          <w:lang w:val="en-US"/>
        </w:rPr>
        <w:t>Tài liệu tham khảo [13]</w:t>
      </w:r>
    </w:p>
  </w:footnote>
  <w:footnote w:id="7">
    <w:p w:rsidR="006C43B5" w:rsidRPr="001377F4" w:rsidRDefault="006C43B5" w:rsidP="0083478F">
      <w:pPr>
        <w:pStyle w:val="FootnoteText"/>
        <w:rPr>
          <w:lang w:val="en-US"/>
        </w:rPr>
      </w:pPr>
      <w:r>
        <w:rPr>
          <w:rStyle w:val="FootnoteReference"/>
        </w:rPr>
        <w:footnoteRef/>
      </w:r>
      <w:r>
        <w:t xml:space="preserve"> </w:t>
      </w:r>
      <w:r>
        <w:rPr>
          <w:lang w:val="en-US"/>
        </w:rPr>
        <w:t>Tài liệu tham khảo [14]</w:t>
      </w:r>
    </w:p>
  </w:footnote>
  <w:footnote w:id="8">
    <w:p w:rsidR="006C43B5" w:rsidRPr="009D1029" w:rsidRDefault="006C43B5">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6C43B5" w:rsidRPr="00DD4EF6" w:rsidRDefault="006C43B5" w:rsidP="00FE1AFD">
      <w:pPr>
        <w:pStyle w:val="FootnoteText"/>
        <w:rPr>
          <w:lang w:val="en-US"/>
        </w:rPr>
      </w:pPr>
      <w:r>
        <w:rPr>
          <w:rStyle w:val="FootnoteReference"/>
        </w:rPr>
        <w:footnoteRef/>
      </w:r>
      <w:r>
        <w:t xml:space="preserve"> </w:t>
      </w:r>
      <w:r w:rsidRPr="00926DAA">
        <w:t>http://www.internetworldstats.com/stats.htm</w:t>
      </w:r>
    </w:p>
  </w:footnote>
  <w:footnote w:id="10">
    <w:p w:rsidR="006C43B5" w:rsidRPr="00C47A81" w:rsidRDefault="006C43B5" w:rsidP="00FE1AFD">
      <w:pPr>
        <w:pStyle w:val="FootnoteText"/>
        <w:rPr>
          <w:lang w:val="en-US"/>
        </w:rPr>
      </w:pPr>
      <w:r>
        <w:rPr>
          <w:rStyle w:val="FootnoteReference"/>
        </w:rPr>
        <w:footnoteRef/>
      </w:r>
      <w:r>
        <w:t xml:space="preserve"> </w:t>
      </w:r>
      <w:r w:rsidRPr="00C47A81">
        <w:t>http://www.internetworldstats.com/asia.htm#vn</w:t>
      </w:r>
    </w:p>
  </w:footnote>
  <w:footnote w:id="11">
    <w:p w:rsidR="006C43B5" w:rsidRPr="009C4DB3" w:rsidRDefault="006C43B5">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6C43B5" w:rsidRPr="00F3066B" w:rsidRDefault="006C43B5">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3B5" w:rsidRDefault="002B51C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C43B5">
          <w:rPr>
            <w:rFonts w:asciiTheme="majorHAnsi" w:eastAsiaTheme="majorEastAsia" w:hAnsiTheme="majorHAnsi" w:cstheme="majorBidi"/>
            <w:color w:val="4F81BD" w:themeColor="accent1"/>
            <w:sz w:val="24"/>
            <w:lang w:val="en-US"/>
          </w:rPr>
          <w:t>TRƯỜNG ĐẠI HỌC HOA SEN</w:t>
        </w:r>
      </w:sdtContent>
    </w:sdt>
    <w:r w:rsidR="006C43B5">
      <w:rPr>
        <w:rFonts w:asciiTheme="majorHAnsi" w:eastAsiaTheme="majorEastAsia" w:hAnsiTheme="majorHAnsi" w:cstheme="majorBidi"/>
        <w:color w:val="4F81BD" w:themeColor="accent1"/>
        <w:sz w:val="24"/>
      </w:rPr>
      <w:t xml:space="preserve"> </w:t>
    </w:r>
    <w:r w:rsidR="006C43B5">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C43B5">
          <w:rPr>
            <w:rFonts w:asciiTheme="majorHAnsi" w:eastAsiaTheme="majorEastAsia" w:hAnsiTheme="majorHAnsi" w:cstheme="majorBidi"/>
            <w:color w:val="4F81BD" w:themeColor="accent1"/>
            <w:sz w:val="24"/>
            <w:lang w:val="en-US"/>
          </w:rPr>
          <w:t>KHOÁ LUẬN TỐT NGHIỆP</w:t>
        </w:r>
      </w:sdtContent>
    </w:sdt>
  </w:p>
  <w:p w:rsidR="006C43B5" w:rsidRPr="00513DD1" w:rsidRDefault="002B51C1">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 w:numId="48">
    <w:abstractNumId w:val="26"/>
  </w:num>
  <w:num w:numId="49">
    <w:abstractNumId w:val="26"/>
  </w:num>
  <w:num w:numId="5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657E"/>
    <w:rsid w:val="00072ECD"/>
    <w:rsid w:val="00073FCD"/>
    <w:rsid w:val="00074AC4"/>
    <w:rsid w:val="000776C1"/>
    <w:rsid w:val="00084CB0"/>
    <w:rsid w:val="00086C94"/>
    <w:rsid w:val="00090199"/>
    <w:rsid w:val="0009253B"/>
    <w:rsid w:val="000926CB"/>
    <w:rsid w:val="000947FE"/>
    <w:rsid w:val="000A2156"/>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1F9F"/>
    <w:rsid w:val="0013205E"/>
    <w:rsid w:val="00133637"/>
    <w:rsid w:val="001377F4"/>
    <w:rsid w:val="00144027"/>
    <w:rsid w:val="00145431"/>
    <w:rsid w:val="00147A3D"/>
    <w:rsid w:val="00151295"/>
    <w:rsid w:val="00151FC8"/>
    <w:rsid w:val="00153C91"/>
    <w:rsid w:val="00157EC4"/>
    <w:rsid w:val="0016161E"/>
    <w:rsid w:val="00172966"/>
    <w:rsid w:val="00173F13"/>
    <w:rsid w:val="00182B2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0AF6"/>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51C1"/>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5804"/>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7A82"/>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EF"/>
    <w:rsid w:val="00723B26"/>
    <w:rsid w:val="0072439A"/>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659"/>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2829"/>
    <w:rsid w:val="008567F3"/>
    <w:rsid w:val="0085789D"/>
    <w:rsid w:val="008646AB"/>
    <w:rsid w:val="0086488F"/>
    <w:rsid w:val="00865403"/>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19ED"/>
    <w:rsid w:val="009133BB"/>
    <w:rsid w:val="0092057D"/>
    <w:rsid w:val="00922BD4"/>
    <w:rsid w:val="00923405"/>
    <w:rsid w:val="0092489E"/>
    <w:rsid w:val="0092703D"/>
    <w:rsid w:val="0093171C"/>
    <w:rsid w:val="00935813"/>
    <w:rsid w:val="0093611A"/>
    <w:rsid w:val="00943BCB"/>
    <w:rsid w:val="00945B9B"/>
    <w:rsid w:val="00950693"/>
    <w:rsid w:val="009543A5"/>
    <w:rsid w:val="00965543"/>
    <w:rsid w:val="00967CD0"/>
    <w:rsid w:val="00973DB1"/>
    <w:rsid w:val="009773A1"/>
    <w:rsid w:val="0098083A"/>
    <w:rsid w:val="00995053"/>
    <w:rsid w:val="00997629"/>
    <w:rsid w:val="009976E8"/>
    <w:rsid w:val="009A17D4"/>
    <w:rsid w:val="009A4FB7"/>
    <w:rsid w:val="009B0671"/>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37C7"/>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97D23"/>
    <w:rsid w:val="00BA5E1B"/>
    <w:rsid w:val="00BA7FCA"/>
    <w:rsid w:val="00BB2098"/>
    <w:rsid w:val="00BB6632"/>
    <w:rsid w:val="00BC0856"/>
    <w:rsid w:val="00BC1C3B"/>
    <w:rsid w:val="00BC415A"/>
    <w:rsid w:val="00BC777F"/>
    <w:rsid w:val="00BD29BC"/>
    <w:rsid w:val="00BD5E1A"/>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90E1F"/>
    <w:rsid w:val="00C916A2"/>
    <w:rsid w:val="00C9215C"/>
    <w:rsid w:val="00C962F5"/>
    <w:rsid w:val="00C9664B"/>
    <w:rsid w:val="00C967E9"/>
    <w:rsid w:val="00CA3AA5"/>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45A7"/>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7DEB"/>
    <w:rsid w:val="00E23B58"/>
    <w:rsid w:val="00E241C2"/>
    <w:rsid w:val="00E2551F"/>
    <w:rsid w:val="00E315E7"/>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945F3"/>
    <w:rsid w:val="00E94B5A"/>
    <w:rsid w:val="00EA02B8"/>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715199392">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3.wdp"/><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20.emf"/><Relationship Id="rId38" Type="http://schemas.microsoft.com/office/2007/relationships/hdphoto" Target="media/hdphoto1.wdp"/><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microsoft.com/office/2007/relationships/hdphoto" Target="media/hdphoto2.wdp"/><Relationship Id="rId45" Type="http://schemas.openxmlformats.org/officeDocument/2006/relationships/image" Target="media/image29.png"/><Relationship Id="rId53"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2.emf"/><Relationship Id="rId10" Type="http://schemas.openxmlformats.org/officeDocument/2006/relationships/image" Target="media/image1.wmf"/><Relationship Id="rId19" Type="http://schemas.openxmlformats.org/officeDocument/2006/relationships/comments" Target="comments.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7.png"/><Relationship Id="rId48" Type="http://schemas.microsoft.com/office/2007/relationships/hdphoto" Target="media/hdphoto4.wdp"/><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6AAA86-224C-43A3-9F19-072F4968D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8999</TotalTime>
  <Pages>82</Pages>
  <Words>16032</Words>
  <Characters>91387</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107205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710</cp:revision>
  <dcterms:created xsi:type="dcterms:W3CDTF">2011-10-04T06:57:00Z</dcterms:created>
  <dcterms:modified xsi:type="dcterms:W3CDTF">2011-12-17T06:00:00Z</dcterms:modified>
  <cp:contentStatus>Not finished</cp:contentStatus>
</cp:coreProperties>
</file>